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F31A4" w14:textId="77777777" w:rsidR="00A97698" w:rsidRDefault="00A97698" w:rsidP="00D12745">
      <w:pPr>
        <w:pStyle w:val="ListParagraph"/>
        <w:spacing w:after="0" w:line="360" w:lineRule="auto"/>
        <w:ind w:left="0"/>
        <w:rPr>
          <w:rFonts w:ascii="Times New Roman" w:hAnsi="Times New Roman" w:cs="Times New Roman"/>
          <w:b/>
          <w:sz w:val="32"/>
          <w:szCs w:val="32"/>
        </w:rPr>
      </w:pPr>
      <w:bookmarkStart w:id="0" w:name="_GoBack"/>
      <w:bookmarkEnd w:id="0"/>
    </w:p>
    <w:p w14:paraId="79903971" w14:textId="77777777" w:rsidR="00075620" w:rsidRDefault="00075620" w:rsidP="00D12745">
      <w:pPr>
        <w:pStyle w:val="ListParagraph"/>
        <w:spacing w:after="0" w:line="360" w:lineRule="auto"/>
        <w:ind w:left="0"/>
        <w:rPr>
          <w:rFonts w:ascii="Times New Roman" w:hAnsi="Times New Roman" w:cs="Times New Roman"/>
          <w:b/>
          <w:sz w:val="32"/>
          <w:szCs w:val="32"/>
        </w:rPr>
      </w:pPr>
    </w:p>
    <w:p w14:paraId="2CF88E3A" w14:textId="77777777" w:rsidR="00075620" w:rsidRDefault="00075620" w:rsidP="00D12745">
      <w:pPr>
        <w:pStyle w:val="ListParagraph"/>
        <w:spacing w:after="0" w:line="360" w:lineRule="auto"/>
        <w:ind w:left="0"/>
        <w:rPr>
          <w:rFonts w:ascii="Times New Roman" w:hAnsi="Times New Roman" w:cs="Times New Roman"/>
          <w:b/>
          <w:sz w:val="32"/>
          <w:szCs w:val="32"/>
        </w:rPr>
      </w:pPr>
    </w:p>
    <w:p w14:paraId="56750961" w14:textId="77777777" w:rsidR="00A97698" w:rsidRPr="006879D1" w:rsidRDefault="00A97698" w:rsidP="00A97698">
      <w:pPr>
        <w:pStyle w:val="ListParagraph"/>
        <w:spacing w:after="0" w:line="360" w:lineRule="auto"/>
        <w:ind w:left="0"/>
        <w:jc w:val="center"/>
        <w:rPr>
          <w:rFonts w:ascii="Times New Roman" w:hAnsi="Times New Roman" w:cs="Times New Roman"/>
          <w:b/>
          <w:sz w:val="24"/>
          <w:szCs w:val="24"/>
        </w:rPr>
      </w:pPr>
      <w:r w:rsidRPr="006879D1">
        <w:rPr>
          <w:rFonts w:ascii="Times New Roman" w:hAnsi="Times New Roman" w:cs="Times New Roman"/>
          <w:b/>
          <w:sz w:val="24"/>
          <w:szCs w:val="24"/>
        </w:rPr>
        <w:t>Machine Learning Classif</w:t>
      </w:r>
      <w:r w:rsidR="00A6262C" w:rsidRPr="006879D1">
        <w:rPr>
          <w:rFonts w:ascii="Times New Roman" w:hAnsi="Times New Roman" w:cs="Times New Roman"/>
          <w:b/>
          <w:sz w:val="24"/>
          <w:szCs w:val="24"/>
        </w:rPr>
        <w:t>ication Algorit</w:t>
      </w:r>
      <w:r w:rsidR="00104B35" w:rsidRPr="006879D1">
        <w:rPr>
          <w:rFonts w:ascii="Times New Roman" w:hAnsi="Times New Roman" w:cs="Times New Roman"/>
          <w:b/>
          <w:sz w:val="24"/>
          <w:szCs w:val="24"/>
        </w:rPr>
        <w:t>h</w:t>
      </w:r>
      <w:r w:rsidR="00A6262C" w:rsidRPr="006879D1">
        <w:rPr>
          <w:rFonts w:ascii="Times New Roman" w:hAnsi="Times New Roman" w:cs="Times New Roman"/>
          <w:b/>
          <w:sz w:val="24"/>
          <w:szCs w:val="24"/>
        </w:rPr>
        <w:t>ms</w:t>
      </w:r>
      <w:r w:rsidRPr="006879D1">
        <w:rPr>
          <w:rFonts w:ascii="Times New Roman" w:hAnsi="Times New Roman" w:cs="Times New Roman"/>
          <w:b/>
          <w:sz w:val="24"/>
          <w:szCs w:val="24"/>
        </w:rPr>
        <w:t xml:space="preserve"> Predict </w:t>
      </w:r>
    </w:p>
    <w:p w14:paraId="62F5C4EC" w14:textId="77777777" w:rsidR="00A97698" w:rsidRPr="006879D1" w:rsidRDefault="00A97698" w:rsidP="00D12745">
      <w:pPr>
        <w:pStyle w:val="ListParagraph"/>
        <w:spacing w:after="0" w:line="360" w:lineRule="auto"/>
        <w:ind w:left="0"/>
        <w:jc w:val="center"/>
        <w:rPr>
          <w:rFonts w:ascii="Times New Roman" w:hAnsi="Times New Roman" w:cs="Times New Roman"/>
          <w:b/>
          <w:sz w:val="24"/>
          <w:szCs w:val="24"/>
        </w:rPr>
      </w:pPr>
      <w:r w:rsidRPr="006879D1">
        <w:rPr>
          <w:rFonts w:ascii="Times New Roman" w:hAnsi="Times New Roman" w:cs="Times New Roman"/>
          <w:b/>
          <w:i/>
          <w:sz w:val="24"/>
          <w:szCs w:val="24"/>
        </w:rPr>
        <w:t>Karenia brevis</w:t>
      </w:r>
      <w:r w:rsidRPr="006879D1">
        <w:rPr>
          <w:rFonts w:ascii="Times New Roman" w:hAnsi="Times New Roman" w:cs="Times New Roman"/>
          <w:b/>
          <w:sz w:val="24"/>
          <w:szCs w:val="24"/>
        </w:rPr>
        <w:t xml:space="preserve"> </w:t>
      </w:r>
      <w:r w:rsidR="00D12745" w:rsidRPr="006879D1">
        <w:rPr>
          <w:rFonts w:ascii="Times New Roman" w:hAnsi="Times New Roman" w:cs="Times New Roman"/>
          <w:b/>
          <w:sz w:val="24"/>
          <w:szCs w:val="24"/>
        </w:rPr>
        <w:t>Blooms on the West Florida Shel</w:t>
      </w:r>
      <w:r w:rsidR="00B2191B" w:rsidRPr="006879D1">
        <w:rPr>
          <w:rFonts w:ascii="Times New Roman" w:hAnsi="Times New Roman" w:cs="Times New Roman"/>
          <w:b/>
          <w:sz w:val="24"/>
          <w:szCs w:val="24"/>
        </w:rPr>
        <w:t>f</w:t>
      </w:r>
    </w:p>
    <w:p w14:paraId="09908727" w14:textId="77777777" w:rsidR="00D43FF8" w:rsidRPr="006879D1" w:rsidRDefault="00D43FF8" w:rsidP="00D43FF8">
      <w:pPr>
        <w:spacing w:after="0" w:line="480" w:lineRule="auto"/>
        <w:rPr>
          <w:rFonts w:ascii="Times New Roman" w:hAnsi="Times New Roman" w:cs="Times New Roman"/>
          <w:sz w:val="24"/>
          <w:szCs w:val="24"/>
        </w:rPr>
      </w:pPr>
    </w:p>
    <w:p w14:paraId="089D887C" w14:textId="77777777" w:rsidR="00075620" w:rsidRPr="006879D1" w:rsidRDefault="00075620" w:rsidP="00D43FF8">
      <w:pPr>
        <w:spacing w:after="0" w:line="480" w:lineRule="auto"/>
        <w:rPr>
          <w:rFonts w:ascii="Times New Roman" w:hAnsi="Times New Roman" w:cs="Times New Roman"/>
          <w:sz w:val="24"/>
          <w:szCs w:val="24"/>
        </w:rPr>
      </w:pPr>
    </w:p>
    <w:p w14:paraId="1E89C20F" w14:textId="77777777" w:rsidR="00FA57D4" w:rsidRPr="006879D1" w:rsidRDefault="00FA57D4" w:rsidP="00FA57D4">
      <w:pPr>
        <w:pStyle w:val="ListParagraph"/>
        <w:spacing w:after="0" w:line="360" w:lineRule="auto"/>
        <w:ind w:left="0"/>
        <w:jc w:val="center"/>
        <w:rPr>
          <w:rFonts w:ascii="Times New Roman" w:hAnsi="Times New Roman" w:cs="Times New Roman"/>
          <w:b/>
          <w:sz w:val="24"/>
          <w:szCs w:val="24"/>
        </w:rPr>
      </w:pPr>
      <w:r w:rsidRPr="006879D1">
        <w:rPr>
          <w:rFonts w:ascii="Times New Roman" w:hAnsi="Times New Roman" w:cs="Times New Roman"/>
          <w:b/>
          <w:sz w:val="24"/>
          <w:szCs w:val="24"/>
        </w:rPr>
        <w:t>Marvin F. Li</w:t>
      </w:r>
      <w:r w:rsidRPr="006879D1">
        <w:rPr>
          <w:rFonts w:ascii="Times New Roman" w:hAnsi="Times New Roman" w:cs="Times New Roman"/>
          <w:b/>
          <w:sz w:val="24"/>
          <w:szCs w:val="24"/>
          <w:vertAlign w:val="superscript"/>
        </w:rPr>
        <w:t>1</w:t>
      </w:r>
    </w:p>
    <w:p w14:paraId="25E67817" w14:textId="77777777" w:rsidR="00FA57D4" w:rsidRPr="006879D1" w:rsidRDefault="00FA57D4" w:rsidP="00FA57D4">
      <w:pPr>
        <w:pStyle w:val="ListParagraph"/>
        <w:spacing w:after="0" w:line="360" w:lineRule="auto"/>
        <w:ind w:left="0"/>
        <w:jc w:val="center"/>
        <w:rPr>
          <w:rFonts w:ascii="Times New Roman" w:hAnsi="Times New Roman" w:cs="Times New Roman"/>
          <w:b/>
          <w:sz w:val="24"/>
          <w:szCs w:val="24"/>
          <w:vertAlign w:val="superscript"/>
        </w:rPr>
      </w:pPr>
      <w:r w:rsidRPr="006879D1">
        <w:rPr>
          <w:rFonts w:ascii="Times New Roman" w:hAnsi="Times New Roman" w:cs="Times New Roman"/>
          <w:b/>
          <w:sz w:val="24"/>
          <w:szCs w:val="24"/>
        </w:rPr>
        <w:t>Patricia M. Glibert</w:t>
      </w:r>
      <w:r w:rsidRPr="006879D1">
        <w:rPr>
          <w:rFonts w:ascii="Times New Roman" w:hAnsi="Times New Roman" w:cs="Times New Roman"/>
          <w:b/>
          <w:sz w:val="24"/>
          <w:szCs w:val="24"/>
          <w:vertAlign w:val="superscript"/>
        </w:rPr>
        <w:t>2*</w:t>
      </w:r>
    </w:p>
    <w:p w14:paraId="1599DE81" w14:textId="77777777" w:rsidR="00FA57D4" w:rsidRPr="006879D1" w:rsidRDefault="00FA57D4" w:rsidP="00FA57D4">
      <w:pPr>
        <w:spacing w:after="0" w:line="360" w:lineRule="auto"/>
        <w:rPr>
          <w:rFonts w:ascii="Times New Roman" w:hAnsi="Times New Roman" w:cs="Times New Roman"/>
          <w:sz w:val="24"/>
          <w:szCs w:val="24"/>
        </w:rPr>
      </w:pPr>
    </w:p>
    <w:p w14:paraId="4AF9ADAA" w14:textId="77777777" w:rsidR="00FA57D4" w:rsidRDefault="00FA57D4" w:rsidP="00FA57D4">
      <w:pPr>
        <w:spacing w:after="0" w:line="360" w:lineRule="auto"/>
        <w:rPr>
          <w:rFonts w:ascii="Times New Roman" w:hAnsi="Times New Roman" w:cs="Times New Roman"/>
        </w:rPr>
      </w:pPr>
    </w:p>
    <w:p w14:paraId="67883270" w14:textId="77777777" w:rsidR="00075620" w:rsidRPr="00C834A8" w:rsidRDefault="00075620" w:rsidP="00FA57D4">
      <w:pPr>
        <w:spacing w:after="0" w:line="360" w:lineRule="auto"/>
        <w:rPr>
          <w:rFonts w:ascii="Times New Roman" w:hAnsi="Times New Roman" w:cs="Times New Roman"/>
        </w:rPr>
      </w:pPr>
    </w:p>
    <w:p w14:paraId="6F03F12A" w14:textId="77777777" w:rsidR="00FA57D4" w:rsidRDefault="00FA57D4" w:rsidP="00FA57D4">
      <w:pPr>
        <w:spacing w:after="0" w:line="360" w:lineRule="auto"/>
        <w:rPr>
          <w:rFonts w:ascii="Times New Roman" w:hAnsi="Times New Roman" w:cs="Times New Roman"/>
        </w:rPr>
      </w:pPr>
    </w:p>
    <w:p w14:paraId="0547C97A" w14:textId="77777777" w:rsidR="00FA57D4" w:rsidRDefault="00FA57D4" w:rsidP="00FA57D4">
      <w:pPr>
        <w:spacing w:line="360" w:lineRule="auto"/>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James M. Bennett High School, </w:t>
      </w:r>
      <w:r w:rsidRPr="00E74BD5">
        <w:rPr>
          <w:rFonts w:ascii="Times New Roman" w:hAnsi="Times New Roman" w:cs="Times New Roman"/>
          <w:sz w:val="24"/>
          <w:szCs w:val="24"/>
        </w:rPr>
        <w:t>300 E College Ave, Salisbury, MD 21804</w:t>
      </w:r>
      <w:r>
        <w:rPr>
          <w:rFonts w:ascii="Times New Roman" w:hAnsi="Times New Roman" w:cs="Times New Roman"/>
          <w:sz w:val="24"/>
          <w:szCs w:val="24"/>
        </w:rPr>
        <w:t xml:space="preserve"> USA</w:t>
      </w:r>
      <w:r w:rsidRPr="00E74BD5">
        <w:rPr>
          <w:rFonts w:ascii="Times New Roman" w:hAnsi="Times New Roman" w:cs="Times New Roman"/>
          <w:sz w:val="24"/>
          <w:szCs w:val="24"/>
        </w:rPr>
        <w:br/>
      </w:r>
      <w:r>
        <w:rPr>
          <w:rFonts w:ascii="Times New Roman" w:hAnsi="Times New Roman" w:cs="Times New Roman"/>
          <w:sz w:val="24"/>
          <w:szCs w:val="24"/>
          <w:vertAlign w:val="superscript"/>
        </w:rPr>
        <w:t>2</w:t>
      </w:r>
      <w:r w:rsidRPr="00F571B2">
        <w:rPr>
          <w:rFonts w:ascii="Times New Roman" w:hAnsi="Times New Roman" w:cs="Times New Roman"/>
          <w:sz w:val="24"/>
          <w:szCs w:val="24"/>
        </w:rPr>
        <w:t xml:space="preserve">University of Maryland Center for Environmental Science, </w:t>
      </w:r>
      <w:r>
        <w:rPr>
          <w:rFonts w:ascii="Times New Roman" w:hAnsi="Times New Roman" w:cs="Times New Roman"/>
          <w:sz w:val="24"/>
          <w:szCs w:val="24"/>
        </w:rPr>
        <w:t>Horn Point Laboratory, PO Box 775</w:t>
      </w:r>
      <w:r w:rsidRPr="00F571B2">
        <w:rPr>
          <w:rFonts w:ascii="Times New Roman" w:hAnsi="Times New Roman" w:cs="Times New Roman"/>
          <w:sz w:val="24"/>
          <w:szCs w:val="24"/>
        </w:rPr>
        <w:t>, Cambridge, MD 21613</w:t>
      </w:r>
      <w:r>
        <w:rPr>
          <w:rFonts w:ascii="Times New Roman" w:hAnsi="Times New Roman" w:cs="Times New Roman"/>
          <w:sz w:val="24"/>
          <w:szCs w:val="24"/>
        </w:rPr>
        <w:t xml:space="preserve"> USA; </w:t>
      </w:r>
    </w:p>
    <w:p w14:paraId="2E09127B" w14:textId="77777777" w:rsidR="00FA57D4" w:rsidRPr="00FA57D4" w:rsidRDefault="00FA57D4" w:rsidP="00FA57D4">
      <w:pPr>
        <w:spacing w:line="360" w:lineRule="auto"/>
        <w:ind w:left="360"/>
        <w:rPr>
          <w:rFonts w:ascii="Times New Roman" w:hAnsi="Times New Roman" w:cs="Times New Roman"/>
          <w:sz w:val="24"/>
          <w:szCs w:val="24"/>
          <w:vertAlign w:val="superscript"/>
        </w:rPr>
      </w:pPr>
      <w:r w:rsidRPr="00FA57D4">
        <w:rPr>
          <w:rFonts w:ascii="Times New Roman" w:hAnsi="Times New Roman" w:cs="Times New Roman"/>
          <w:sz w:val="24"/>
          <w:szCs w:val="24"/>
          <w:vertAlign w:val="superscript"/>
        </w:rPr>
        <w:t>*</w:t>
      </w:r>
      <w:r w:rsidRPr="00FA57D4">
        <w:rPr>
          <w:rFonts w:ascii="Times New Roman" w:hAnsi="Times New Roman" w:cs="Times New Roman"/>
          <w:sz w:val="24"/>
          <w:szCs w:val="24"/>
        </w:rPr>
        <w:t>Corresponding author</w:t>
      </w:r>
      <w:r w:rsidR="00075620">
        <w:rPr>
          <w:rFonts w:ascii="Times New Roman" w:hAnsi="Times New Roman" w:cs="Times New Roman"/>
          <w:sz w:val="24"/>
          <w:szCs w:val="24"/>
        </w:rPr>
        <w:t>:</w:t>
      </w:r>
      <w:r w:rsidRPr="00FA57D4">
        <w:rPr>
          <w:rFonts w:ascii="Times New Roman" w:hAnsi="Times New Roman" w:cs="Times New Roman"/>
          <w:sz w:val="24"/>
          <w:szCs w:val="24"/>
        </w:rPr>
        <w:t xml:space="preserve"> glibert@umces.edu. ORCHID: 0000-0001-5690-1674</w:t>
      </w:r>
    </w:p>
    <w:p w14:paraId="2D16C543" w14:textId="77777777" w:rsidR="00D43FF8" w:rsidRDefault="00FA57D4" w:rsidP="00D43FF8">
      <w:pPr>
        <w:spacing w:after="0" w:line="480" w:lineRule="auto"/>
        <w:rPr>
          <w:rFonts w:ascii="Times New Roman" w:hAnsi="Times New Roman" w:cs="Times New Roman"/>
          <w:sz w:val="24"/>
          <w:szCs w:val="24"/>
        </w:rPr>
      </w:pPr>
      <w:r w:rsidRPr="00F571B2">
        <w:rPr>
          <w:rFonts w:ascii="Times New Roman" w:hAnsi="Times New Roman" w:cs="Times New Roman"/>
          <w:sz w:val="24"/>
          <w:szCs w:val="24"/>
        </w:rPr>
        <w:br w:type="page"/>
      </w:r>
    </w:p>
    <w:p w14:paraId="5D9A673E" w14:textId="77777777" w:rsidR="00D43FF8" w:rsidRPr="00FA57D4" w:rsidRDefault="006863CE" w:rsidP="00D43FF8">
      <w:pPr>
        <w:spacing w:after="0" w:line="480" w:lineRule="auto"/>
        <w:rPr>
          <w:rFonts w:ascii="Times New Roman" w:hAnsi="Times New Roman" w:cs="Times New Roman"/>
          <w:b/>
          <w:sz w:val="24"/>
          <w:szCs w:val="24"/>
        </w:rPr>
      </w:pPr>
      <w:r w:rsidRPr="00FA57D4">
        <w:rPr>
          <w:rFonts w:ascii="Times New Roman" w:hAnsi="Times New Roman" w:cs="Times New Roman"/>
          <w:b/>
          <w:sz w:val="24"/>
          <w:szCs w:val="24"/>
        </w:rPr>
        <w:lastRenderedPageBreak/>
        <w:t>Abstract</w:t>
      </w:r>
    </w:p>
    <w:p w14:paraId="07778F71" w14:textId="50D79318" w:rsidR="00A97698" w:rsidRDefault="00A97698" w:rsidP="00EC778D">
      <w:pPr>
        <w:spacing w:after="0" w:line="480" w:lineRule="auto"/>
        <w:ind w:firstLine="432"/>
        <w:rPr>
          <w:rFonts w:ascii="Times New Roman" w:hAnsi="Times New Roman" w:cs="Times New Roman"/>
          <w:bCs/>
          <w:sz w:val="24"/>
          <w:szCs w:val="24"/>
        </w:rPr>
      </w:pPr>
      <w:r w:rsidRPr="006863CE">
        <w:rPr>
          <w:rFonts w:ascii="Times New Roman" w:hAnsi="Times New Roman" w:cs="Times New Roman"/>
          <w:bCs/>
          <w:sz w:val="24"/>
          <w:szCs w:val="24"/>
        </w:rPr>
        <w:t>Harmful Algal Blooms (HABs), events that cause fish kills and create human health problems by poisoning seafood and contaminating water supplies, have increased in frequency, magnitude</w:t>
      </w:r>
      <w:ins w:id="1" w:author="Author">
        <w:r w:rsidR="00365C4F">
          <w:rPr>
            <w:rFonts w:ascii="Times New Roman" w:hAnsi="Times New Roman" w:cs="Times New Roman"/>
            <w:bCs/>
            <w:sz w:val="24"/>
            <w:szCs w:val="24"/>
          </w:rPr>
          <w:t>,</w:t>
        </w:r>
      </w:ins>
      <w:r w:rsidRPr="006863CE">
        <w:rPr>
          <w:rFonts w:ascii="Times New Roman" w:hAnsi="Times New Roman" w:cs="Times New Roman"/>
          <w:bCs/>
          <w:sz w:val="24"/>
          <w:szCs w:val="24"/>
        </w:rPr>
        <w:t xml:space="preserve"> and impacts around the world. From 2017 </w:t>
      </w:r>
      <w:r w:rsidR="0024548E">
        <w:rPr>
          <w:rFonts w:ascii="Times New Roman" w:hAnsi="Times New Roman" w:cs="Times New Roman"/>
          <w:bCs/>
          <w:sz w:val="24"/>
          <w:szCs w:val="24"/>
        </w:rPr>
        <w:t>to early 2019</w:t>
      </w:r>
      <w:r w:rsidRPr="006863CE">
        <w:rPr>
          <w:rFonts w:ascii="Times New Roman" w:hAnsi="Times New Roman" w:cs="Times New Roman"/>
          <w:bCs/>
          <w:sz w:val="24"/>
          <w:szCs w:val="24"/>
        </w:rPr>
        <w:t xml:space="preserve">, blooms of </w:t>
      </w:r>
      <w:r w:rsidR="003614D6" w:rsidRPr="006863CE">
        <w:rPr>
          <w:rFonts w:ascii="Times New Roman" w:hAnsi="Times New Roman" w:cs="Times New Roman"/>
          <w:bCs/>
          <w:sz w:val="24"/>
          <w:szCs w:val="24"/>
        </w:rPr>
        <w:t xml:space="preserve">the </w:t>
      </w:r>
      <w:r w:rsidRPr="006863CE">
        <w:rPr>
          <w:rFonts w:ascii="Times New Roman" w:hAnsi="Times New Roman" w:cs="Times New Roman"/>
          <w:bCs/>
          <w:sz w:val="24"/>
          <w:szCs w:val="24"/>
        </w:rPr>
        <w:t xml:space="preserve">toxic dinoflagellate </w:t>
      </w:r>
      <w:r w:rsidRPr="006863CE">
        <w:rPr>
          <w:rFonts w:ascii="Times New Roman" w:hAnsi="Times New Roman" w:cs="Times New Roman"/>
          <w:bCs/>
          <w:i/>
          <w:sz w:val="24"/>
          <w:szCs w:val="24"/>
        </w:rPr>
        <w:t>Karenia brevis</w:t>
      </w:r>
      <w:r w:rsidRPr="006863CE">
        <w:rPr>
          <w:rFonts w:ascii="Times New Roman" w:hAnsi="Times New Roman" w:cs="Times New Roman"/>
          <w:bCs/>
          <w:sz w:val="24"/>
          <w:szCs w:val="24"/>
        </w:rPr>
        <w:t xml:space="preserve"> swept over </w:t>
      </w:r>
      <w:r w:rsidR="00885BF8" w:rsidRPr="006863CE">
        <w:rPr>
          <w:rFonts w:ascii="Times New Roman" w:hAnsi="Times New Roman" w:cs="Times New Roman"/>
          <w:bCs/>
          <w:sz w:val="24"/>
          <w:szCs w:val="24"/>
        </w:rPr>
        <w:t xml:space="preserve">the </w:t>
      </w:r>
      <w:r w:rsidRPr="006863CE">
        <w:rPr>
          <w:rFonts w:ascii="Times New Roman" w:hAnsi="Times New Roman" w:cs="Times New Roman"/>
          <w:bCs/>
          <w:sz w:val="24"/>
          <w:szCs w:val="24"/>
        </w:rPr>
        <w:t>West Florida coast, resulting in thousands of tons of dead fish</w:t>
      </w:r>
      <w:r w:rsidR="00885BF8" w:rsidRPr="006863CE">
        <w:rPr>
          <w:rFonts w:ascii="Times New Roman" w:hAnsi="Times New Roman" w:cs="Times New Roman"/>
          <w:bCs/>
          <w:sz w:val="24"/>
          <w:szCs w:val="24"/>
        </w:rPr>
        <w:t>, deaths to many other marine organisms</w:t>
      </w:r>
      <w:r w:rsidRPr="006863CE">
        <w:rPr>
          <w:rFonts w:ascii="Times New Roman" w:hAnsi="Times New Roman" w:cs="Times New Roman"/>
          <w:bCs/>
          <w:sz w:val="24"/>
          <w:szCs w:val="24"/>
        </w:rPr>
        <w:t xml:space="preserve">, numerous respiratory-related hospitalizations, and hundreds of millions of dollars in economic damage. </w:t>
      </w:r>
      <w:r w:rsidR="00B67144">
        <w:rPr>
          <w:rFonts w:ascii="Times New Roman" w:hAnsi="Times New Roman" w:cs="Times New Roman"/>
          <w:bCs/>
          <w:sz w:val="24"/>
          <w:szCs w:val="24"/>
        </w:rPr>
        <w:t>Machine learning algorithms, including</w:t>
      </w:r>
      <w:r w:rsidRPr="006863CE">
        <w:rPr>
          <w:rFonts w:ascii="Times New Roman" w:hAnsi="Times New Roman" w:cs="Times New Roman"/>
          <w:bCs/>
          <w:sz w:val="24"/>
          <w:szCs w:val="24"/>
        </w:rPr>
        <w:t xml:space="preserve"> Support Vector Machine (SVM), </w:t>
      </w:r>
      <w:ins w:id="2" w:author="Author">
        <w:del w:id="3" w:author="Author">
          <w:r w:rsidR="00545BB1" w:rsidDel="00365C4F">
            <w:rPr>
              <w:rFonts w:ascii="Times New Roman" w:hAnsi="Times New Roman" w:cs="Times New Roman"/>
              <w:bCs/>
              <w:sz w:val="24"/>
              <w:szCs w:val="24"/>
            </w:rPr>
            <w:delText xml:space="preserve">including a </w:delText>
          </w:r>
        </w:del>
        <w:r w:rsidR="00545BB1" w:rsidRPr="009C6C7B">
          <w:rPr>
            <w:rFonts w:ascii="Times New Roman" w:hAnsi="Times New Roman" w:cs="Times New Roman"/>
            <w:sz w:val="24"/>
            <w:szCs w:val="24"/>
          </w:rPr>
          <w:t>Relevance Vector Machine (RVM)</w:t>
        </w:r>
        <w:del w:id="4" w:author="Author">
          <w:r w:rsidR="00545BB1" w:rsidRPr="009C6C7B" w:rsidDel="00365C4F">
            <w:rPr>
              <w:rFonts w:ascii="Times New Roman" w:hAnsi="Times New Roman" w:cs="Times New Roman"/>
              <w:sz w:val="24"/>
              <w:szCs w:val="24"/>
            </w:rPr>
            <w:delText xml:space="preserve"> </w:delText>
          </w:r>
          <w:r w:rsidR="00545BB1" w:rsidDel="00365C4F">
            <w:rPr>
              <w:rFonts w:ascii="Times New Roman" w:hAnsi="Times New Roman" w:cs="Times New Roman"/>
              <w:sz w:val="24"/>
              <w:szCs w:val="24"/>
            </w:rPr>
            <w:delText>modification of SVM</w:delText>
          </w:r>
        </w:del>
        <w:r w:rsidR="00545BB1">
          <w:rPr>
            <w:rFonts w:ascii="Times New Roman" w:hAnsi="Times New Roman" w:cs="Times New Roman"/>
            <w:sz w:val="24"/>
            <w:szCs w:val="24"/>
          </w:rPr>
          <w:t xml:space="preserve">, </w:t>
        </w:r>
      </w:ins>
      <w:r w:rsidRPr="006863CE">
        <w:rPr>
          <w:rFonts w:ascii="Times New Roman" w:hAnsi="Times New Roman" w:cs="Times New Roman"/>
          <w:bCs/>
          <w:sz w:val="24"/>
          <w:szCs w:val="24"/>
        </w:rPr>
        <w:t>Na</w:t>
      </w:r>
      <w:r w:rsidR="000A2C2D" w:rsidRPr="006863CE">
        <w:rPr>
          <w:rFonts w:ascii="Times New Roman" w:hAnsi="Times New Roman" w:cs="Times New Roman"/>
          <w:bCs/>
          <w:sz w:val="24"/>
          <w:szCs w:val="24"/>
        </w:rPr>
        <w:t>ï</w:t>
      </w:r>
      <w:r w:rsidRPr="006863CE">
        <w:rPr>
          <w:rFonts w:ascii="Times New Roman" w:hAnsi="Times New Roman" w:cs="Times New Roman"/>
          <w:bCs/>
          <w:sz w:val="24"/>
          <w:szCs w:val="24"/>
        </w:rPr>
        <w:t>ve Bayes classifier (NB) and Artificial Neural Network (ANN)</w:t>
      </w:r>
      <w:del w:id="5" w:author="Author">
        <w:r w:rsidR="000A2C2D" w:rsidRPr="006863CE" w:rsidDel="00832844">
          <w:rPr>
            <w:rFonts w:ascii="Times New Roman" w:hAnsi="Times New Roman" w:cs="Times New Roman"/>
            <w:bCs/>
            <w:sz w:val="24"/>
            <w:szCs w:val="24"/>
          </w:rPr>
          <w:delText xml:space="preserve"> al</w:delText>
        </w:r>
        <w:r w:rsidR="00080453" w:rsidRPr="006863CE" w:rsidDel="00832844">
          <w:rPr>
            <w:rFonts w:ascii="Times New Roman" w:hAnsi="Times New Roman" w:cs="Times New Roman"/>
            <w:bCs/>
            <w:sz w:val="24"/>
            <w:szCs w:val="24"/>
          </w:rPr>
          <w:delText>g</w:delText>
        </w:r>
        <w:r w:rsidR="000A2C2D" w:rsidRPr="006863CE" w:rsidDel="00832844">
          <w:rPr>
            <w:rFonts w:ascii="Times New Roman" w:hAnsi="Times New Roman" w:cs="Times New Roman"/>
            <w:bCs/>
            <w:sz w:val="24"/>
            <w:szCs w:val="24"/>
          </w:rPr>
          <w:delText>orithms</w:delText>
        </w:r>
      </w:del>
      <w:r w:rsidR="00885BF8" w:rsidRPr="006863CE">
        <w:rPr>
          <w:rFonts w:ascii="Times New Roman" w:hAnsi="Times New Roman" w:cs="Times New Roman"/>
          <w:bCs/>
          <w:sz w:val="24"/>
          <w:szCs w:val="24"/>
        </w:rPr>
        <w:t xml:space="preserve">, </w:t>
      </w:r>
      <w:del w:id="6" w:author="Author">
        <w:r w:rsidR="00885BF8" w:rsidRPr="006863CE" w:rsidDel="00832844">
          <w:rPr>
            <w:rFonts w:ascii="Times New Roman" w:hAnsi="Times New Roman" w:cs="Times New Roman"/>
            <w:bCs/>
            <w:sz w:val="24"/>
            <w:szCs w:val="24"/>
          </w:rPr>
          <w:delText>applying</w:delText>
        </w:r>
        <w:r w:rsidRPr="006863CE" w:rsidDel="00832844">
          <w:rPr>
            <w:rFonts w:ascii="Times New Roman" w:hAnsi="Times New Roman" w:cs="Times New Roman"/>
            <w:bCs/>
            <w:sz w:val="24"/>
            <w:szCs w:val="24"/>
          </w:rPr>
          <w:delText xml:space="preserve"> wind, temperature, </w:delText>
        </w:r>
        <w:r w:rsidR="00977F6D" w:rsidRPr="006863CE" w:rsidDel="00832844">
          <w:rPr>
            <w:rFonts w:ascii="Times New Roman" w:hAnsi="Times New Roman" w:cs="Times New Roman"/>
            <w:bCs/>
            <w:sz w:val="24"/>
            <w:szCs w:val="24"/>
          </w:rPr>
          <w:delText xml:space="preserve">streamflow, nutrient, </w:delText>
        </w:r>
        <w:r w:rsidRPr="006863CE" w:rsidDel="00832844">
          <w:rPr>
            <w:rFonts w:ascii="Times New Roman" w:hAnsi="Times New Roman" w:cs="Times New Roman"/>
            <w:bCs/>
            <w:sz w:val="24"/>
            <w:szCs w:val="24"/>
          </w:rPr>
          <w:delText xml:space="preserve">and satellite altimetry data </w:delText>
        </w:r>
      </w:del>
      <w:r w:rsidR="00B67144">
        <w:rPr>
          <w:rFonts w:ascii="Times New Roman" w:hAnsi="Times New Roman" w:cs="Times New Roman"/>
          <w:bCs/>
          <w:sz w:val="24"/>
          <w:szCs w:val="24"/>
        </w:rPr>
        <w:t xml:space="preserve">were developed to </w:t>
      </w:r>
      <w:del w:id="7" w:author="Author">
        <w:r w:rsidRPr="006863CE" w:rsidDel="00832844">
          <w:rPr>
            <w:rFonts w:ascii="Times New Roman" w:hAnsi="Times New Roman" w:cs="Times New Roman"/>
            <w:bCs/>
            <w:sz w:val="24"/>
            <w:szCs w:val="24"/>
          </w:rPr>
          <w:delText>calculate the probability of</w:delText>
        </w:r>
      </w:del>
      <w:ins w:id="8" w:author="Author">
        <w:r w:rsidR="00832844">
          <w:rPr>
            <w:rFonts w:ascii="Times New Roman" w:hAnsi="Times New Roman" w:cs="Times New Roman"/>
            <w:bCs/>
            <w:sz w:val="24"/>
            <w:szCs w:val="24"/>
          </w:rPr>
          <w:t>predict</w:t>
        </w:r>
      </w:ins>
      <w:r w:rsidRPr="006863CE">
        <w:rPr>
          <w:rFonts w:ascii="Times New Roman" w:hAnsi="Times New Roman" w:cs="Times New Roman"/>
          <w:bCs/>
          <w:sz w:val="24"/>
          <w:szCs w:val="24"/>
        </w:rPr>
        <w:t xml:space="preserve"> </w:t>
      </w:r>
      <w:r w:rsidRPr="006863CE">
        <w:rPr>
          <w:rFonts w:ascii="Times New Roman" w:hAnsi="Times New Roman" w:cs="Times New Roman"/>
          <w:bCs/>
          <w:i/>
          <w:iCs/>
          <w:sz w:val="24"/>
          <w:szCs w:val="24"/>
        </w:rPr>
        <w:t>K. brevis</w:t>
      </w:r>
      <w:r w:rsidRPr="006863CE">
        <w:rPr>
          <w:rFonts w:ascii="Times New Roman" w:hAnsi="Times New Roman" w:cs="Times New Roman"/>
          <w:bCs/>
          <w:sz w:val="24"/>
          <w:szCs w:val="24"/>
        </w:rPr>
        <w:t xml:space="preserve"> blooms</w:t>
      </w:r>
      <w:ins w:id="9" w:author="Author">
        <w:r w:rsidR="00832844" w:rsidRPr="00832844">
          <w:rPr>
            <w:rFonts w:ascii="Times New Roman" w:hAnsi="Times New Roman" w:cs="Times New Roman"/>
            <w:bCs/>
            <w:sz w:val="24"/>
            <w:szCs w:val="24"/>
          </w:rPr>
          <w:t xml:space="preserve"> </w:t>
        </w:r>
        <w:r w:rsidR="00832844">
          <w:rPr>
            <w:rFonts w:ascii="Times New Roman" w:hAnsi="Times New Roman" w:cs="Times New Roman"/>
            <w:bCs/>
            <w:sz w:val="24"/>
            <w:szCs w:val="24"/>
          </w:rPr>
          <w:t>by using</w:t>
        </w:r>
        <w:r w:rsidR="00832844" w:rsidRPr="006863CE">
          <w:rPr>
            <w:rFonts w:ascii="Times New Roman" w:hAnsi="Times New Roman" w:cs="Times New Roman"/>
            <w:bCs/>
            <w:sz w:val="24"/>
            <w:szCs w:val="24"/>
          </w:rPr>
          <w:t xml:space="preserve"> wind, temperature, streamflow, nutrient, and satellite altimetry data</w:t>
        </w:r>
      </w:ins>
      <w:r w:rsidRPr="006863CE">
        <w:rPr>
          <w:rFonts w:ascii="Times New Roman" w:hAnsi="Times New Roman" w:cs="Times New Roman"/>
          <w:bCs/>
          <w:sz w:val="24"/>
          <w:szCs w:val="24"/>
        </w:rPr>
        <w:t xml:space="preserve">. </w:t>
      </w:r>
      <w:r w:rsidR="00227176" w:rsidRPr="006863CE">
        <w:rPr>
          <w:rFonts w:ascii="Times New Roman" w:hAnsi="Times New Roman" w:cs="Times New Roman"/>
          <w:bCs/>
          <w:sz w:val="24"/>
          <w:szCs w:val="24"/>
        </w:rPr>
        <w:t>Comparing</w:t>
      </w:r>
      <w:r w:rsidRPr="006863CE">
        <w:rPr>
          <w:rFonts w:ascii="Times New Roman" w:hAnsi="Times New Roman" w:cs="Times New Roman"/>
          <w:bCs/>
          <w:sz w:val="24"/>
          <w:szCs w:val="24"/>
        </w:rPr>
        <w:t xml:space="preserve"> the 20-year monitoring data</w:t>
      </w:r>
      <w:r w:rsidR="000A2C2D" w:rsidRPr="006863CE">
        <w:rPr>
          <w:rFonts w:ascii="Times New Roman" w:hAnsi="Times New Roman" w:cs="Times New Roman"/>
          <w:bCs/>
          <w:sz w:val="24"/>
          <w:szCs w:val="24"/>
        </w:rPr>
        <w:t xml:space="preserve"> set</w:t>
      </w:r>
      <w:r w:rsidRPr="006863CE">
        <w:rPr>
          <w:rFonts w:ascii="Times New Roman" w:hAnsi="Times New Roman" w:cs="Times New Roman"/>
          <w:bCs/>
          <w:sz w:val="24"/>
          <w:szCs w:val="24"/>
        </w:rPr>
        <w:t xml:space="preserve"> of </w:t>
      </w:r>
      <w:r w:rsidR="005E6DA7" w:rsidRPr="006863CE">
        <w:rPr>
          <w:rFonts w:ascii="Times New Roman" w:hAnsi="Times New Roman" w:cs="Times New Roman"/>
          <w:bCs/>
          <w:sz w:val="24"/>
          <w:szCs w:val="24"/>
        </w:rPr>
        <w:t>abundance</w:t>
      </w:r>
      <w:r w:rsidR="000A2C2D" w:rsidRPr="006863CE">
        <w:rPr>
          <w:rFonts w:ascii="Times New Roman" w:hAnsi="Times New Roman" w:cs="Times New Roman"/>
          <w:bCs/>
          <w:sz w:val="24"/>
          <w:szCs w:val="24"/>
        </w:rPr>
        <w:t xml:space="preserve"> of </w:t>
      </w:r>
      <w:r w:rsidRPr="006863CE">
        <w:rPr>
          <w:rFonts w:ascii="Times New Roman" w:hAnsi="Times New Roman" w:cs="Times New Roman"/>
          <w:bCs/>
          <w:sz w:val="24"/>
          <w:szCs w:val="24"/>
        </w:rPr>
        <w:t>this dinoflagellate using all algorithms</w:t>
      </w:r>
      <w:r w:rsidR="00227176" w:rsidRPr="006863CE">
        <w:rPr>
          <w:rFonts w:ascii="Times New Roman" w:hAnsi="Times New Roman" w:cs="Times New Roman"/>
          <w:bCs/>
          <w:sz w:val="24"/>
          <w:szCs w:val="24"/>
        </w:rPr>
        <w:t>,</w:t>
      </w:r>
      <w:r w:rsidRPr="006863CE">
        <w:rPr>
          <w:rFonts w:ascii="Times New Roman" w:hAnsi="Times New Roman" w:cs="Times New Roman"/>
          <w:bCs/>
          <w:sz w:val="24"/>
          <w:szCs w:val="24"/>
        </w:rPr>
        <w:t xml:space="preserve"> SVM </w:t>
      </w:r>
      <w:r w:rsidR="00B67144">
        <w:rPr>
          <w:rFonts w:ascii="Times New Roman" w:hAnsi="Times New Roman" w:cs="Times New Roman"/>
          <w:bCs/>
          <w:sz w:val="24"/>
          <w:szCs w:val="24"/>
        </w:rPr>
        <w:t xml:space="preserve">was </w:t>
      </w:r>
      <w:commentRangeStart w:id="10"/>
      <w:r w:rsidR="00B67144">
        <w:rPr>
          <w:rFonts w:ascii="Times New Roman" w:hAnsi="Times New Roman" w:cs="Times New Roman"/>
          <w:bCs/>
          <w:sz w:val="24"/>
          <w:szCs w:val="24"/>
        </w:rPr>
        <w:t xml:space="preserve">found </w:t>
      </w:r>
      <w:r w:rsidR="000A2C2D" w:rsidRPr="006863CE">
        <w:rPr>
          <w:rFonts w:ascii="Times New Roman" w:hAnsi="Times New Roman" w:cs="Times New Roman"/>
          <w:bCs/>
          <w:sz w:val="24"/>
          <w:szCs w:val="24"/>
        </w:rPr>
        <w:t>to have</w:t>
      </w:r>
      <w:r w:rsidRPr="006863CE">
        <w:rPr>
          <w:rFonts w:ascii="Times New Roman" w:hAnsi="Times New Roman" w:cs="Times New Roman"/>
          <w:bCs/>
          <w:sz w:val="24"/>
          <w:szCs w:val="24"/>
        </w:rPr>
        <w:t xml:space="preserve"> the highest accuracy</w:t>
      </w:r>
      <w:r w:rsidR="00885BF8" w:rsidRPr="006863CE">
        <w:rPr>
          <w:rFonts w:ascii="Times New Roman" w:hAnsi="Times New Roman" w:cs="Times New Roman"/>
          <w:bCs/>
          <w:sz w:val="24"/>
          <w:szCs w:val="24"/>
        </w:rPr>
        <w:t xml:space="preserve"> in bloom prediction</w:t>
      </w:r>
      <w:r w:rsidRPr="006863CE">
        <w:rPr>
          <w:rFonts w:ascii="Times New Roman" w:hAnsi="Times New Roman" w:cs="Times New Roman"/>
          <w:bCs/>
          <w:sz w:val="24"/>
          <w:szCs w:val="24"/>
        </w:rPr>
        <w:t xml:space="preserve">, </w:t>
      </w:r>
      <w:r w:rsidR="00E922D4">
        <w:rPr>
          <w:rFonts w:ascii="Times New Roman" w:hAnsi="Times New Roman" w:cs="Times New Roman"/>
          <w:bCs/>
          <w:sz w:val="24"/>
          <w:szCs w:val="24"/>
        </w:rPr>
        <w:t>6</w:t>
      </w:r>
      <w:r w:rsidR="0064666B">
        <w:rPr>
          <w:rFonts w:ascii="Times New Roman" w:hAnsi="Times New Roman" w:cs="Times New Roman"/>
          <w:bCs/>
          <w:sz w:val="24"/>
          <w:szCs w:val="24"/>
        </w:rPr>
        <w:t>2</w:t>
      </w:r>
      <w:r w:rsidRPr="006863CE">
        <w:rPr>
          <w:rFonts w:ascii="Times New Roman" w:hAnsi="Times New Roman" w:cs="Times New Roman"/>
          <w:bCs/>
          <w:sz w:val="24"/>
          <w:szCs w:val="24"/>
        </w:rPr>
        <w:t>%.</w:t>
      </w:r>
      <w:commentRangeEnd w:id="10"/>
      <w:r w:rsidR="00832844">
        <w:rPr>
          <w:rStyle w:val="CommentReference"/>
          <w:rFonts w:eastAsiaTheme="minorHAnsi"/>
          <w:lang w:eastAsia="en-US"/>
        </w:rPr>
        <w:commentReference w:id="10"/>
      </w:r>
      <w:r w:rsidRPr="006863CE">
        <w:rPr>
          <w:rFonts w:ascii="Times New Roman" w:hAnsi="Times New Roman" w:cs="Times New Roman"/>
          <w:bCs/>
          <w:sz w:val="24"/>
          <w:szCs w:val="24"/>
        </w:rPr>
        <w:t xml:space="preserve"> </w:t>
      </w:r>
      <w:ins w:id="11" w:author="Author">
        <w:r w:rsidR="00832844">
          <w:rPr>
            <w:rFonts w:ascii="Times New Roman" w:hAnsi="Times New Roman" w:cs="Times New Roman"/>
            <w:bCs/>
            <w:sz w:val="24"/>
            <w:szCs w:val="24"/>
          </w:rPr>
          <w:t xml:space="preserve">Using the SVM </w:t>
        </w:r>
      </w:ins>
      <w:del w:id="12" w:author="Author">
        <w:r w:rsidR="00B67144" w:rsidDel="00832844">
          <w:rPr>
            <w:rFonts w:ascii="Times New Roman" w:hAnsi="Times New Roman" w:cs="Times New Roman"/>
            <w:bCs/>
            <w:sz w:val="24"/>
            <w:szCs w:val="24"/>
          </w:rPr>
          <w:delText xml:space="preserve">This </w:delText>
        </w:r>
      </w:del>
      <w:r w:rsidR="00B67144">
        <w:rPr>
          <w:rFonts w:ascii="Times New Roman" w:hAnsi="Times New Roman" w:cs="Times New Roman"/>
          <w:bCs/>
          <w:sz w:val="24"/>
          <w:szCs w:val="24"/>
        </w:rPr>
        <w:t>model</w:t>
      </w:r>
      <w:ins w:id="13" w:author="Author">
        <w:r w:rsidR="00832844">
          <w:rPr>
            <w:rFonts w:ascii="Times New Roman" w:hAnsi="Times New Roman" w:cs="Times New Roman"/>
            <w:bCs/>
            <w:sz w:val="24"/>
            <w:szCs w:val="24"/>
          </w:rPr>
          <w:t>, we</w:t>
        </w:r>
      </w:ins>
      <w:r w:rsidR="00B67144">
        <w:rPr>
          <w:rFonts w:ascii="Times New Roman" w:hAnsi="Times New Roman" w:cs="Times New Roman"/>
          <w:bCs/>
          <w:sz w:val="24"/>
          <w:szCs w:val="24"/>
        </w:rPr>
        <w:t xml:space="preserve"> </w:t>
      </w:r>
      <w:del w:id="14" w:author="Author">
        <w:r w:rsidR="00B67144" w:rsidDel="00832844">
          <w:rPr>
            <w:rFonts w:ascii="Times New Roman" w:hAnsi="Times New Roman" w:cs="Times New Roman"/>
            <w:bCs/>
            <w:sz w:val="24"/>
            <w:szCs w:val="24"/>
          </w:rPr>
          <w:delText>was then used</w:delText>
        </w:r>
        <w:r w:rsidR="000A2C2D" w:rsidRPr="006863CE" w:rsidDel="00832844">
          <w:rPr>
            <w:rFonts w:ascii="Times New Roman" w:hAnsi="Times New Roman" w:cs="Times New Roman"/>
            <w:bCs/>
            <w:sz w:val="24"/>
            <w:szCs w:val="24"/>
          </w:rPr>
          <w:delText xml:space="preserve"> to </w:delText>
        </w:r>
      </w:del>
      <w:r w:rsidR="000A2C2D" w:rsidRPr="006863CE">
        <w:rPr>
          <w:rFonts w:ascii="Times New Roman" w:hAnsi="Times New Roman" w:cs="Times New Roman"/>
          <w:bCs/>
          <w:sz w:val="24"/>
          <w:szCs w:val="24"/>
        </w:rPr>
        <w:t>show</w:t>
      </w:r>
      <w:ins w:id="15" w:author="Author">
        <w:r w:rsidR="00832844">
          <w:rPr>
            <w:rFonts w:ascii="Times New Roman" w:hAnsi="Times New Roman" w:cs="Times New Roman"/>
            <w:bCs/>
            <w:sz w:val="24"/>
            <w:szCs w:val="24"/>
          </w:rPr>
          <w:t>ed</w:t>
        </w:r>
      </w:ins>
      <w:r w:rsidRPr="006863CE">
        <w:rPr>
          <w:rFonts w:ascii="Times New Roman" w:hAnsi="Times New Roman" w:cs="Times New Roman"/>
          <w:bCs/>
          <w:sz w:val="24"/>
          <w:szCs w:val="24"/>
        </w:rPr>
        <w:t xml:space="preserve"> that </w:t>
      </w:r>
      <w:ins w:id="16" w:author="Author">
        <w:r w:rsidR="00832844">
          <w:rPr>
            <w:rFonts w:ascii="Times New Roman" w:hAnsi="Times New Roman" w:cs="Times New Roman"/>
            <w:bCs/>
            <w:sz w:val="24"/>
            <w:szCs w:val="24"/>
          </w:rPr>
          <w:t xml:space="preserve">upwelling-favorable </w:t>
        </w:r>
      </w:ins>
      <w:r w:rsidRPr="006863CE">
        <w:rPr>
          <w:rFonts w:ascii="Times New Roman" w:hAnsi="Times New Roman" w:cs="Times New Roman"/>
          <w:bCs/>
          <w:sz w:val="24"/>
          <w:szCs w:val="24"/>
        </w:rPr>
        <w:t xml:space="preserve">northerly winds </w:t>
      </w:r>
      <w:r w:rsidR="00227176" w:rsidRPr="006863CE">
        <w:rPr>
          <w:rFonts w:ascii="Times New Roman" w:hAnsi="Times New Roman" w:cs="Times New Roman"/>
          <w:bCs/>
          <w:sz w:val="24"/>
          <w:szCs w:val="24"/>
        </w:rPr>
        <w:t xml:space="preserve">increase </w:t>
      </w:r>
      <w:r w:rsidR="00227176" w:rsidRPr="006863CE">
        <w:rPr>
          <w:rFonts w:ascii="Times New Roman" w:hAnsi="Times New Roman" w:cs="Times New Roman"/>
          <w:bCs/>
          <w:i/>
          <w:iCs/>
          <w:sz w:val="24"/>
          <w:szCs w:val="24"/>
        </w:rPr>
        <w:t xml:space="preserve">K. brevis </w:t>
      </w:r>
      <w:r w:rsidR="00227176" w:rsidRPr="006863CE">
        <w:rPr>
          <w:rFonts w:ascii="Times New Roman" w:hAnsi="Times New Roman" w:cs="Times New Roman"/>
          <w:bCs/>
          <w:sz w:val="24"/>
          <w:szCs w:val="24"/>
        </w:rPr>
        <w:t>probability</w:t>
      </w:r>
      <w:r w:rsidR="005E6DA7" w:rsidRPr="006863CE">
        <w:rPr>
          <w:rFonts w:ascii="Times New Roman" w:hAnsi="Times New Roman" w:cs="Times New Roman"/>
          <w:bCs/>
          <w:sz w:val="24"/>
          <w:szCs w:val="24"/>
        </w:rPr>
        <w:t xml:space="preserve"> </w:t>
      </w:r>
      <w:r w:rsidR="005E6DA7" w:rsidRPr="006863CE">
        <w:rPr>
          <w:rFonts w:ascii="Times New Roman" w:hAnsi="Times New Roman" w:cs="Times New Roman"/>
          <w:bCs/>
          <w:iCs/>
          <w:sz w:val="24"/>
          <w:szCs w:val="24"/>
        </w:rPr>
        <w:t>a</w:t>
      </w:r>
      <w:del w:id="17" w:author="Author">
        <w:r w:rsidR="005E6DA7" w:rsidRPr="006863CE" w:rsidDel="00832844">
          <w:rPr>
            <w:rFonts w:ascii="Times New Roman" w:hAnsi="Times New Roman" w:cs="Times New Roman"/>
            <w:bCs/>
            <w:iCs/>
            <w:sz w:val="24"/>
            <w:szCs w:val="24"/>
          </w:rPr>
          <w:delText>nd that once</w:delText>
        </w:r>
        <w:r w:rsidRPr="006863CE" w:rsidDel="00832844">
          <w:rPr>
            <w:rFonts w:ascii="Times New Roman" w:hAnsi="Times New Roman" w:cs="Times New Roman"/>
            <w:bCs/>
            <w:sz w:val="24"/>
            <w:szCs w:val="24"/>
          </w:rPr>
          <w:delText xml:space="preserve"> </w:delText>
        </w:r>
        <w:r w:rsidR="000A2C2D" w:rsidRPr="006863CE" w:rsidDel="00832844">
          <w:rPr>
            <w:rFonts w:ascii="Times New Roman" w:hAnsi="Times New Roman" w:cs="Times New Roman"/>
            <w:bCs/>
            <w:iCs/>
            <w:sz w:val="24"/>
            <w:szCs w:val="24"/>
          </w:rPr>
          <w:delText>in</w:delText>
        </w:r>
        <w:r w:rsidRPr="006863CE" w:rsidDel="00832844">
          <w:rPr>
            <w:rFonts w:ascii="Times New Roman" w:hAnsi="Times New Roman" w:cs="Times New Roman"/>
            <w:bCs/>
            <w:sz w:val="24"/>
            <w:szCs w:val="24"/>
          </w:rPr>
          <w:delText xml:space="preserve"> coastal waters</w:delText>
        </w:r>
        <w:r w:rsidR="00173BCE" w:rsidRPr="006863CE" w:rsidDel="00832844">
          <w:rPr>
            <w:rFonts w:ascii="Times New Roman" w:hAnsi="Times New Roman" w:cs="Times New Roman"/>
            <w:bCs/>
            <w:sz w:val="24"/>
            <w:szCs w:val="24"/>
          </w:rPr>
          <w:delText>,</w:delText>
        </w:r>
        <w:r w:rsidRPr="006863CE" w:rsidDel="00832844">
          <w:rPr>
            <w:rFonts w:ascii="Times New Roman" w:hAnsi="Times New Roman" w:cs="Times New Roman"/>
            <w:bCs/>
            <w:sz w:val="24"/>
            <w:szCs w:val="24"/>
          </w:rPr>
          <w:delText xml:space="preserve"> large river flows supply the nutrients that fuel</w:delText>
        </w:r>
        <w:r w:rsidRPr="006863CE" w:rsidDel="00832844">
          <w:rPr>
            <w:rFonts w:ascii="Times New Roman" w:hAnsi="Times New Roman" w:cs="Times New Roman"/>
            <w:bCs/>
            <w:i/>
            <w:sz w:val="24"/>
            <w:szCs w:val="24"/>
          </w:rPr>
          <w:delText xml:space="preserve"> </w:delText>
        </w:r>
        <w:r w:rsidRPr="006863CE" w:rsidDel="00832844">
          <w:rPr>
            <w:rFonts w:ascii="Times New Roman" w:hAnsi="Times New Roman" w:cs="Times New Roman"/>
            <w:bCs/>
            <w:sz w:val="24"/>
            <w:szCs w:val="24"/>
          </w:rPr>
          <w:delText>blooms</w:delText>
        </w:r>
        <w:r w:rsidR="000A2C2D" w:rsidRPr="006863CE" w:rsidDel="00832844">
          <w:rPr>
            <w:rFonts w:ascii="Times New Roman" w:hAnsi="Times New Roman" w:cs="Times New Roman"/>
            <w:bCs/>
            <w:sz w:val="24"/>
            <w:szCs w:val="24"/>
          </w:rPr>
          <w:delText>,</w:delText>
        </w:r>
        <w:r w:rsidRPr="006863CE" w:rsidDel="00832844">
          <w:rPr>
            <w:rFonts w:ascii="Times New Roman" w:hAnsi="Times New Roman" w:cs="Times New Roman"/>
            <w:bCs/>
            <w:sz w:val="24"/>
            <w:szCs w:val="24"/>
          </w:rPr>
          <w:delText xml:space="preserve"> while</w:delText>
        </w:r>
      </w:del>
      <w:ins w:id="18" w:author="Author">
        <w:r w:rsidR="00832844">
          <w:rPr>
            <w:rFonts w:ascii="Times New Roman" w:hAnsi="Times New Roman" w:cs="Times New Roman"/>
            <w:bCs/>
            <w:sz w:val="24"/>
            <w:szCs w:val="24"/>
          </w:rPr>
          <w:t xml:space="preserve"> and on-shore</w:t>
        </w:r>
      </w:ins>
      <w:r w:rsidRPr="006863CE">
        <w:rPr>
          <w:rFonts w:ascii="Times New Roman" w:hAnsi="Times New Roman" w:cs="Times New Roman"/>
          <w:bCs/>
          <w:sz w:val="24"/>
          <w:szCs w:val="24"/>
        </w:rPr>
        <w:t xml:space="preserve"> westerly winds prevent blooms from dispersing offshore. </w:t>
      </w:r>
      <w:del w:id="19" w:author="Author">
        <w:r w:rsidR="00832844" w:rsidDel="00832844">
          <w:rPr>
            <w:rFonts w:ascii="Times New Roman" w:hAnsi="Times New Roman" w:cs="Times New Roman"/>
            <w:bCs/>
            <w:sz w:val="24"/>
            <w:szCs w:val="24"/>
          </w:rPr>
          <w:delText>a</w:delText>
        </w:r>
        <w:r w:rsidR="00832844" w:rsidRPr="006863CE" w:rsidDel="00832844">
          <w:rPr>
            <w:rFonts w:ascii="Times New Roman" w:hAnsi="Times New Roman" w:cs="Times New Roman"/>
            <w:bCs/>
            <w:iCs/>
            <w:sz w:val="24"/>
            <w:szCs w:val="24"/>
          </w:rPr>
          <w:delText xml:space="preserve">nd </w:delText>
        </w:r>
      </w:del>
      <w:ins w:id="20" w:author="Author">
        <w:r w:rsidR="00832844">
          <w:rPr>
            <w:rFonts w:ascii="Times New Roman" w:hAnsi="Times New Roman" w:cs="Times New Roman"/>
            <w:bCs/>
            <w:sz w:val="24"/>
            <w:szCs w:val="24"/>
          </w:rPr>
          <w:t>It was also found</w:t>
        </w:r>
        <w:r w:rsidR="00832844" w:rsidRPr="006863CE">
          <w:rPr>
            <w:rFonts w:ascii="Times New Roman" w:hAnsi="Times New Roman" w:cs="Times New Roman"/>
            <w:bCs/>
            <w:iCs/>
            <w:sz w:val="24"/>
            <w:szCs w:val="24"/>
          </w:rPr>
          <w:t xml:space="preserve"> </w:t>
        </w:r>
      </w:ins>
      <w:r w:rsidR="00832844" w:rsidRPr="006863CE">
        <w:rPr>
          <w:rFonts w:ascii="Times New Roman" w:hAnsi="Times New Roman" w:cs="Times New Roman"/>
          <w:bCs/>
          <w:iCs/>
          <w:sz w:val="24"/>
          <w:szCs w:val="24"/>
        </w:rPr>
        <w:t xml:space="preserve">that </w:t>
      </w:r>
      <w:del w:id="21" w:author="Author">
        <w:r w:rsidR="00832844" w:rsidRPr="006863CE" w:rsidDel="00832844">
          <w:rPr>
            <w:rFonts w:ascii="Times New Roman" w:hAnsi="Times New Roman" w:cs="Times New Roman"/>
            <w:bCs/>
            <w:iCs/>
            <w:sz w:val="24"/>
            <w:szCs w:val="24"/>
          </w:rPr>
          <w:delText>once</w:delText>
        </w:r>
        <w:r w:rsidR="00832844" w:rsidRPr="006863CE" w:rsidDel="00832844">
          <w:rPr>
            <w:rFonts w:ascii="Times New Roman" w:hAnsi="Times New Roman" w:cs="Times New Roman"/>
            <w:bCs/>
            <w:sz w:val="24"/>
            <w:szCs w:val="24"/>
          </w:rPr>
          <w:delText xml:space="preserve"> </w:delText>
        </w:r>
        <w:r w:rsidR="00832844" w:rsidRPr="006863CE" w:rsidDel="00832844">
          <w:rPr>
            <w:rFonts w:ascii="Times New Roman" w:hAnsi="Times New Roman" w:cs="Times New Roman"/>
            <w:bCs/>
            <w:iCs/>
            <w:sz w:val="24"/>
            <w:szCs w:val="24"/>
          </w:rPr>
          <w:delText>in</w:delText>
        </w:r>
        <w:r w:rsidR="00832844" w:rsidRPr="006863CE" w:rsidDel="00832844">
          <w:rPr>
            <w:rFonts w:ascii="Times New Roman" w:hAnsi="Times New Roman" w:cs="Times New Roman"/>
            <w:bCs/>
            <w:sz w:val="24"/>
            <w:szCs w:val="24"/>
          </w:rPr>
          <w:delText xml:space="preserve"> coastal waters, </w:delText>
        </w:r>
      </w:del>
      <w:r w:rsidR="00832844" w:rsidRPr="006863CE">
        <w:rPr>
          <w:rFonts w:ascii="Times New Roman" w:hAnsi="Times New Roman" w:cs="Times New Roman"/>
          <w:bCs/>
          <w:sz w:val="24"/>
          <w:szCs w:val="24"/>
        </w:rPr>
        <w:t>large river flows supply the nutrients that fuel</w:t>
      </w:r>
      <w:r w:rsidR="00832844" w:rsidRPr="006863CE">
        <w:rPr>
          <w:rFonts w:ascii="Times New Roman" w:hAnsi="Times New Roman" w:cs="Times New Roman"/>
          <w:bCs/>
          <w:i/>
          <w:sz w:val="24"/>
          <w:szCs w:val="24"/>
        </w:rPr>
        <w:t xml:space="preserve"> </w:t>
      </w:r>
      <w:r w:rsidR="00832844" w:rsidRPr="006863CE">
        <w:rPr>
          <w:rFonts w:ascii="Times New Roman" w:hAnsi="Times New Roman" w:cs="Times New Roman"/>
          <w:bCs/>
          <w:sz w:val="24"/>
          <w:szCs w:val="24"/>
        </w:rPr>
        <w:t>blooms</w:t>
      </w:r>
      <w:ins w:id="22" w:author="Author">
        <w:r w:rsidR="00832844">
          <w:rPr>
            <w:rFonts w:ascii="Times New Roman" w:hAnsi="Times New Roman" w:cs="Times New Roman"/>
            <w:bCs/>
            <w:sz w:val="24"/>
            <w:szCs w:val="24"/>
          </w:rPr>
          <w:t xml:space="preserve">. </w:t>
        </w:r>
      </w:ins>
      <w:del w:id="23" w:author="Author">
        <w:r w:rsidR="00832844" w:rsidRPr="006863CE" w:rsidDel="00832844">
          <w:rPr>
            <w:rFonts w:ascii="Times New Roman" w:hAnsi="Times New Roman" w:cs="Times New Roman"/>
            <w:bCs/>
            <w:sz w:val="24"/>
            <w:szCs w:val="24"/>
          </w:rPr>
          <w:delText>,</w:delText>
        </w:r>
      </w:del>
      <w:r w:rsidR="009B1012" w:rsidRPr="006879D1">
        <w:rPr>
          <w:rFonts w:ascii="Times New Roman" w:hAnsi="Times New Roman" w:cs="Times New Roman"/>
          <w:color w:val="000000" w:themeColor="text1"/>
          <w:sz w:val="24"/>
          <w:szCs w:val="28"/>
        </w:rPr>
        <w:t>These findings highlight that not only are reductions in both N and P necessary to reduce blooms, but reductions from multiple rivers are more effective than reductions from a single river.</w:t>
      </w:r>
    </w:p>
    <w:p w14:paraId="1E0C679E" w14:textId="5CEFEC8B" w:rsidR="009B1012" w:rsidRDefault="009B1012" w:rsidP="00EC778D">
      <w:pPr>
        <w:spacing w:after="0" w:line="480" w:lineRule="auto"/>
        <w:ind w:firstLine="432"/>
        <w:rPr>
          <w:ins w:id="24" w:author="Author"/>
          <w:rFonts w:ascii="Times New Roman" w:hAnsi="Times New Roman" w:cs="Times New Roman"/>
          <w:bCs/>
          <w:sz w:val="24"/>
          <w:szCs w:val="24"/>
        </w:rPr>
      </w:pPr>
    </w:p>
    <w:p w14:paraId="7B5269A8" w14:textId="23AC5814" w:rsidR="009B1012" w:rsidRDefault="009B1012" w:rsidP="00EC778D">
      <w:pPr>
        <w:spacing w:after="0" w:line="480" w:lineRule="auto"/>
        <w:ind w:firstLine="432"/>
        <w:rPr>
          <w:ins w:id="25" w:author="Author"/>
          <w:rFonts w:ascii="Times New Roman" w:hAnsi="Times New Roman" w:cs="Times New Roman"/>
          <w:bCs/>
          <w:sz w:val="24"/>
          <w:szCs w:val="24"/>
        </w:rPr>
      </w:pPr>
    </w:p>
    <w:p w14:paraId="25BBCF75" w14:textId="596FC31B" w:rsidR="009B1012" w:rsidRDefault="009B1012" w:rsidP="00EC778D">
      <w:pPr>
        <w:spacing w:after="0" w:line="480" w:lineRule="auto"/>
        <w:ind w:firstLine="432"/>
        <w:rPr>
          <w:ins w:id="26" w:author="Author"/>
          <w:rFonts w:ascii="Times New Roman" w:hAnsi="Times New Roman" w:cs="Times New Roman"/>
          <w:bCs/>
          <w:sz w:val="24"/>
          <w:szCs w:val="24"/>
        </w:rPr>
      </w:pPr>
      <w:ins w:id="27" w:author="Author">
        <w:r>
          <w:rPr>
            <w:rFonts w:ascii="Times New Roman" w:hAnsi="Times New Roman" w:cs="Times New Roman"/>
            <w:bCs/>
            <w:sz w:val="24"/>
            <w:szCs w:val="24"/>
          </w:rPr>
          <w:t>Highlights</w:t>
        </w:r>
      </w:ins>
    </w:p>
    <w:p w14:paraId="2F9CC33E" w14:textId="713E8055" w:rsidR="009B1012" w:rsidRDefault="009B1012" w:rsidP="005C2B26">
      <w:pPr>
        <w:pStyle w:val="ListParagraph"/>
        <w:numPr>
          <w:ilvl w:val="0"/>
          <w:numId w:val="19"/>
        </w:numPr>
        <w:spacing w:after="0" w:line="480" w:lineRule="auto"/>
        <w:rPr>
          <w:ins w:id="28" w:author="Author"/>
          <w:rFonts w:ascii="Times New Roman" w:hAnsi="Times New Roman" w:cs="Times New Roman"/>
          <w:bCs/>
          <w:sz w:val="24"/>
          <w:szCs w:val="24"/>
        </w:rPr>
      </w:pPr>
      <w:ins w:id="29" w:author="Author">
        <w:r>
          <w:rPr>
            <w:rFonts w:ascii="Times New Roman" w:hAnsi="Times New Roman" w:cs="Times New Roman"/>
            <w:bCs/>
            <w:sz w:val="24"/>
            <w:szCs w:val="24"/>
          </w:rPr>
          <w:t xml:space="preserve">Machine learning algorithms had high accuracy in predicting </w:t>
        </w:r>
        <w:r w:rsidRPr="005C2B26">
          <w:rPr>
            <w:rFonts w:ascii="Times New Roman" w:hAnsi="Times New Roman" w:cs="Times New Roman"/>
            <w:bCs/>
            <w:i/>
            <w:iCs/>
            <w:sz w:val="24"/>
            <w:szCs w:val="24"/>
            <w:rPrChange w:id="30" w:author="Author">
              <w:rPr>
                <w:rFonts w:ascii="Times New Roman" w:hAnsi="Times New Roman" w:cs="Times New Roman"/>
                <w:bCs/>
                <w:sz w:val="24"/>
                <w:szCs w:val="24"/>
              </w:rPr>
            </w:rPrChange>
          </w:rPr>
          <w:t>Karenia brevis</w:t>
        </w:r>
        <w:r>
          <w:rPr>
            <w:rFonts w:ascii="Times New Roman" w:hAnsi="Times New Roman" w:cs="Times New Roman"/>
            <w:bCs/>
            <w:sz w:val="24"/>
            <w:szCs w:val="24"/>
          </w:rPr>
          <w:t xml:space="preserve"> blooms</w:t>
        </w:r>
      </w:ins>
    </w:p>
    <w:p w14:paraId="05CE3272" w14:textId="735D6D46" w:rsidR="009B1012" w:rsidRDefault="009B1012" w:rsidP="005C2B26">
      <w:pPr>
        <w:pStyle w:val="ListParagraph"/>
        <w:numPr>
          <w:ilvl w:val="0"/>
          <w:numId w:val="19"/>
        </w:numPr>
        <w:spacing w:after="0" w:line="480" w:lineRule="auto"/>
        <w:rPr>
          <w:ins w:id="31" w:author="Author"/>
          <w:rFonts w:ascii="Times New Roman" w:hAnsi="Times New Roman" w:cs="Times New Roman"/>
          <w:bCs/>
          <w:sz w:val="24"/>
          <w:szCs w:val="24"/>
        </w:rPr>
      </w:pPr>
      <w:ins w:id="32" w:author="Author">
        <w:r>
          <w:rPr>
            <w:rFonts w:ascii="Times New Roman" w:hAnsi="Times New Roman" w:cs="Times New Roman"/>
            <w:bCs/>
            <w:sz w:val="24"/>
            <w:szCs w:val="24"/>
          </w:rPr>
          <w:t xml:space="preserve">Algorithms accounted for wind </w:t>
        </w:r>
        <w:r w:rsidRPr="006863CE">
          <w:rPr>
            <w:rFonts w:ascii="Times New Roman" w:hAnsi="Times New Roman" w:cs="Times New Roman"/>
            <w:bCs/>
            <w:sz w:val="24"/>
            <w:szCs w:val="24"/>
          </w:rPr>
          <w:t xml:space="preserve">temperature, streamflow, </w:t>
        </w:r>
        <w:r>
          <w:rPr>
            <w:rFonts w:ascii="Times New Roman" w:hAnsi="Times New Roman" w:cs="Times New Roman"/>
            <w:bCs/>
            <w:sz w:val="24"/>
            <w:szCs w:val="24"/>
          </w:rPr>
          <w:t xml:space="preserve">and </w:t>
        </w:r>
        <w:r w:rsidRPr="006863CE">
          <w:rPr>
            <w:rFonts w:ascii="Times New Roman" w:hAnsi="Times New Roman" w:cs="Times New Roman"/>
            <w:bCs/>
            <w:sz w:val="24"/>
            <w:szCs w:val="24"/>
          </w:rPr>
          <w:t>nutrien</w:t>
        </w:r>
        <w:r>
          <w:rPr>
            <w:rFonts w:ascii="Times New Roman" w:hAnsi="Times New Roman" w:cs="Times New Roman"/>
            <w:bCs/>
            <w:sz w:val="24"/>
            <w:szCs w:val="24"/>
          </w:rPr>
          <w:t>t conditions</w:t>
        </w:r>
      </w:ins>
    </w:p>
    <w:p w14:paraId="623606F8" w14:textId="5CF92C41" w:rsidR="009B1012" w:rsidRDefault="009B1012" w:rsidP="005C2B26">
      <w:pPr>
        <w:pStyle w:val="ListParagraph"/>
        <w:numPr>
          <w:ilvl w:val="0"/>
          <w:numId w:val="19"/>
        </w:numPr>
        <w:spacing w:after="0" w:line="480" w:lineRule="auto"/>
        <w:rPr>
          <w:ins w:id="33" w:author="Author"/>
          <w:rFonts w:ascii="Times New Roman" w:hAnsi="Times New Roman" w:cs="Times New Roman"/>
          <w:bCs/>
          <w:sz w:val="24"/>
          <w:szCs w:val="24"/>
        </w:rPr>
      </w:pPr>
      <w:ins w:id="34" w:author="Author">
        <w:r>
          <w:rPr>
            <w:rFonts w:ascii="Times New Roman" w:hAnsi="Times New Roman" w:cs="Times New Roman"/>
            <w:bCs/>
            <w:sz w:val="24"/>
            <w:szCs w:val="24"/>
          </w:rPr>
          <w:t xml:space="preserve">Northerly winds increase bloom probability; </w:t>
        </w:r>
        <w:r w:rsidRPr="004E5525">
          <w:rPr>
            <w:rFonts w:ascii="Times New Roman" w:hAnsi="Times New Roman" w:cs="Times New Roman"/>
            <w:sz w:val="24"/>
            <w:szCs w:val="28"/>
          </w:rPr>
          <w:t xml:space="preserve">westerly winds </w:t>
        </w:r>
        <w:r>
          <w:rPr>
            <w:rFonts w:ascii="Times New Roman" w:hAnsi="Times New Roman" w:cs="Times New Roman"/>
            <w:sz w:val="24"/>
            <w:szCs w:val="28"/>
          </w:rPr>
          <w:t>support</w:t>
        </w:r>
        <w:r w:rsidRPr="004E5525">
          <w:rPr>
            <w:rFonts w:ascii="Times New Roman" w:hAnsi="Times New Roman" w:cs="Times New Roman"/>
            <w:sz w:val="24"/>
            <w:szCs w:val="28"/>
          </w:rPr>
          <w:t xml:space="preserve"> blooms </w:t>
        </w:r>
        <w:r>
          <w:rPr>
            <w:rFonts w:ascii="Times New Roman" w:hAnsi="Times New Roman" w:cs="Times New Roman"/>
            <w:sz w:val="24"/>
            <w:szCs w:val="28"/>
          </w:rPr>
          <w:t>in</w:t>
        </w:r>
        <w:r w:rsidRPr="004E5525">
          <w:rPr>
            <w:rFonts w:ascii="Times New Roman" w:hAnsi="Times New Roman" w:cs="Times New Roman"/>
            <w:sz w:val="24"/>
            <w:szCs w:val="28"/>
          </w:rPr>
          <w:t>shore</w:t>
        </w:r>
      </w:ins>
    </w:p>
    <w:p w14:paraId="45744159" w14:textId="5B072DBE" w:rsidR="009B1012" w:rsidRDefault="009B1012" w:rsidP="005C2B26">
      <w:pPr>
        <w:pStyle w:val="ListParagraph"/>
        <w:numPr>
          <w:ilvl w:val="0"/>
          <w:numId w:val="19"/>
        </w:numPr>
        <w:spacing w:after="0" w:line="480" w:lineRule="auto"/>
        <w:rPr>
          <w:ins w:id="35" w:author="Author"/>
          <w:rFonts w:ascii="Times New Roman" w:hAnsi="Times New Roman" w:cs="Times New Roman"/>
          <w:bCs/>
          <w:sz w:val="24"/>
          <w:szCs w:val="24"/>
        </w:rPr>
      </w:pPr>
      <w:ins w:id="36" w:author="Author">
        <w:r>
          <w:rPr>
            <w:rFonts w:ascii="Times New Roman" w:hAnsi="Times New Roman" w:cs="Times New Roman"/>
            <w:bCs/>
            <w:sz w:val="24"/>
            <w:szCs w:val="24"/>
          </w:rPr>
          <w:t>Riverine nutrients from multiple rivers will be required to reduce blooms</w:t>
        </w:r>
      </w:ins>
    </w:p>
    <w:p w14:paraId="3D72ACD6" w14:textId="06F2A66C" w:rsidR="009B1012" w:rsidRPr="0071358F" w:rsidRDefault="009B1012" w:rsidP="0071358F">
      <w:pPr>
        <w:pStyle w:val="ListParagraph"/>
        <w:spacing w:after="0" w:line="480" w:lineRule="auto"/>
        <w:ind w:left="1152" w:hanging="1152"/>
        <w:rPr>
          <w:ins w:id="37" w:author="Author"/>
          <w:rFonts w:ascii="Times New Roman" w:hAnsi="Times New Roman" w:cs="Times New Roman"/>
          <w:b/>
          <w:bCs/>
          <w:sz w:val="24"/>
          <w:szCs w:val="24"/>
        </w:rPr>
      </w:pPr>
      <w:ins w:id="38" w:author="Author">
        <w:r w:rsidRPr="0071358F">
          <w:rPr>
            <w:rFonts w:ascii="Times New Roman" w:hAnsi="Times New Roman" w:cs="Times New Roman"/>
            <w:b/>
            <w:bCs/>
            <w:sz w:val="24"/>
            <w:szCs w:val="24"/>
          </w:rPr>
          <w:lastRenderedPageBreak/>
          <w:t>Graphical abstract</w:t>
        </w:r>
      </w:ins>
    </w:p>
    <w:p w14:paraId="25E73D26" w14:textId="5271D9E1" w:rsidR="009B1012" w:rsidRPr="0071358F" w:rsidRDefault="009B1012" w:rsidP="0071358F">
      <w:pPr>
        <w:pStyle w:val="ListParagraph"/>
        <w:spacing w:after="0" w:line="480" w:lineRule="auto"/>
        <w:ind w:left="1152"/>
        <w:jc w:val="both"/>
        <w:rPr>
          <w:rFonts w:ascii="Times New Roman" w:hAnsi="Times New Roman" w:cs="Times New Roman"/>
          <w:bCs/>
          <w:sz w:val="24"/>
          <w:szCs w:val="24"/>
        </w:rPr>
      </w:pPr>
      <w:ins w:id="39" w:author="Author">
        <w:r>
          <w:rPr>
            <w:rFonts w:ascii="Times New Roman" w:hAnsi="Times New Roman" w:cs="Times New Roman"/>
            <w:bCs/>
            <w:noProof/>
            <w:sz w:val="24"/>
            <w:szCs w:val="24"/>
            <w:lang w:eastAsia="en-US"/>
          </w:rPr>
          <w:drawing>
            <wp:inline distT="0" distB="0" distL="0" distR="0" wp14:anchorId="74C06FCA" wp14:editId="3F2097DE">
              <wp:extent cx="5484427" cy="30416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rvin figure 2.pdf"/>
                      <pic:cNvPicPr/>
                    </pic:nvPicPr>
                    <pic:blipFill rotWithShape="1">
                      <a:blip r:embed="rId10">
                        <a:extLst>
                          <a:ext uri="{28A0092B-C50C-407E-A947-70E740481C1C}">
                            <a14:useLocalDpi xmlns:a14="http://schemas.microsoft.com/office/drawing/2010/main" val="0"/>
                          </a:ext>
                        </a:extLst>
                      </a:blip>
                      <a:srcRect l="8942" t="14946" r="5265" b="23477"/>
                      <a:stretch/>
                    </pic:blipFill>
                    <pic:spPr bwMode="auto">
                      <a:xfrm>
                        <a:off x="0" y="0"/>
                        <a:ext cx="5491567" cy="3045610"/>
                      </a:xfrm>
                      <a:prstGeom prst="rect">
                        <a:avLst/>
                      </a:prstGeom>
                      <a:ln>
                        <a:noFill/>
                      </a:ln>
                      <a:extLst>
                        <a:ext uri="{53640926-AAD7-44D8-BBD7-CCE9431645EC}">
                          <a14:shadowObscured xmlns:a14="http://schemas.microsoft.com/office/drawing/2010/main"/>
                        </a:ext>
                      </a:extLst>
                    </pic:spPr>
                  </pic:pic>
                </a:graphicData>
              </a:graphic>
            </wp:inline>
          </w:drawing>
        </w:r>
      </w:ins>
    </w:p>
    <w:p w14:paraId="10C69455" w14:textId="77777777" w:rsidR="006863CE" w:rsidRDefault="006863CE" w:rsidP="006863CE">
      <w:pPr>
        <w:spacing w:after="0" w:line="480" w:lineRule="auto"/>
        <w:rPr>
          <w:rFonts w:ascii="Times New Roman" w:hAnsi="Times New Roman" w:cs="Times New Roman"/>
          <w:bCs/>
          <w:sz w:val="24"/>
          <w:szCs w:val="24"/>
        </w:rPr>
      </w:pPr>
    </w:p>
    <w:p w14:paraId="2D352FC9" w14:textId="7F60B29D" w:rsidR="00FA57D4" w:rsidDel="0071358F" w:rsidRDefault="00FA57D4" w:rsidP="00A60080">
      <w:pPr>
        <w:spacing w:after="0" w:line="480" w:lineRule="auto"/>
        <w:rPr>
          <w:del w:id="40" w:author="Author"/>
          <w:rFonts w:ascii="Times New Roman" w:hAnsi="Times New Roman" w:cs="Times New Roman"/>
          <w:b/>
          <w:bCs/>
          <w:sz w:val="24"/>
          <w:szCs w:val="24"/>
        </w:rPr>
      </w:pPr>
    </w:p>
    <w:p w14:paraId="6C77009E" w14:textId="3BB12134" w:rsidR="00FA57D4" w:rsidDel="0071358F" w:rsidRDefault="00FA57D4" w:rsidP="00A60080">
      <w:pPr>
        <w:spacing w:after="0" w:line="480" w:lineRule="auto"/>
        <w:rPr>
          <w:del w:id="41" w:author="Author"/>
          <w:rFonts w:ascii="Times New Roman" w:hAnsi="Times New Roman" w:cs="Times New Roman"/>
          <w:b/>
          <w:bCs/>
          <w:sz w:val="24"/>
          <w:szCs w:val="24"/>
        </w:rPr>
      </w:pPr>
    </w:p>
    <w:p w14:paraId="2C5F9BFE" w14:textId="15539E96" w:rsidR="00FA57D4" w:rsidDel="0071358F" w:rsidRDefault="00FA57D4" w:rsidP="00A60080">
      <w:pPr>
        <w:spacing w:after="0" w:line="480" w:lineRule="auto"/>
        <w:rPr>
          <w:del w:id="42" w:author="Author"/>
          <w:rFonts w:ascii="Times New Roman" w:hAnsi="Times New Roman" w:cs="Times New Roman"/>
          <w:b/>
          <w:bCs/>
          <w:sz w:val="24"/>
          <w:szCs w:val="24"/>
        </w:rPr>
      </w:pPr>
    </w:p>
    <w:p w14:paraId="6AF03D02" w14:textId="43F79A0A" w:rsidR="00FA57D4" w:rsidDel="0071358F" w:rsidRDefault="00FA57D4" w:rsidP="00A60080">
      <w:pPr>
        <w:spacing w:after="0" w:line="480" w:lineRule="auto"/>
        <w:rPr>
          <w:del w:id="43" w:author="Author"/>
          <w:rFonts w:ascii="Times New Roman" w:hAnsi="Times New Roman" w:cs="Times New Roman"/>
          <w:b/>
          <w:bCs/>
          <w:sz w:val="24"/>
          <w:szCs w:val="24"/>
        </w:rPr>
      </w:pPr>
    </w:p>
    <w:p w14:paraId="1D61587C" w14:textId="0CDD384B" w:rsidR="00FA57D4" w:rsidDel="0071358F" w:rsidRDefault="00FA57D4" w:rsidP="00A60080">
      <w:pPr>
        <w:spacing w:after="0" w:line="480" w:lineRule="auto"/>
        <w:rPr>
          <w:del w:id="44" w:author="Author"/>
          <w:rFonts w:ascii="Times New Roman" w:hAnsi="Times New Roman" w:cs="Times New Roman"/>
          <w:b/>
          <w:bCs/>
          <w:sz w:val="24"/>
          <w:szCs w:val="24"/>
        </w:rPr>
      </w:pPr>
    </w:p>
    <w:p w14:paraId="3A8C501C" w14:textId="1DC553BD" w:rsidR="00FA57D4" w:rsidDel="0071358F" w:rsidRDefault="00FA57D4" w:rsidP="00A60080">
      <w:pPr>
        <w:spacing w:after="0" w:line="480" w:lineRule="auto"/>
        <w:rPr>
          <w:del w:id="45" w:author="Author"/>
          <w:rFonts w:ascii="Times New Roman" w:hAnsi="Times New Roman" w:cs="Times New Roman"/>
          <w:b/>
          <w:bCs/>
          <w:sz w:val="24"/>
          <w:szCs w:val="24"/>
        </w:rPr>
      </w:pPr>
    </w:p>
    <w:p w14:paraId="33EA0B74" w14:textId="362A3FDE" w:rsidR="00FA57D4" w:rsidDel="0071358F" w:rsidRDefault="00FA57D4" w:rsidP="00A60080">
      <w:pPr>
        <w:spacing w:after="0" w:line="480" w:lineRule="auto"/>
        <w:rPr>
          <w:del w:id="46" w:author="Author"/>
          <w:rFonts w:ascii="Times New Roman" w:hAnsi="Times New Roman" w:cs="Times New Roman"/>
          <w:b/>
          <w:bCs/>
          <w:sz w:val="24"/>
          <w:szCs w:val="24"/>
        </w:rPr>
      </w:pPr>
    </w:p>
    <w:p w14:paraId="31C65865" w14:textId="77777777" w:rsidR="00FA57D4" w:rsidRDefault="00FA57D4" w:rsidP="00A60080">
      <w:pPr>
        <w:spacing w:after="0" w:line="480" w:lineRule="auto"/>
        <w:rPr>
          <w:rFonts w:ascii="Times New Roman" w:hAnsi="Times New Roman" w:cs="Times New Roman"/>
          <w:b/>
          <w:bCs/>
          <w:sz w:val="24"/>
          <w:szCs w:val="24"/>
        </w:rPr>
      </w:pPr>
    </w:p>
    <w:p w14:paraId="2139E2D9" w14:textId="1A197968" w:rsidR="006863CE" w:rsidRPr="00FA57D4" w:rsidRDefault="00EA63C2" w:rsidP="00A6008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1</w:t>
      </w:r>
      <w:ins w:id="47" w:author="Author">
        <w:r w:rsidR="00BD1E1B">
          <w:rPr>
            <w:rFonts w:ascii="Times New Roman" w:hAnsi="Times New Roman" w:cs="Times New Roman"/>
            <w:b/>
            <w:bCs/>
            <w:sz w:val="24"/>
            <w:szCs w:val="24"/>
          </w:rPr>
          <w:t xml:space="preserve">. </w:t>
        </w:r>
      </w:ins>
      <w:del w:id="48" w:author="Author">
        <w:r w:rsidDel="00832844">
          <w:rPr>
            <w:rFonts w:ascii="Times New Roman" w:hAnsi="Times New Roman" w:cs="Times New Roman"/>
            <w:b/>
            <w:bCs/>
            <w:sz w:val="24"/>
            <w:szCs w:val="24"/>
          </w:rPr>
          <w:delText>.0</w:delText>
        </w:r>
      </w:del>
      <w:r>
        <w:rPr>
          <w:rFonts w:ascii="Times New Roman" w:hAnsi="Times New Roman" w:cs="Times New Roman"/>
          <w:b/>
          <w:bCs/>
          <w:sz w:val="24"/>
          <w:szCs w:val="24"/>
        </w:rPr>
        <w:t xml:space="preserve"> </w:t>
      </w:r>
      <w:commentRangeStart w:id="49"/>
      <w:r w:rsidR="006863CE" w:rsidRPr="00FA57D4">
        <w:rPr>
          <w:rFonts w:ascii="Times New Roman" w:hAnsi="Times New Roman" w:cs="Times New Roman"/>
          <w:b/>
          <w:bCs/>
          <w:sz w:val="24"/>
          <w:szCs w:val="24"/>
        </w:rPr>
        <w:t>Introduction</w:t>
      </w:r>
      <w:commentRangeEnd w:id="49"/>
      <w:r w:rsidR="006839DF">
        <w:rPr>
          <w:rStyle w:val="CommentReference"/>
          <w:rFonts w:eastAsiaTheme="minorHAnsi"/>
          <w:lang w:eastAsia="en-US"/>
        </w:rPr>
        <w:commentReference w:id="49"/>
      </w:r>
    </w:p>
    <w:p w14:paraId="6734B966" w14:textId="60855431" w:rsidR="000163B6" w:rsidRPr="006879D1" w:rsidRDefault="000163B6" w:rsidP="00D711CA">
      <w:pPr>
        <w:autoSpaceDE w:val="0"/>
        <w:autoSpaceDN w:val="0"/>
        <w:adjustRightInd w:val="0"/>
        <w:spacing w:after="0" w:line="480" w:lineRule="auto"/>
        <w:ind w:firstLine="432"/>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Harmful algal blooms (HABs) have been increasing globally, with more HA</w:t>
      </w:r>
      <w:r w:rsidR="00B67144">
        <w:rPr>
          <w:rFonts w:ascii="Times New Roman" w:eastAsia="Times New Roman" w:hAnsi="Times New Roman" w:cs="Times New Roman"/>
          <w:iCs/>
          <w:color w:val="000000" w:themeColor="text1"/>
          <w:sz w:val="24"/>
          <w:szCs w:val="24"/>
        </w:rPr>
        <w:t>B</w:t>
      </w:r>
      <w:r>
        <w:rPr>
          <w:rFonts w:ascii="Times New Roman" w:eastAsia="Times New Roman" w:hAnsi="Times New Roman" w:cs="Times New Roman"/>
          <w:iCs/>
          <w:color w:val="000000" w:themeColor="text1"/>
          <w:sz w:val="24"/>
          <w:szCs w:val="24"/>
        </w:rPr>
        <w:t xml:space="preserve">s, more often in new and </w:t>
      </w:r>
      <w:r w:rsidRPr="006879D1">
        <w:rPr>
          <w:rFonts w:ascii="Times New Roman" w:eastAsia="Times New Roman" w:hAnsi="Times New Roman" w:cs="Times New Roman"/>
          <w:iCs/>
          <w:color w:val="000000" w:themeColor="text1"/>
          <w:sz w:val="24"/>
          <w:szCs w:val="24"/>
        </w:rPr>
        <w:t>different places, often lasting longer and having a wide range of environmental impacts and toxicities (e.g., Anderson</w:t>
      </w:r>
      <w:r w:rsidR="00E662C0">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1989</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Hallegraeff</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1993</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Glibert and Burkholder</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2018). Both nutrient pollution and climate change are now recognized to play important roles in this expansion (Anderson</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2002</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Heisler et al.</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2008</w:t>
      </w:r>
      <w:r w:rsidR="00761CC2">
        <w:rPr>
          <w:rFonts w:ascii="Times New Roman" w:eastAsia="Times New Roman" w:hAnsi="Times New Roman" w:cs="Times New Roman"/>
          <w:iCs/>
          <w:color w:val="000000" w:themeColor="text1"/>
          <w:sz w:val="24"/>
          <w:szCs w:val="24"/>
        </w:rPr>
        <w:t xml:space="preserve">; </w:t>
      </w:r>
      <w:r w:rsidR="004E5525" w:rsidRPr="006879D1">
        <w:rPr>
          <w:rFonts w:ascii="Times New Roman" w:eastAsia="Times New Roman" w:hAnsi="Times New Roman" w:cs="Times New Roman"/>
          <w:iCs/>
          <w:color w:val="000000" w:themeColor="text1"/>
          <w:sz w:val="24"/>
          <w:szCs w:val="24"/>
        </w:rPr>
        <w:t>Fu et al.</w:t>
      </w:r>
      <w:r w:rsidR="00761CC2">
        <w:rPr>
          <w:rFonts w:ascii="Times New Roman" w:eastAsia="Times New Roman" w:hAnsi="Times New Roman" w:cs="Times New Roman"/>
          <w:iCs/>
          <w:color w:val="000000" w:themeColor="text1"/>
          <w:sz w:val="24"/>
          <w:szCs w:val="24"/>
        </w:rPr>
        <w:t>,</w:t>
      </w:r>
      <w:r w:rsidR="004E5525" w:rsidRPr="006879D1">
        <w:rPr>
          <w:rFonts w:ascii="Times New Roman" w:eastAsia="Times New Roman" w:hAnsi="Times New Roman" w:cs="Times New Roman"/>
          <w:iCs/>
          <w:color w:val="000000" w:themeColor="text1"/>
          <w:sz w:val="24"/>
          <w:szCs w:val="24"/>
        </w:rPr>
        <w:t xml:space="preserve"> 2012</w:t>
      </w:r>
      <w:r w:rsidR="00761CC2">
        <w:rPr>
          <w:rFonts w:ascii="Times New Roman" w:eastAsia="Times New Roman" w:hAnsi="Times New Roman" w:cs="Times New Roman"/>
          <w:iCs/>
          <w:color w:val="000000" w:themeColor="text1"/>
          <w:sz w:val="24"/>
          <w:szCs w:val="24"/>
        </w:rPr>
        <w:t>;</w:t>
      </w:r>
      <w:r w:rsidR="004E5525" w:rsidRPr="006879D1">
        <w:rPr>
          <w:rFonts w:ascii="Times New Roman" w:eastAsia="Times New Roman" w:hAnsi="Times New Roman" w:cs="Times New Roman"/>
          <w:iCs/>
          <w:color w:val="000000" w:themeColor="text1"/>
          <w:sz w:val="24"/>
          <w:szCs w:val="24"/>
        </w:rPr>
        <w:t xml:space="preserve"> </w:t>
      </w:r>
      <w:r w:rsidRPr="006879D1">
        <w:rPr>
          <w:rFonts w:ascii="Times New Roman" w:eastAsia="Times New Roman" w:hAnsi="Times New Roman" w:cs="Times New Roman"/>
          <w:iCs/>
          <w:color w:val="000000" w:themeColor="text1"/>
          <w:sz w:val="24"/>
          <w:szCs w:val="24"/>
        </w:rPr>
        <w:t xml:space="preserve">Wells </w:t>
      </w:r>
      <w:r w:rsidR="00BD5C0A" w:rsidRPr="006879D1">
        <w:rPr>
          <w:rFonts w:ascii="Times New Roman" w:eastAsia="Times New Roman" w:hAnsi="Times New Roman" w:cs="Times New Roman"/>
          <w:iCs/>
          <w:color w:val="000000" w:themeColor="text1"/>
          <w:sz w:val="24"/>
          <w:szCs w:val="24"/>
        </w:rPr>
        <w:t>et al.</w:t>
      </w:r>
      <w:r w:rsidR="00761CC2">
        <w:rPr>
          <w:rFonts w:ascii="Times New Roman" w:eastAsia="Times New Roman" w:hAnsi="Times New Roman" w:cs="Times New Roman"/>
          <w:iCs/>
          <w:color w:val="000000" w:themeColor="text1"/>
          <w:sz w:val="24"/>
          <w:szCs w:val="24"/>
        </w:rPr>
        <w:t>,</w:t>
      </w:r>
      <w:r w:rsidR="00BD5C0A" w:rsidRPr="006879D1">
        <w:rPr>
          <w:rFonts w:ascii="Times New Roman" w:eastAsia="Times New Roman" w:hAnsi="Times New Roman" w:cs="Times New Roman"/>
          <w:iCs/>
          <w:color w:val="000000" w:themeColor="text1"/>
          <w:sz w:val="24"/>
          <w:szCs w:val="24"/>
        </w:rPr>
        <w:t xml:space="preserve"> </w:t>
      </w:r>
      <w:r w:rsidRPr="006879D1">
        <w:rPr>
          <w:rFonts w:ascii="Times New Roman" w:eastAsia="Times New Roman" w:hAnsi="Times New Roman" w:cs="Times New Roman"/>
          <w:iCs/>
          <w:color w:val="000000" w:themeColor="text1"/>
          <w:sz w:val="24"/>
          <w:szCs w:val="24"/>
        </w:rPr>
        <w:t>2015</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Glibert and Burford</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2017</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Glibert</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2019</w:t>
      </w:r>
      <w:r w:rsidR="00BD5C0A" w:rsidRPr="006879D1">
        <w:rPr>
          <w:rFonts w:ascii="Times New Roman" w:eastAsia="Times New Roman" w:hAnsi="Times New Roman" w:cs="Times New Roman"/>
          <w:iCs/>
          <w:color w:val="000000" w:themeColor="text1"/>
          <w:sz w:val="24"/>
          <w:szCs w:val="24"/>
        </w:rPr>
        <w:t>a</w:t>
      </w:r>
      <w:r w:rsidRPr="006879D1">
        <w:rPr>
          <w:rFonts w:ascii="Times New Roman" w:eastAsia="Times New Roman" w:hAnsi="Times New Roman" w:cs="Times New Roman"/>
          <w:iCs/>
          <w:color w:val="000000" w:themeColor="text1"/>
          <w:sz w:val="24"/>
          <w:szCs w:val="24"/>
        </w:rPr>
        <w:t>).</w:t>
      </w:r>
    </w:p>
    <w:p w14:paraId="0AC11EA6" w14:textId="288A815B" w:rsidR="00A60080" w:rsidRPr="006879D1" w:rsidRDefault="000163B6" w:rsidP="00E922D4">
      <w:pPr>
        <w:autoSpaceDE w:val="0"/>
        <w:autoSpaceDN w:val="0"/>
        <w:adjustRightInd w:val="0"/>
        <w:spacing w:after="0" w:line="480" w:lineRule="auto"/>
        <w:ind w:firstLine="432"/>
        <w:rPr>
          <w:rFonts w:ascii="Times New Roman" w:eastAsia="Times New Roman" w:hAnsi="Times New Roman" w:cs="Times New Roman"/>
          <w:color w:val="000000" w:themeColor="text1"/>
          <w:sz w:val="24"/>
          <w:szCs w:val="24"/>
        </w:rPr>
      </w:pPr>
      <w:r w:rsidRPr="006879D1">
        <w:rPr>
          <w:rFonts w:ascii="Times New Roman" w:eastAsia="Times New Roman" w:hAnsi="Times New Roman" w:cs="Times New Roman"/>
          <w:iCs/>
          <w:color w:val="000000" w:themeColor="text1"/>
          <w:sz w:val="24"/>
          <w:szCs w:val="24"/>
        </w:rPr>
        <w:t xml:space="preserve"> </w:t>
      </w:r>
      <w:r w:rsidR="00A97698" w:rsidRPr="006879D1">
        <w:rPr>
          <w:rFonts w:ascii="Times New Roman" w:eastAsia="Times New Roman" w:hAnsi="Times New Roman" w:cs="Times New Roman"/>
          <w:iCs/>
          <w:color w:val="000000" w:themeColor="text1"/>
          <w:sz w:val="24"/>
          <w:szCs w:val="24"/>
        </w:rPr>
        <w:t xml:space="preserve">Blooms of </w:t>
      </w:r>
      <w:r w:rsidRPr="006879D1">
        <w:rPr>
          <w:rFonts w:ascii="Times New Roman" w:eastAsia="Times New Roman" w:hAnsi="Times New Roman" w:cs="Times New Roman"/>
          <w:iCs/>
          <w:color w:val="000000" w:themeColor="text1"/>
          <w:sz w:val="24"/>
          <w:szCs w:val="24"/>
        </w:rPr>
        <w:t xml:space="preserve">the toxic dinoflagellate </w:t>
      </w:r>
      <w:r w:rsidR="00A97698" w:rsidRPr="006879D1">
        <w:rPr>
          <w:rFonts w:ascii="Times New Roman" w:eastAsia="Times New Roman" w:hAnsi="Times New Roman" w:cs="Times New Roman"/>
          <w:i/>
          <w:color w:val="000000" w:themeColor="text1"/>
          <w:sz w:val="24"/>
          <w:szCs w:val="24"/>
        </w:rPr>
        <w:t>K</w:t>
      </w:r>
      <w:r w:rsidR="003614D6" w:rsidRPr="006879D1">
        <w:rPr>
          <w:rFonts w:ascii="Times New Roman" w:eastAsia="Times New Roman" w:hAnsi="Times New Roman" w:cs="Times New Roman"/>
          <w:i/>
          <w:color w:val="000000" w:themeColor="text1"/>
          <w:sz w:val="24"/>
          <w:szCs w:val="24"/>
        </w:rPr>
        <w:t>arenia</w:t>
      </w:r>
      <w:r w:rsidR="00A97698" w:rsidRPr="006879D1">
        <w:rPr>
          <w:rFonts w:ascii="Times New Roman" w:eastAsia="Times New Roman" w:hAnsi="Times New Roman" w:cs="Times New Roman"/>
          <w:i/>
          <w:color w:val="000000" w:themeColor="text1"/>
          <w:sz w:val="24"/>
          <w:szCs w:val="24"/>
        </w:rPr>
        <w:t xml:space="preserve"> brevis </w:t>
      </w:r>
      <w:r w:rsidR="00A97698" w:rsidRPr="006879D1">
        <w:rPr>
          <w:rFonts w:ascii="Times New Roman" w:eastAsia="Times New Roman" w:hAnsi="Times New Roman" w:cs="Times New Roman"/>
          <w:color w:val="000000" w:themeColor="text1"/>
          <w:sz w:val="24"/>
          <w:szCs w:val="24"/>
        </w:rPr>
        <w:t xml:space="preserve">occur almost annually on the West Florida Shelf </w:t>
      </w:r>
      <w:ins w:id="50" w:author="Author">
        <w:r w:rsidR="00BD1E1B">
          <w:rPr>
            <w:rFonts w:ascii="Times New Roman" w:eastAsia="Times New Roman" w:hAnsi="Times New Roman" w:cs="Times New Roman"/>
            <w:color w:val="000000" w:themeColor="text1"/>
            <w:sz w:val="24"/>
            <w:szCs w:val="24"/>
          </w:rPr>
          <w:t xml:space="preserve">(WFS) </w:t>
        </w:r>
      </w:ins>
      <w:r w:rsidR="00A97698" w:rsidRPr="006879D1">
        <w:rPr>
          <w:rFonts w:ascii="Times New Roman" w:eastAsia="Times New Roman" w:hAnsi="Times New Roman" w:cs="Times New Roman"/>
          <w:color w:val="000000" w:themeColor="text1"/>
          <w:sz w:val="24"/>
          <w:szCs w:val="24"/>
        </w:rPr>
        <w:t xml:space="preserve">and historical accounts show that </w:t>
      </w:r>
      <w:r w:rsidR="00A6262C" w:rsidRPr="006879D1">
        <w:rPr>
          <w:rFonts w:ascii="Times New Roman" w:eastAsia="Times New Roman" w:hAnsi="Times New Roman" w:cs="Times New Roman"/>
          <w:color w:val="000000" w:themeColor="text1"/>
          <w:sz w:val="24"/>
          <w:szCs w:val="24"/>
        </w:rPr>
        <w:t>they</w:t>
      </w:r>
      <w:r w:rsidR="00A97698" w:rsidRPr="006879D1">
        <w:rPr>
          <w:rFonts w:ascii="Times New Roman" w:eastAsia="Times New Roman" w:hAnsi="Times New Roman" w:cs="Times New Roman"/>
          <w:color w:val="000000" w:themeColor="text1"/>
          <w:sz w:val="24"/>
          <w:szCs w:val="24"/>
        </w:rPr>
        <w:t xml:space="preserve"> have occurred since at least the 16</w:t>
      </w:r>
      <w:r w:rsidR="00A97698" w:rsidRPr="006879D1">
        <w:rPr>
          <w:rFonts w:ascii="Times New Roman" w:eastAsia="Times New Roman" w:hAnsi="Times New Roman" w:cs="Times New Roman"/>
          <w:color w:val="000000" w:themeColor="text1"/>
          <w:sz w:val="24"/>
          <w:szCs w:val="24"/>
          <w:vertAlign w:val="superscript"/>
        </w:rPr>
        <w:t>th</w:t>
      </w:r>
      <w:r w:rsidR="00A97698" w:rsidRPr="006879D1">
        <w:rPr>
          <w:rFonts w:ascii="Times New Roman" w:eastAsia="Times New Roman" w:hAnsi="Times New Roman" w:cs="Times New Roman"/>
          <w:color w:val="000000" w:themeColor="text1"/>
          <w:sz w:val="24"/>
          <w:szCs w:val="24"/>
        </w:rPr>
        <w:t xml:space="preserve"> century</w:t>
      </w:r>
      <w:r w:rsidR="007901E3" w:rsidRPr="006879D1">
        <w:rPr>
          <w:rFonts w:ascii="Times New Roman" w:eastAsia="Times New Roman" w:hAnsi="Times New Roman" w:cs="Times New Roman"/>
          <w:color w:val="000000" w:themeColor="text1"/>
          <w:sz w:val="24"/>
          <w:szCs w:val="24"/>
        </w:rPr>
        <w:t xml:space="preserve"> </w:t>
      </w:r>
      <w:r w:rsidR="00EA63C2" w:rsidRPr="006879D1">
        <w:rPr>
          <w:rFonts w:ascii="Times New Roman" w:eastAsia="Times New Roman" w:hAnsi="Times New Roman" w:cs="Times New Roman"/>
          <w:color w:val="000000" w:themeColor="text1"/>
          <w:sz w:val="24"/>
          <w:szCs w:val="24"/>
        </w:rPr>
        <w:t>(Steidinger</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00A6262C" w:rsidRPr="006879D1">
        <w:rPr>
          <w:rFonts w:ascii="Times New Roman" w:eastAsia="Times New Roman" w:hAnsi="Times New Roman" w:cs="Times New Roman"/>
          <w:color w:val="000000" w:themeColor="text1"/>
          <w:sz w:val="24"/>
          <w:szCs w:val="24"/>
        </w:rPr>
        <w:t xml:space="preserve">. </w:t>
      </w:r>
      <w:r w:rsidR="00A97698" w:rsidRPr="006879D1">
        <w:rPr>
          <w:rFonts w:ascii="Times New Roman" w:eastAsia="Times New Roman" w:hAnsi="Times New Roman" w:cs="Times New Roman"/>
          <w:color w:val="000000" w:themeColor="text1"/>
          <w:sz w:val="24"/>
          <w:szCs w:val="24"/>
        </w:rPr>
        <w:t xml:space="preserve"> </w:t>
      </w:r>
      <w:r w:rsidR="00A6262C" w:rsidRPr="006879D1">
        <w:rPr>
          <w:rFonts w:ascii="Times New Roman" w:eastAsia="Times New Roman" w:hAnsi="Times New Roman" w:cs="Times New Roman"/>
          <w:color w:val="000000" w:themeColor="text1"/>
          <w:sz w:val="24"/>
          <w:szCs w:val="24"/>
        </w:rPr>
        <w:t>However,</w:t>
      </w:r>
      <w:r w:rsidR="00A97698" w:rsidRPr="006879D1">
        <w:rPr>
          <w:rFonts w:ascii="Times New Roman" w:eastAsia="Times New Roman" w:hAnsi="Times New Roman" w:cs="Times New Roman"/>
          <w:color w:val="000000" w:themeColor="text1"/>
          <w:sz w:val="24"/>
          <w:szCs w:val="24"/>
        </w:rPr>
        <w:t xml:space="preserve"> recent analyses suggest that bloom event</w:t>
      </w:r>
      <w:r w:rsidR="00977F6D" w:rsidRPr="006879D1">
        <w:rPr>
          <w:rFonts w:ascii="Times New Roman" w:eastAsia="Times New Roman" w:hAnsi="Times New Roman" w:cs="Times New Roman"/>
          <w:color w:val="000000" w:themeColor="text1"/>
          <w:sz w:val="24"/>
          <w:szCs w:val="24"/>
        </w:rPr>
        <w:t>s have</w:t>
      </w:r>
      <w:r w:rsidR="00A97698" w:rsidRPr="006879D1">
        <w:rPr>
          <w:rFonts w:ascii="Times New Roman" w:eastAsia="Times New Roman" w:hAnsi="Times New Roman" w:cs="Times New Roman"/>
          <w:color w:val="000000" w:themeColor="text1"/>
          <w:sz w:val="24"/>
          <w:szCs w:val="24"/>
        </w:rPr>
        <w:t xml:space="preserve"> increased </w:t>
      </w:r>
      <w:r w:rsidR="00FE61BD" w:rsidRPr="006879D1">
        <w:rPr>
          <w:rFonts w:ascii="Times New Roman" w:eastAsia="Times New Roman" w:hAnsi="Times New Roman" w:cs="Times New Roman"/>
          <w:color w:val="000000" w:themeColor="text1"/>
          <w:sz w:val="24"/>
          <w:szCs w:val="24"/>
        </w:rPr>
        <w:t>15</w:t>
      </w:r>
      <w:r w:rsidR="00A97698" w:rsidRPr="006879D1">
        <w:rPr>
          <w:rFonts w:ascii="Times New Roman" w:eastAsia="Times New Roman" w:hAnsi="Times New Roman" w:cs="Times New Roman"/>
          <w:color w:val="000000" w:themeColor="text1"/>
          <w:sz w:val="24"/>
          <w:szCs w:val="24"/>
        </w:rPr>
        <w:t>-fold from the 1950s to 1990s</w:t>
      </w:r>
      <w:r w:rsidR="007901E3" w:rsidRPr="006879D1">
        <w:rPr>
          <w:rFonts w:ascii="Times New Roman" w:eastAsia="Times New Roman" w:hAnsi="Times New Roman" w:cs="Times New Roman"/>
          <w:color w:val="000000" w:themeColor="text1"/>
          <w:sz w:val="24"/>
          <w:szCs w:val="24"/>
        </w:rPr>
        <w:t xml:space="preserve"> </w:t>
      </w:r>
      <w:r w:rsidR="00EA63C2" w:rsidRPr="006879D1">
        <w:rPr>
          <w:rFonts w:ascii="Times New Roman" w:eastAsia="Times New Roman" w:hAnsi="Times New Roman" w:cs="Times New Roman"/>
          <w:color w:val="000000" w:themeColor="text1"/>
          <w:sz w:val="24"/>
          <w:szCs w:val="24"/>
        </w:rPr>
        <w:t>(Brand and Compton</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2007)</w:t>
      </w:r>
      <w:r w:rsidR="006A3D5B" w:rsidRPr="006879D1">
        <w:rPr>
          <w:rFonts w:ascii="Times New Roman" w:eastAsia="Times New Roman" w:hAnsi="Times New Roman" w:cs="Times New Roman"/>
          <w:color w:val="000000" w:themeColor="text1"/>
          <w:sz w:val="24"/>
          <w:szCs w:val="24"/>
        </w:rPr>
        <w:t xml:space="preserve">. </w:t>
      </w:r>
      <w:r w:rsidR="006A3D5B" w:rsidRPr="006879D1">
        <w:rPr>
          <w:rFonts w:ascii="Times New Roman" w:hAnsi="Times New Roman" w:cs="Times New Roman"/>
          <w:color w:val="000000" w:themeColor="text1"/>
          <w:sz w:val="24"/>
          <w:szCs w:val="24"/>
        </w:rPr>
        <w:t xml:space="preserve">From </w:t>
      </w:r>
      <w:r w:rsidR="006A3D5B" w:rsidRPr="004E5525">
        <w:rPr>
          <w:rFonts w:ascii="Times New Roman" w:hAnsi="Times New Roman" w:cs="Times New Roman"/>
          <w:color w:val="000000" w:themeColor="text1"/>
          <w:sz w:val="24"/>
          <w:szCs w:val="24"/>
        </w:rPr>
        <w:t>2017-2019</w:t>
      </w:r>
      <w:r w:rsidR="00A6262C" w:rsidRPr="004E5525">
        <w:rPr>
          <w:rFonts w:ascii="Times New Roman" w:hAnsi="Times New Roman" w:cs="Times New Roman"/>
          <w:color w:val="000000" w:themeColor="text1"/>
          <w:sz w:val="24"/>
          <w:szCs w:val="24"/>
        </w:rPr>
        <w:t>,</w:t>
      </w:r>
      <w:r w:rsidR="006A3D5B" w:rsidRPr="004E5525">
        <w:rPr>
          <w:rFonts w:ascii="Times New Roman" w:hAnsi="Times New Roman" w:cs="Times New Roman"/>
          <w:color w:val="000000" w:themeColor="text1"/>
          <w:sz w:val="24"/>
          <w:szCs w:val="24"/>
        </w:rPr>
        <w:t xml:space="preserve"> southwest Florida experienced an unusually prolonged (18 months) </w:t>
      </w:r>
      <w:r w:rsidR="006A3D5B" w:rsidRPr="004E5525">
        <w:rPr>
          <w:rFonts w:ascii="Times New Roman" w:hAnsi="Times New Roman" w:cs="Times New Roman"/>
          <w:i/>
          <w:iCs/>
          <w:color w:val="000000" w:themeColor="text1"/>
          <w:sz w:val="24"/>
          <w:szCs w:val="24"/>
        </w:rPr>
        <w:t>K. brevis</w:t>
      </w:r>
      <w:r w:rsidR="006A3D5B" w:rsidRPr="004E5525">
        <w:rPr>
          <w:rFonts w:ascii="Times New Roman" w:hAnsi="Times New Roman" w:cs="Times New Roman"/>
          <w:color w:val="000000" w:themeColor="text1"/>
          <w:sz w:val="24"/>
          <w:szCs w:val="24"/>
        </w:rPr>
        <w:t xml:space="preserve"> bloom. At its maximum, this bloom covered a region </w:t>
      </w:r>
      <w:del w:id="51" w:author="Author">
        <w:r w:rsidR="006A3D5B" w:rsidRPr="004E5525" w:rsidDel="00BD1E1B">
          <w:rPr>
            <w:rFonts w:ascii="Times New Roman" w:hAnsi="Times New Roman" w:cs="Times New Roman"/>
            <w:color w:val="000000" w:themeColor="text1"/>
            <w:sz w:val="24"/>
            <w:szCs w:val="24"/>
          </w:rPr>
          <w:delText xml:space="preserve">about </w:delText>
        </w:r>
        <w:r w:rsidR="00227176" w:rsidRPr="004E5525" w:rsidDel="00BD1E1B">
          <w:rPr>
            <w:rFonts w:ascii="Times New Roman" w:hAnsi="Times New Roman" w:cs="Times New Roman"/>
            <w:color w:val="000000" w:themeColor="text1"/>
            <w:sz w:val="24"/>
            <w:szCs w:val="24"/>
          </w:rPr>
          <w:delText xml:space="preserve">the </w:delText>
        </w:r>
        <w:r w:rsidR="006863CE" w:rsidRPr="004E5525" w:rsidDel="00BD1E1B">
          <w:rPr>
            <w:rFonts w:ascii="Times New Roman" w:hAnsi="Times New Roman" w:cs="Times New Roman"/>
            <w:color w:val="000000" w:themeColor="text1"/>
            <w:sz w:val="24"/>
            <w:szCs w:val="24"/>
          </w:rPr>
          <w:delText xml:space="preserve">length of the </w:delText>
        </w:r>
        <w:r w:rsidR="00227176" w:rsidRPr="004E5525" w:rsidDel="00BD1E1B">
          <w:rPr>
            <w:rFonts w:ascii="Times New Roman" w:hAnsi="Times New Roman" w:cs="Times New Roman"/>
            <w:color w:val="000000" w:themeColor="text1"/>
            <w:sz w:val="24"/>
            <w:szCs w:val="24"/>
          </w:rPr>
          <w:delText xml:space="preserve">state of </w:delText>
        </w:r>
        <w:r w:rsidR="006A3D5B" w:rsidRPr="004E5525" w:rsidDel="00BD1E1B">
          <w:rPr>
            <w:rFonts w:ascii="Times New Roman" w:hAnsi="Times New Roman" w:cs="Times New Roman"/>
            <w:color w:val="000000" w:themeColor="text1"/>
            <w:sz w:val="24"/>
            <w:szCs w:val="24"/>
          </w:rPr>
          <w:delText>New Jersey,</w:delText>
        </w:r>
      </w:del>
      <w:ins w:id="52" w:author="Author">
        <w:r w:rsidR="00BD1E1B">
          <w:rPr>
            <w:rFonts w:ascii="Times New Roman" w:hAnsi="Times New Roman" w:cs="Times New Roman"/>
            <w:color w:val="000000" w:themeColor="text1"/>
            <w:sz w:val="24"/>
            <w:szCs w:val="24"/>
          </w:rPr>
          <w:t>with</w:t>
        </w:r>
      </w:ins>
      <w:r w:rsidR="006A3D5B" w:rsidRPr="004E5525">
        <w:rPr>
          <w:rFonts w:ascii="Times New Roman" w:hAnsi="Times New Roman" w:cs="Times New Roman"/>
          <w:color w:val="000000" w:themeColor="text1"/>
          <w:sz w:val="24"/>
          <w:szCs w:val="24"/>
        </w:rPr>
        <w:t xml:space="preserve"> </w:t>
      </w:r>
      <w:r w:rsidR="00A60080" w:rsidRPr="004E5525">
        <w:rPr>
          <w:rFonts w:ascii="Times New Roman" w:hAnsi="Times New Roman" w:cs="Times New Roman"/>
          <w:color w:val="000000" w:themeColor="text1"/>
          <w:sz w:val="24"/>
          <w:szCs w:val="24"/>
        </w:rPr>
        <w:t xml:space="preserve">more than </w:t>
      </w:r>
      <w:r w:rsidR="006863CE" w:rsidRPr="006879D1">
        <w:rPr>
          <w:rFonts w:ascii="Times New Roman" w:hAnsi="Times New Roman" w:cs="Times New Roman"/>
          <w:color w:val="000000" w:themeColor="text1"/>
          <w:sz w:val="24"/>
          <w:szCs w:val="24"/>
        </w:rPr>
        <w:t>250</w:t>
      </w:r>
      <w:r w:rsidR="006A3D5B" w:rsidRPr="006879D1">
        <w:rPr>
          <w:rFonts w:ascii="Times New Roman" w:hAnsi="Times New Roman" w:cs="Times New Roman"/>
          <w:color w:val="000000" w:themeColor="text1"/>
          <w:sz w:val="24"/>
          <w:szCs w:val="24"/>
        </w:rPr>
        <w:t xml:space="preserve"> km of coastline, encompassing recreational beaches and numerous commercial and recreational shellfish beds</w:t>
      </w:r>
      <w:r w:rsidR="00FE61BD" w:rsidRPr="006879D1">
        <w:rPr>
          <w:rFonts w:ascii="Times New Roman" w:hAnsi="Times New Roman" w:cs="Times New Roman"/>
          <w:color w:val="000000" w:themeColor="text1"/>
          <w:sz w:val="24"/>
          <w:szCs w:val="24"/>
        </w:rPr>
        <w:t xml:space="preserve"> (Fig. 1</w:t>
      </w:r>
      <w:r w:rsidR="00B67144" w:rsidRPr="006879D1">
        <w:rPr>
          <w:rFonts w:ascii="Times New Roman" w:hAnsi="Times New Roman" w:cs="Times New Roman"/>
          <w:color w:val="000000" w:themeColor="text1"/>
          <w:sz w:val="24"/>
          <w:szCs w:val="24"/>
        </w:rPr>
        <w:t>; Glibert</w:t>
      </w:r>
      <w:r w:rsidR="00761CC2">
        <w:rPr>
          <w:rFonts w:ascii="Times New Roman" w:hAnsi="Times New Roman" w:cs="Times New Roman"/>
          <w:color w:val="000000" w:themeColor="text1"/>
          <w:sz w:val="24"/>
          <w:szCs w:val="24"/>
        </w:rPr>
        <w:t>,</w:t>
      </w:r>
      <w:r w:rsidR="00B67144" w:rsidRPr="006879D1">
        <w:rPr>
          <w:rFonts w:ascii="Times New Roman" w:hAnsi="Times New Roman" w:cs="Times New Roman"/>
          <w:color w:val="000000" w:themeColor="text1"/>
          <w:sz w:val="24"/>
          <w:szCs w:val="24"/>
        </w:rPr>
        <w:t xml:space="preserve"> 2019</w:t>
      </w:r>
      <w:r w:rsidR="00BD5C0A" w:rsidRPr="006879D1">
        <w:rPr>
          <w:rFonts w:ascii="Times New Roman" w:hAnsi="Times New Roman" w:cs="Times New Roman"/>
          <w:color w:val="000000" w:themeColor="text1"/>
          <w:sz w:val="24"/>
          <w:szCs w:val="24"/>
        </w:rPr>
        <w:t>b</w:t>
      </w:r>
      <w:r w:rsidR="00FE61BD" w:rsidRPr="006879D1">
        <w:rPr>
          <w:rFonts w:ascii="Times New Roman" w:hAnsi="Times New Roman" w:cs="Times New Roman"/>
          <w:color w:val="000000" w:themeColor="text1"/>
          <w:sz w:val="24"/>
          <w:szCs w:val="24"/>
        </w:rPr>
        <w:t>)</w:t>
      </w:r>
      <w:r w:rsidR="006A3D5B" w:rsidRPr="006879D1">
        <w:rPr>
          <w:rFonts w:ascii="Times New Roman" w:hAnsi="Times New Roman" w:cs="Times New Roman"/>
          <w:color w:val="000000" w:themeColor="text1"/>
          <w:sz w:val="24"/>
          <w:szCs w:val="24"/>
        </w:rPr>
        <w:t>.</w:t>
      </w:r>
      <w:r w:rsidR="00E7339D" w:rsidRPr="006879D1">
        <w:rPr>
          <w:rFonts w:ascii="Times New Roman" w:hAnsi="Times New Roman" w:cs="Times New Roman"/>
          <w:color w:val="000000" w:themeColor="text1"/>
          <w:sz w:val="24"/>
          <w:szCs w:val="24"/>
        </w:rPr>
        <w:t xml:space="preserve"> </w:t>
      </w:r>
      <w:r w:rsidR="006A3D5B" w:rsidRPr="006879D1">
        <w:rPr>
          <w:rFonts w:ascii="Times New Roman" w:eastAsia="Times New Roman" w:hAnsi="Times New Roman" w:cs="Times New Roman"/>
          <w:color w:val="000000" w:themeColor="text1"/>
          <w:sz w:val="24"/>
          <w:szCs w:val="24"/>
        </w:rPr>
        <w:t xml:space="preserve">With Florida’s continuing </w:t>
      </w:r>
      <w:r w:rsidR="00E7339D" w:rsidRPr="006879D1">
        <w:rPr>
          <w:rFonts w:ascii="Times New Roman" w:eastAsia="Times New Roman" w:hAnsi="Times New Roman" w:cs="Times New Roman"/>
          <w:color w:val="000000" w:themeColor="text1"/>
          <w:sz w:val="24"/>
          <w:szCs w:val="24"/>
        </w:rPr>
        <w:t xml:space="preserve">population </w:t>
      </w:r>
      <w:r w:rsidR="00A6262C" w:rsidRPr="006879D1">
        <w:rPr>
          <w:rFonts w:ascii="Times New Roman" w:eastAsia="Times New Roman" w:hAnsi="Times New Roman" w:cs="Times New Roman"/>
          <w:color w:val="000000" w:themeColor="text1"/>
          <w:sz w:val="24"/>
          <w:szCs w:val="24"/>
        </w:rPr>
        <w:t>growth</w:t>
      </w:r>
      <w:r w:rsidR="006A3D5B" w:rsidRPr="006879D1">
        <w:rPr>
          <w:rFonts w:ascii="Times New Roman" w:eastAsia="Times New Roman" w:hAnsi="Times New Roman" w:cs="Times New Roman"/>
          <w:color w:val="000000" w:themeColor="text1"/>
          <w:sz w:val="24"/>
          <w:szCs w:val="24"/>
        </w:rPr>
        <w:t xml:space="preserve">, more people are exposed to </w:t>
      </w:r>
      <w:r w:rsidR="006A3D5B" w:rsidRPr="006879D1">
        <w:rPr>
          <w:rFonts w:ascii="Times New Roman" w:eastAsia="Times New Roman" w:hAnsi="Times New Roman" w:cs="Times New Roman"/>
          <w:i/>
          <w:iCs/>
          <w:color w:val="000000" w:themeColor="text1"/>
          <w:sz w:val="24"/>
          <w:szCs w:val="24"/>
        </w:rPr>
        <w:t>K. brevis</w:t>
      </w:r>
      <w:r w:rsidR="006A3D5B" w:rsidRPr="006879D1">
        <w:rPr>
          <w:rFonts w:ascii="Times New Roman" w:eastAsia="Times New Roman" w:hAnsi="Times New Roman" w:cs="Times New Roman"/>
          <w:color w:val="000000" w:themeColor="text1"/>
          <w:sz w:val="24"/>
          <w:szCs w:val="24"/>
        </w:rPr>
        <w:t xml:space="preserve"> and its toxins than </w:t>
      </w:r>
      <w:commentRangeStart w:id="53"/>
      <w:r w:rsidR="006A3D5B" w:rsidRPr="006879D1">
        <w:rPr>
          <w:rFonts w:ascii="Times New Roman" w:eastAsia="Times New Roman" w:hAnsi="Times New Roman" w:cs="Times New Roman"/>
          <w:color w:val="000000" w:themeColor="text1"/>
          <w:sz w:val="24"/>
          <w:szCs w:val="24"/>
        </w:rPr>
        <w:t>in earlier years</w:t>
      </w:r>
      <w:commentRangeEnd w:id="53"/>
      <w:r w:rsidR="00AE73B2">
        <w:rPr>
          <w:rStyle w:val="CommentReference"/>
          <w:rFonts w:eastAsiaTheme="minorHAnsi"/>
          <w:lang w:eastAsia="en-US"/>
        </w:rPr>
        <w:commentReference w:id="53"/>
      </w:r>
      <w:r w:rsidR="006A3D5B" w:rsidRPr="006879D1">
        <w:rPr>
          <w:rFonts w:ascii="Times New Roman" w:eastAsia="Times New Roman" w:hAnsi="Times New Roman" w:cs="Times New Roman"/>
          <w:color w:val="000000" w:themeColor="text1"/>
          <w:sz w:val="24"/>
          <w:szCs w:val="24"/>
        </w:rPr>
        <w:t xml:space="preserve"> and the p</w:t>
      </w:r>
      <w:commentRangeStart w:id="54"/>
      <w:r w:rsidR="006A3D5B" w:rsidRPr="006879D1">
        <w:rPr>
          <w:rFonts w:ascii="Times New Roman" w:eastAsia="Times New Roman" w:hAnsi="Times New Roman" w:cs="Times New Roman"/>
          <w:color w:val="000000" w:themeColor="text1"/>
          <w:sz w:val="24"/>
          <w:szCs w:val="24"/>
        </w:rPr>
        <w:t>rolonged</w:t>
      </w:r>
      <w:commentRangeEnd w:id="54"/>
      <w:r w:rsidR="00AE73B2">
        <w:rPr>
          <w:rStyle w:val="CommentReference"/>
          <w:rFonts w:eastAsiaTheme="minorHAnsi"/>
          <w:lang w:eastAsia="en-US"/>
        </w:rPr>
        <w:commentReference w:id="54"/>
      </w:r>
      <w:r w:rsidR="006A3D5B" w:rsidRPr="006879D1">
        <w:rPr>
          <w:rFonts w:ascii="Times New Roman" w:eastAsia="Times New Roman" w:hAnsi="Times New Roman" w:cs="Times New Roman"/>
          <w:color w:val="000000" w:themeColor="text1"/>
          <w:sz w:val="24"/>
          <w:szCs w:val="24"/>
        </w:rPr>
        <w:t xml:space="preserve"> duration of recent blooms is increasing the period of exposure</w:t>
      </w:r>
      <w:r w:rsidRPr="006879D1">
        <w:rPr>
          <w:rFonts w:ascii="Times New Roman" w:eastAsia="Times New Roman" w:hAnsi="Times New Roman" w:cs="Times New Roman"/>
          <w:color w:val="000000" w:themeColor="text1"/>
          <w:sz w:val="24"/>
          <w:szCs w:val="24"/>
        </w:rPr>
        <w:t xml:space="preserve"> (Heil et al.</w:t>
      </w:r>
      <w:r w:rsidR="00761CC2">
        <w:rPr>
          <w:rFonts w:ascii="Times New Roman" w:eastAsia="Times New Roman" w:hAnsi="Times New Roman" w:cs="Times New Roman"/>
          <w:color w:val="000000" w:themeColor="text1"/>
          <w:sz w:val="24"/>
          <w:szCs w:val="24"/>
        </w:rPr>
        <w:t>,</w:t>
      </w:r>
      <w:r w:rsidRPr="006879D1">
        <w:rPr>
          <w:rFonts w:ascii="Times New Roman" w:eastAsia="Times New Roman" w:hAnsi="Times New Roman" w:cs="Times New Roman"/>
          <w:color w:val="000000" w:themeColor="text1"/>
          <w:sz w:val="24"/>
          <w:szCs w:val="24"/>
        </w:rPr>
        <w:t xml:space="preserve"> 2014)</w:t>
      </w:r>
      <w:r w:rsidR="006A3D5B" w:rsidRPr="006879D1">
        <w:rPr>
          <w:rFonts w:ascii="Times New Roman" w:eastAsia="Times New Roman" w:hAnsi="Times New Roman" w:cs="Times New Roman"/>
          <w:color w:val="000000" w:themeColor="text1"/>
          <w:sz w:val="24"/>
          <w:szCs w:val="24"/>
        </w:rPr>
        <w:t>.</w:t>
      </w:r>
      <w:r w:rsidR="00D711CA" w:rsidRPr="006879D1" w:rsidDel="00D711CA">
        <w:rPr>
          <w:rFonts w:ascii="Times New Roman" w:eastAsia="Times New Roman" w:hAnsi="Times New Roman" w:cs="Times New Roman"/>
          <w:color w:val="000000" w:themeColor="text1"/>
          <w:sz w:val="24"/>
          <w:szCs w:val="24"/>
        </w:rPr>
        <w:t xml:space="preserve"> </w:t>
      </w:r>
    </w:p>
    <w:p w14:paraId="5B39D9A0" w14:textId="4C90FF3B" w:rsidR="000163B6" w:rsidRPr="006879D1" w:rsidRDefault="000163B6" w:rsidP="0076459A">
      <w:pPr>
        <w:keepNext/>
        <w:autoSpaceDE w:val="0"/>
        <w:autoSpaceDN w:val="0"/>
        <w:adjustRightInd w:val="0"/>
        <w:spacing w:after="0" w:line="480" w:lineRule="auto"/>
        <w:ind w:firstLine="432"/>
        <w:rPr>
          <w:rFonts w:ascii="Times New Roman" w:eastAsia="Times New Roman" w:hAnsi="Times New Roman" w:cs="Times New Roman"/>
          <w:color w:val="000000" w:themeColor="text1"/>
          <w:sz w:val="24"/>
          <w:szCs w:val="24"/>
        </w:rPr>
      </w:pPr>
      <w:r w:rsidRPr="006879D1">
        <w:rPr>
          <w:rFonts w:ascii="Times New Roman" w:hAnsi="Times New Roman" w:cs="Times New Roman"/>
          <w:iCs/>
          <w:color w:val="000000" w:themeColor="text1"/>
          <w:sz w:val="24"/>
          <w:szCs w:val="32"/>
        </w:rPr>
        <w:t>While</w:t>
      </w:r>
      <w:r w:rsidR="00A97698" w:rsidRPr="006879D1">
        <w:rPr>
          <w:rFonts w:ascii="Times New Roman" w:hAnsi="Times New Roman" w:cs="Times New Roman"/>
          <w:iCs/>
          <w:color w:val="000000" w:themeColor="text1"/>
          <w:sz w:val="24"/>
          <w:szCs w:val="32"/>
        </w:rPr>
        <w:t xml:space="preserve"> </w:t>
      </w:r>
      <w:r w:rsidR="00A97698" w:rsidRPr="006879D1">
        <w:rPr>
          <w:rFonts w:ascii="Times New Roman" w:hAnsi="Times New Roman" w:cs="Times New Roman"/>
          <w:i/>
          <w:color w:val="000000" w:themeColor="text1"/>
          <w:sz w:val="24"/>
          <w:szCs w:val="32"/>
        </w:rPr>
        <w:t>K. brevis</w:t>
      </w:r>
      <w:r w:rsidR="00A97698" w:rsidRPr="006879D1">
        <w:rPr>
          <w:rFonts w:ascii="Times New Roman" w:hAnsi="Times New Roman" w:cs="Times New Roman"/>
          <w:color w:val="000000" w:themeColor="text1"/>
          <w:sz w:val="24"/>
          <w:szCs w:val="32"/>
        </w:rPr>
        <w:t xml:space="preserve"> is typically thought of as </w:t>
      </w:r>
      <w:r w:rsidR="002F4047" w:rsidRPr="006879D1">
        <w:rPr>
          <w:rFonts w:ascii="Times New Roman" w:hAnsi="Times New Roman" w:cs="Times New Roman"/>
          <w:color w:val="000000" w:themeColor="text1"/>
          <w:sz w:val="24"/>
          <w:szCs w:val="32"/>
        </w:rPr>
        <w:t xml:space="preserve">a </w:t>
      </w:r>
      <w:r w:rsidR="00A97698" w:rsidRPr="006879D1">
        <w:rPr>
          <w:rFonts w:ascii="Times New Roman" w:hAnsi="Times New Roman" w:cs="Times New Roman"/>
          <w:color w:val="000000" w:themeColor="text1"/>
          <w:sz w:val="24"/>
          <w:szCs w:val="32"/>
        </w:rPr>
        <w:t xml:space="preserve">coastal bloom species, </w:t>
      </w:r>
      <w:r w:rsidR="006863CE" w:rsidRPr="006879D1">
        <w:rPr>
          <w:rFonts w:ascii="Times New Roman" w:hAnsi="Times New Roman" w:cs="Times New Roman"/>
          <w:color w:val="000000" w:themeColor="text1"/>
          <w:sz w:val="24"/>
          <w:szCs w:val="32"/>
        </w:rPr>
        <w:t>blooms</w:t>
      </w:r>
      <w:r w:rsidR="00A97698" w:rsidRPr="006879D1">
        <w:rPr>
          <w:rFonts w:ascii="Times New Roman" w:hAnsi="Times New Roman" w:cs="Times New Roman"/>
          <w:color w:val="000000" w:themeColor="text1"/>
          <w:sz w:val="24"/>
          <w:szCs w:val="32"/>
        </w:rPr>
        <w:t xml:space="preserve"> are actually initiated offshore and then transported to coastal waters where they flourish and persist for months in nutrient-rich waters</w:t>
      </w:r>
      <w:r w:rsidR="00D37DFB" w:rsidRPr="006879D1">
        <w:rPr>
          <w:rFonts w:ascii="Times New Roman" w:hAnsi="Times New Roman" w:cs="Times New Roman"/>
          <w:color w:val="000000" w:themeColor="text1"/>
          <w:sz w:val="24"/>
          <w:szCs w:val="32"/>
        </w:rPr>
        <w:t xml:space="preserve"> </w:t>
      </w:r>
      <w:r w:rsidR="00EA63C2" w:rsidRPr="006879D1">
        <w:rPr>
          <w:rFonts w:ascii="Times New Roman" w:hAnsi="Times New Roman" w:cs="Times New Roman"/>
          <w:color w:val="000000" w:themeColor="text1"/>
          <w:sz w:val="24"/>
          <w:szCs w:val="32"/>
        </w:rPr>
        <w:t>(Steidinger</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2009)</w:t>
      </w:r>
      <w:r w:rsidR="00A97698" w:rsidRPr="006879D1">
        <w:rPr>
          <w:rFonts w:ascii="Times New Roman" w:hAnsi="Times New Roman" w:cs="Times New Roman"/>
          <w:color w:val="000000" w:themeColor="text1"/>
          <w:sz w:val="24"/>
          <w:szCs w:val="32"/>
        </w:rPr>
        <w:t xml:space="preserve">. </w:t>
      </w:r>
      <w:r w:rsidR="006863CE" w:rsidRPr="006879D1">
        <w:rPr>
          <w:rFonts w:ascii="Times New Roman" w:hAnsi="Times New Roman" w:cs="Times New Roman"/>
          <w:color w:val="000000" w:themeColor="text1"/>
          <w:sz w:val="24"/>
          <w:szCs w:val="32"/>
        </w:rPr>
        <w:t>U</w:t>
      </w:r>
      <w:r w:rsidR="00A97698" w:rsidRPr="006879D1">
        <w:rPr>
          <w:rFonts w:ascii="Times New Roman" w:hAnsi="Times New Roman" w:cs="Times New Roman"/>
          <w:color w:val="000000" w:themeColor="text1"/>
          <w:sz w:val="24"/>
          <w:szCs w:val="32"/>
        </w:rPr>
        <w:t xml:space="preserve">pwelling transports </w:t>
      </w:r>
      <w:r w:rsidR="00A97698" w:rsidRPr="006879D1">
        <w:rPr>
          <w:rFonts w:ascii="Times New Roman" w:hAnsi="Times New Roman" w:cs="Times New Roman"/>
          <w:i/>
          <w:iCs/>
          <w:color w:val="000000" w:themeColor="text1"/>
          <w:sz w:val="24"/>
          <w:szCs w:val="32"/>
        </w:rPr>
        <w:t>K. brevis</w:t>
      </w:r>
      <w:r w:rsidR="00A97698" w:rsidRPr="006879D1">
        <w:rPr>
          <w:rFonts w:ascii="Times New Roman" w:hAnsi="Times New Roman" w:cs="Times New Roman"/>
          <w:color w:val="000000" w:themeColor="text1"/>
          <w:sz w:val="24"/>
          <w:szCs w:val="32"/>
        </w:rPr>
        <w:t xml:space="preserve"> cells to the coast </w:t>
      </w:r>
      <w:r w:rsidR="00EA63C2" w:rsidRPr="006879D1">
        <w:rPr>
          <w:rFonts w:ascii="Times New Roman" w:hAnsi="Times New Roman" w:cs="Times New Roman"/>
          <w:color w:val="000000" w:themeColor="text1"/>
          <w:sz w:val="24"/>
          <w:szCs w:val="32"/>
        </w:rPr>
        <w:t>(Weisberg and He</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2003</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Liu and Weisberg</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2012</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Mayer et al.</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2017)</w:t>
      </w:r>
      <w:r w:rsidR="00A97698" w:rsidRPr="006879D1">
        <w:rPr>
          <w:rFonts w:ascii="Times New Roman" w:hAnsi="Times New Roman" w:cs="Times New Roman"/>
          <w:color w:val="000000" w:themeColor="text1"/>
          <w:sz w:val="24"/>
          <w:szCs w:val="32"/>
        </w:rPr>
        <w:t xml:space="preserve">, </w:t>
      </w:r>
      <w:r w:rsidR="006863CE" w:rsidRPr="006879D1">
        <w:rPr>
          <w:rFonts w:ascii="Times New Roman" w:hAnsi="Times New Roman" w:cs="Times New Roman"/>
          <w:color w:val="000000" w:themeColor="text1"/>
          <w:sz w:val="24"/>
          <w:szCs w:val="32"/>
        </w:rPr>
        <w:t xml:space="preserve">but </w:t>
      </w:r>
      <w:r w:rsidR="00A97698" w:rsidRPr="006879D1">
        <w:rPr>
          <w:rFonts w:ascii="Times New Roman" w:hAnsi="Times New Roman" w:cs="Times New Roman"/>
          <w:color w:val="000000" w:themeColor="text1"/>
          <w:sz w:val="24"/>
          <w:szCs w:val="32"/>
        </w:rPr>
        <w:t xml:space="preserve">strong upwelling over the shelf break may </w:t>
      </w:r>
      <w:r w:rsidR="006863CE" w:rsidRPr="006879D1">
        <w:rPr>
          <w:rFonts w:ascii="Times New Roman" w:hAnsi="Times New Roman" w:cs="Times New Roman"/>
          <w:color w:val="000000" w:themeColor="text1"/>
          <w:sz w:val="24"/>
          <w:szCs w:val="32"/>
        </w:rPr>
        <w:t xml:space="preserve">actually </w:t>
      </w:r>
      <w:r w:rsidR="00A97698" w:rsidRPr="006879D1">
        <w:rPr>
          <w:rFonts w:ascii="Times New Roman" w:hAnsi="Times New Roman" w:cs="Times New Roman"/>
          <w:color w:val="000000" w:themeColor="text1"/>
          <w:sz w:val="24"/>
          <w:szCs w:val="32"/>
        </w:rPr>
        <w:t xml:space="preserve">suppress </w:t>
      </w:r>
      <w:r w:rsidR="00A97698" w:rsidRPr="006879D1">
        <w:rPr>
          <w:rFonts w:ascii="Times New Roman" w:hAnsi="Times New Roman" w:cs="Times New Roman"/>
          <w:i/>
          <w:color w:val="000000" w:themeColor="text1"/>
          <w:sz w:val="24"/>
          <w:szCs w:val="32"/>
        </w:rPr>
        <w:t>K. brevis</w:t>
      </w:r>
      <w:r w:rsidR="00A97698" w:rsidRPr="006879D1">
        <w:rPr>
          <w:rFonts w:ascii="Times New Roman" w:hAnsi="Times New Roman" w:cs="Times New Roman"/>
          <w:color w:val="000000" w:themeColor="text1"/>
          <w:sz w:val="24"/>
          <w:szCs w:val="32"/>
        </w:rPr>
        <w:t xml:space="preserve"> blooms</w:t>
      </w:r>
      <w:r w:rsidR="00C5114D" w:rsidRPr="006879D1">
        <w:rPr>
          <w:rFonts w:ascii="Times New Roman" w:hAnsi="Times New Roman" w:cs="Times New Roman"/>
          <w:color w:val="000000" w:themeColor="text1"/>
          <w:sz w:val="24"/>
          <w:szCs w:val="32"/>
        </w:rPr>
        <w:t xml:space="preserve"> or favor competing </w:t>
      </w:r>
      <w:r w:rsidR="006863CE" w:rsidRPr="006879D1">
        <w:rPr>
          <w:rFonts w:ascii="Times New Roman" w:hAnsi="Times New Roman" w:cs="Times New Roman"/>
          <w:color w:val="000000" w:themeColor="text1"/>
          <w:sz w:val="24"/>
          <w:szCs w:val="32"/>
        </w:rPr>
        <w:t>taxa</w:t>
      </w:r>
      <w:r w:rsidR="00C5114D" w:rsidRPr="006879D1">
        <w:rPr>
          <w:rFonts w:ascii="Times New Roman" w:hAnsi="Times New Roman" w:cs="Times New Roman"/>
          <w:color w:val="000000" w:themeColor="text1"/>
          <w:sz w:val="24"/>
          <w:szCs w:val="32"/>
        </w:rPr>
        <w:t xml:space="preserve"> such as diatoms</w:t>
      </w:r>
      <w:r w:rsidR="007901E3" w:rsidRPr="006879D1">
        <w:rPr>
          <w:rFonts w:ascii="Times New Roman" w:hAnsi="Times New Roman" w:cs="Times New Roman"/>
          <w:color w:val="000000" w:themeColor="text1"/>
          <w:sz w:val="24"/>
          <w:szCs w:val="32"/>
        </w:rPr>
        <w:t xml:space="preserve"> </w:t>
      </w:r>
      <w:r w:rsidR="00EA63C2" w:rsidRPr="006879D1">
        <w:rPr>
          <w:rFonts w:ascii="Times New Roman" w:hAnsi="Times New Roman" w:cs="Times New Roman"/>
          <w:color w:val="000000" w:themeColor="text1"/>
          <w:sz w:val="24"/>
          <w:szCs w:val="32"/>
        </w:rPr>
        <w:t>(Weisberg et al.</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2014</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Liu et al.</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2016)</w:t>
      </w:r>
      <w:r w:rsidR="00A97698" w:rsidRPr="006879D1">
        <w:rPr>
          <w:rFonts w:ascii="Times New Roman" w:hAnsi="Times New Roman" w:cs="Times New Roman"/>
          <w:color w:val="000000" w:themeColor="text1"/>
          <w:sz w:val="24"/>
          <w:szCs w:val="32"/>
        </w:rPr>
        <w:t>. The nutrient sources, pathways</w:t>
      </w:r>
      <w:ins w:id="55" w:author="Author">
        <w:r w:rsidR="00BD1E1B">
          <w:rPr>
            <w:rFonts w:ascii="Times New Roman" w:hAnsi="Times New Roman" w:cs="Times New Roman"/>
            <w:color w:val="000000" w:themeColor="text1"/>
            <w:sz w:val="24"/>
            <w:szCs w:val="32"/>
          </w:rPr>
          <w:t>,</w:t>
        </w:r>
      </w:ins>
      <w:r w:rsidR="00A97698" w:rsidRPr="006879D1">
        <w:rPr>
          <w:rFonts w:ascii="Times New Roman" w:hAnsi="Times New Roman" w:cs="Times New Roman"/>
          <w:color w:val="000000" w:themeColor="text1"/>
          <w:sz w:val="24"/>
          <w:szCs w:val="32"/>
        </w:rPr>
        <w:t xml:space="preserve"> and processes supporting and maintaining </w:t>
      </w:r>
      <w:r w:rsidR="00A97698" w:rsidRPr="006879D1">
        <w:rPr>
          <w:rFonts w:ascii="Times New Roman" w:hAnsi="Times New Roman" w:cs="Times New Roman"/>
          <w:i/>
          <w:iCs/>
          <w:color w:val="000000" w:themeColor="text1"/>
          <w:sz w:val="24"/>
          <w:szCs w:val="32"/>
        </w:rPr>
        <w:t>K. brevis</w:t>
      </w:r>
      <w:r w:rsidR="00A97698" w:rsidRPr="006879D1">
        <w:rPr>
          <w:rFonts w:ascii="Times New Roman" w:hAnsi="Times New Roman" w:cs="Times New Roman"/>
          <w:color w:val="000000" w:themeColor="text1"/>
          <w:sz w:val="24"/>
          <w:szCs w:val="32"/>
        </w:rPr>
        <w:t xml:space="preserve"> blooms include </w:t>
      </w:r>
      <w:r w:rsidR="009C492B" w:rsidRPr="006879D1">
        <w:rPr>
          <w:rFonts w:ascii="Times New Roman" w:eastAsia="Times New Roman" w:hAnsi="Times New Roman" w:cs="Times New Roman"/>
          <w:color w:val="000000" w:themeColor="text1"/>
          <w:sz w:val="24"/>
          <w:szCs w:val="24"/>
        </w:rPr>
        <w:t>not only</w:t>
      </w:r>
      <w:r w:rsidR="00A97698" w:rsidRPr="006879D1">
        <w:rPr>
          <w:rFonts w:ascii="Times New Roman" w:eastAsia="Times New Roman" w:hAnsi="Times New Roman" w:cs="Times New Roman"/>
          <w:color w:val="000000" w:themeColor="text1"/>
          <w:sz w:val="24"/>
          <w:szCs w:val="24"/>
        </w:rPr>
        <w:t xml:space="preserve"> upwelling, </w:t>
      </w:r>
      <w:r w:rsidR="009C492B" w:rsidRPr="006879D1">
        <w:rPr>
          <w:rFonts w:ascii="Times New Roman" w:eastAsia="Times New Roman" w:hAnsi="Times New Roman" w:cs="Times New Roman"/>
          <w:color w:val="000000" w:themeColor="text1"/>
          <w:sz w:val="24"/>
          <w:szCs w:val="24"/>
        </w:rPr>
        <w:t xml:space="preserve">but also </w:t>
      </w:r>
      <w:r w:rsidR="00A97698" w:rsidRPr="006879D1">
        <w:rPr>
          <w:rFonts w:ascii="Times New Roman" w:eastAsia="Times New Roman" w:hAnsi="Times New Roman" w:cs="Times New Roman"/>
          <w:color w:val="000000" w:themeColor="text1"/>
          <w:sz w:val="24"/>
          <w:szCs w:val="24"/>
        </w:rPr>
        <w:t>riverine nutrient inputs</w:t>
      </w:r>
      <w:r w:rsidR="00C5114D" w:rsidRPr="006879D1">
        <w:rPr>
          <w:rFonts w:ascii="Times New Roman" w:eastAsia="Times New Roman" w:hAnsi="Times New Roman" w:cs="Times New Roman"/>
          <w:color w:val="000000" w:themeColor="text1"/>
          <w:sz w:val="24"/>
          <w:szCs w:val="24"/>
        </w:rPr>
        <w:t xml:space="preserve"> that bring wastewater effluent and agricultural runoff. </w:t>
      </w:r>
      <w:r w:rsidR="00A6262C" w:rsidRPr="006879D1">
        <w:rPr>
          <w:rFonts w:ascii="Times New Roman" w:eastAsia="Times New Roman" w:hAnsi="Times New Roman" w:cs="Times New Roman"/>
          <w:color w:val="000000" w:themeColor="text1"/>
          <w:sz w:val="24"/>
          <w:szCs w:val="24"/>
        </w:rPr>
        <w:t>Other nutrient sources include be</w:t>
      </w:r>
      <w:r w:rsidR="00A97698" w:rsidRPr="006879D1">
        <w:rPr>
          <w:rFonts w:ascii="Times New Roman" w:eastAsia="Times New Roman" w:hAnsi="Times New Roman" w:cs="Times New Roman"/>
          <w:color w:val="000000" w:themeColor="text1"/>
          <w:sz w:val="24"/>
          <w:szCs w:val="24"/>
        </w:rPr>
        <w:t xml:space="preserve">nthic </w:t>
      </w:r>
      <w:r w:rsidR="00C5114D" w:rsidRPr="006879D1">
        <w:rPr>
          <w:rFonts w:ascii="Times New Roman" w:eastAsia="Times New Roman" w:hAnsi="Times New Roman" w:cs="Times New Roman"/>
          <w:color w:val="000000" w:themeColor="text1"/>
          <w:sz w:val="24"/>
          <w:szCs w:val="24"/>
        </w:rPr>
        <w:t xml:space="preserve">nutrient </w:t>
      </w:r>
      <w:r w:rsidR="00A97698" w:rsidRPr="006879D1">
        <w:rPr>
          <w:rFonts w:ascii="Times New Roman" w:eastAsia="Times New Roman" w:hAnsi="Times New Roman" w:cs="Times New Roman"/>
          <w:color w:val="000000" w:themeColor="text1"/>
          <w:sz w:val="24"/>
          <w:szCs w:val="24"/>
        </w:rPr>
        <w:t>flux</w:t>
      </w:r>
      <w:r w:rsidR="00C5114D" w:rsidRPr="006879D1">
        <w:rPr>
          <w:rFonts w:ascii="Times New Roman" w:eastAsia="Times New Roman" w:hAnsi="Times New Roman" w:cs="Times New Roman"/>
          <w:color w:val="000000" w:themeColor="text1"/>
          <w:sz w:val="24"/>
          <w:szCs w:val="24"/>
        </w:rPr>
        <w:t>es</w:t>
      </w:r>
      <w:r w:rsidR="00A97698" w:rsidRPr="006879D1">
        <w:rPr>
          <w:rFonts w:ascii="Times New Roman" w:eastAsia="Times New Roman" w:hAnsi="Times New Roman" w:cs="Times New Roman"/>
          <w:color w:val="000000" w:themeColor="text1"/>
          <w:sz w:val="24"/>
          <w:szCs w:val="24"/>
        </w:rPr>
        <w:t xml:space="preserve">, atmospheric deposition, </w:t>
      </w:r>
      <w:r w:rsidR="00A97698" w:rsidRPr="00D90366">
        <w:rPr>
          <w:rFonts w:ascii="Times New Roman" w:eastAsia="Times New Roman" w:hAnsi="Times New Roman" w:cs="Times New Roman"/>
          <w:color w:val="000000" w:themeColor="text1"/>
          <w:sz w:val="24"/>
          <w:szCs w:val="24"/>
        </w:rPr>
        <w:t xml:space="preserve">nutrients released by other phytoplankton and decaying fish </w:t>
      </w:r>
      <w:r w:rsidR="00A6262C">
        <w:rPr>
          <w:rFonts w:ascii="Times New Roman" w:eastAsia="Times New Roman" w:hAnsi="Times New Roman" w:cs="Times New Roman"/>
          <w:color w:val="000000" w:themeColor="text1"/>
          <w:sz w:val="24"/>
          <w:szCs w:val="24"/>
        </w:rPr>
        <w:t>from</w:t>
      </w:r>
      <w:r w:rsidR="00A97698" w:rsidRPr="00D90366">
        <w:rPr>
          <w:rFonts w:ascii="Times New Roman" w:eastAsia="Times New Roman" w:hAnsi="Times New Roman" w:cs="Times New Roman"/>
          <w:color w:val="000000" w:themeColor="text1"/>
          <w:sz w:val="24"/>
          <w:szCs w:val="24"/>
        </w:rPr>
        <w:t xml:space="preserve"> fish kills, submarine groundwater discharge, and </w:t>
      </w:r>
      <w:r w:rsidR="00A97698" w:rsidRPr="006879D1">
        <w:rPr>
          <w:rFonts w:ascii="Times New Roman" w:eastAsia="Times New Roman" w:hAnsi="Times New Roman" w:cs="Times New Roman"/>
          <w:color w:val="000000" w:themeColor="text1"/>
          <w:sz w:val="24"/>
          <w:szCs w:val="24"/>
        </w:rPr>
        <w:t>mixotrophic grazing</w:t>
      </w:r>
      <w:ins w:id="56" w:author="Author">
        <w:r w:rsidR="00BD1E1B">
          <w:rPr>
            <w:rFonts w:ascii="Times New Roman" w:eastAsia="Times New Roman" w:hAnsi="Times New Roman" w:cs="Times New Roman"/>
            <w:color w:val="000000" w:themeColor="text1"/>
            <w:sz w:val="24"/>
            <w:szCs w:val="24"/>
          </w:rPr>
          <w:t xml:space="preserve"> -</w:t>
        </w:r>
      </w:ins>
      <w:del w:id="57" w:author="Author">
        <w:r w:rsidR="00A6262C" w:rsidRPr="006879D1" w:rsidDel="00BD1E1B">
          <w:rPr>
            <w:rFonts w:ascii="Times New Roman" w:eastAsia="Times New Roman" w:hAnsi="Times New Roman" w:cs="Times New Roman"/>
            <w:color w:val="000000" w:themeColor="text1"/>
            <w:sz w:val="24"/>
            <w:szCs w:val="24"/>
          </w:rPr>
          <w:delText>,</w:delText>
        </w:r>
      </w:del>
      <w:r w:rsidR="00A6262C" w:rsidRPr="006879D1">
        <w:rPr>
          <w:rFonts w:ascii="Times New Roman" w:eastAsia="Times New Roman" w:hAnsi="Times New Roman" w:cs="Times New Roman"/>
          <w:color w:val="000000" w:themeColor="text1"/>
          <w:sz w:val="24"/>
          <w:szCs w:val="24"/>
        </w:rPr>
        <w:t xml:space="preserve"> suggesting complex environmental interactions of this important driver </w:t>
      </w:r>
      <w:r w:rsidR="00EA63C2" w:rsidRPr="006879D1">
        <w:rPr>
          <w:rFonts w:ascii="Times New Roman" w:eastAsia="Times New Roman" w:hAnsi="Times New Roman" w:cs="Times New Roman"/>
          <w:color w:val="000000" w:themeColor="text1"/>
          <w:sz w:val="24"/>
          <w:szCs w:val="24"/>
        </w:rPr>
        <w:t>(Hu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2006</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Vargo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2008</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Vargo</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Lenes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2008</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Glibert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Heil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2014</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O’Neil and Heil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2014)</w:t>
      </w:r>
      <w:r w:rsidR="00A97698" w:rsidRPr="006879D1">
        <w:rPr>
          <w:rFonts w:ascii="Times New Roman" w:eastAsia="Times New Roman" w:hAnsi="Times New Roman" w:cs="Times New Roman"/>
          <w:color w:val="000000" w:themeColor="text1"/>
          <w:sz w:val="24"/>
          <w:szCs w:val="24"/>
        </w:rPr>
        <w:t xml:space="preserve">. </w:t>
      </w:r>
    </w:p>
    <w:p w14:paraId="3F7475AB" w14:textId="67E5912B" w:rsidR="006E4559" w:rsidRPr="006879D1" w:rsidRDefault="000163B6" w:rsidP="00E922D4">
      <w:pPr>
        <w:keepNext/>
        <w:autoSpaceDE w:val="0"/>
        <w:autoSpaceDN w:val="0"/>
        <w:adjustRightInd w:val="0"/>
        <w:spacing w:after="0" w:line="480" w:lineRule="auto"/>
        <w:ind w:firstLine="432"/>
        <w:rP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32"/>
        </w:rPr>
        <w:t xml:space="preserve">The massive bloom of 2017-2019, </w:t>
      </w:r>
      <w:del w:id="58" w:author="Author">
        <w:r w:rsidR="00B67144" w:rsidRPr="006879D1" w:rsidDel="00BD1E1B">
          <w:rPr>
            <w:rFonts w:ascii="Times New Roman" w:hAnsi="Times New Roman" w:cs="Times New Roman"/>
            <w:color w:val="000000" w:themeColor="text1"/>
            <w:sz w:val="24"/>
            <w:szCs w:val="32"/>
          </w:rPr>
          <w:delText>as appears to have been</w:delText>
        </w:r>
      </w:del>
      <w:ins w:id="59" w:author="Author">
        <w:r w:rsidR="00BD1E1B">
          <w:rPr>
            <w:rFonts w:ascii="Times New Roman" w:hAnsi="Times New Roman" w:cs="Times New Roman"/>
            <w:color w:val="000000" w:themeColor="text1"/>
            <w:sz w:val="24"/>
            <w:szCs w:val="32"/>
          </w:rPr>
          <w:t>as well as</w:t>
        </w:r>
      </w:ins>
      <w:r w:rsidR="00B67144" w:rsidRPr="006879D1">
        <w:rPr>
          <w:rFonts w:ascii="Times New Roman" w:hAnsi="Times New Roman" w:cs="Times New Roman"/>
          <w:color w:val="000000" w:themeColor="text1"/>
          <w:sz w:val="24"/>
          <w:szCs w:val="32"/>
        </w:rPr>
        <w:t xml:space="preserve"> </w:t>
      </w:r>
      <w:del w:id="60" w:author="Author">
        <w:r w:rsidR="00B67144" w:rsidRPr="006879D1" w:rsidDel="00BD1E1B">
          <w:rPr>
            <w:rFonts w:ascii="Times New Roman" w:hAnsi="Times New Roman" w:cs="Times New Roman"/>
            <w:color w:val="000000" w:themeColor="text1"/>
            <w:sz w:val="24"/>
            <w:szCs w:val="32"/>
          </w:rPr>
          <w:delText xml:space="preserve">the case during </w:delText>
        </w:r>
      </w:del>
      <w:r w:rsidR="00B67144" w:rsidRPr="006879D1">
        <w:rPr>
          <w:rFonts w:ascii="Times New Roman" w:hAnsi="Times New Roman" w:cs="Times New Roman"/>
          <w:color w:val="000000" w:themeColor="text1"/>
          <w:sz w:val="24"/>
          <w:szCs w:val="32"/>
        </w:rPr>
        <w:t>the</w:t>
      </w:r>
      <w:r w:rsidRPr="006879D1">
        <w:rPr>
          <w:rFonts w:ascii="Times New Roman" w:hAnsi="Times New Roman" w:cs="Times New Roman"/>
          <w:color w:val="000000" w:themeColor="text1"/>
          <w:sz w:val="24"/>
          <w:szCs w:val="32"/>
        </w:rPr>
        <w:t xml:space="preserve"> large-scale bloom </w:t>
      </w:r>
      <w:ins w:id="61" w:author="Author">
        <w:r w:rsidR="00BD1E1B">
          <w:rPr>
            <w:rFonts w:ascii="Times New Roman" w:hAnsi="Times New Roman" w:cs="Times New Roman"/>
            <w:color w:val="000000" w:themeColor="text1"/>
            <w:sz w:val="24"/>
            <w:szCs w:val="32"/>
          </w:rPr>
          <w:t xml:space="preserve">observed </w:t>
        </w:r>
      </w:ins>
      <w:r w:rsidRPr="006879D1">
        <w:rPr>
          <w:rFonts w:ascii="Times New Roman" w:hAnsi="Times New Roman" w:cs="Times New Roman"/>
          <w:color w:val="000000" w:themeColor="text1"/>
          <w:sz w:val="24"/>
          <w:szCs w:val="32"/>
        </w:rPr>
        <w:t xml:space="preserve">in 2005, </w:t>
      </w:r>
      <w:del w:id="62" w:author="Author">
        <w:r w:rsidR="00B67144" w:rsidRPr="006879D1" w:rsidDel="00BD1E1B">
          <w:rPr>
            <w:rFonts w:ascii="Times New Roman" w:hAnsi="Times New Roman" w:cs="Times New Roman"/>
            <w:color w:val="000000" w:themeColor="text1"/>
            <w:sz w:val="24"/>
            <w:szCs w:val="32"/>
          </w:rPr>
          <w:delText>was</w:delText>
        </w:r>
        <w:r w:rsidRPr="006879D1" w:rsidDel="00BD1E1B">
          <w:rPr>
            <w:rFonts w:ascii="Times New Roman" w:hAnsi="Times New Roman" w:cs="Times New Roman"/>
            <w:color w:val="000000" w:themeColor="text1"/>
            <w:sz w:val="24"/>
            <w:szCs w:val="32"/>
          </w:rPr>
          <w:delText xml:space="preserve"> </w:delText>
        </w:r>
      </w:del>
      <w:ins w:id="63" w:author="Author">
        <w:r w:rsidR="00BD1E1B" w:rsidRPr="006879D1">
          <w:rPr>
            <w:rFonts w:ascii="Times New Roman" w:hAnsi="Times New Roman" w:cs="Times New Roman"/>
            <w:color w:val="000000" w:themeColor="text1"/>
            <w:sz w:val="24"/>
            <w:szCs w:val="32"/>
          </w:rPr>
          <w:t>w</w:t>
        </w:r>
        <w:r w:rsidR="00BD1E1B">
          <w:rPr>
            <w:rFonts w:ascii="Times New Roman" w:hAnsi="Times New Roman" w:cs="Times New Roman"/>
            <w:color w:val="000000" w:themeColor="text1"/>
            <w:sz w:val="24"/>
            <w:szCs w:val="32"/>
          </w:rPr>
          <w:t>ere</w:t>
        </w:r>
        <w:r w:rsidR="00BD1E1B" w:rsidRPr="006879D1">
          <w:rPr>
            <w:rFonts w:ascii="Times New Roman" w:hAnsi="Times New Roman" w:cs="Times New Roman"/>
            <w:color w:val="000000" w:themeColor="text1"/>
            <w:sz w:val="24"/>
            <w:szCs w:val="32"/>
          </w:rPr>
          <w:t xml:space="preserve"> </w:t>
        </w:r>
      </w:ins>
      <w:del w:id="64" w:author="Author">
        <w:r w:rsidRPr="006879D1" w:rsidDel="00AE73B2">
          <w:rPr>
            <w:rFonts w:ascii="Times New Roman" w:hAnsi="Times New Roman" w:cs="Times New Roman"/>
            <w:color w:val="000000" w:themeColor="text1"/>
            <w:sz w:val="24"/>
            <w:szCs w:val="32"/>
          </w:rPr>
          <w:delText xml:space="preserve">clearly </w:delText>
        </w:r>
      </w:del>
      <w:ins w:id="65" w:author="Author">
        <w:r w:rsidR="00AE73B2">
          <w:rPr>
            <w:rFonts w:ascii="Times New Roman" w:hAnsi="Times New Roman" w:cs="Times New Roman"/>
            <w:color w:val="000000" w:themeColor="text1"/>
            <w:sz w:val="24"/>
            <w:szCs w:val="32"/>
          </w:rPr>
          <w:t>likely</w:t>
        </w:r>
        <w:r w:rsidR="00AE73B2" w:rsidRPr="006879D1">
          <w:rPr>
            <w:rFonts w:ascii="Times New Roman" w:hAnsi="Times New Roman" w:cs="Times New Roman"/>
            <w:color w:val="000000" w:themeColor="text1"/>
            <w:sz w:val="24"/>
            <w:szCs w:val="32"/>
          </w:rPr>
          <w:t xml:space="preserve"> </w:t>
        </w:r>
      </w:ins>
      <w:r w:rsidRPr="006879D1">
        <w:rPr>
          <w:rFonts w:ascii="Times New Roman" w:hAnsi="Times New Roman" w:cs="Times New Roman"/>
          <w:color w:val="000000" w:themeColor="text1"/>
          <w:sz w:val="24"/>
          <w:szCs w:val="32"/>
        </w:rPr>
        <w:t xml:space="preserve">propelled by unusual events. Hu et al. </w:t>
      </w:r>
      <w:r w:rsidR="00B67144" w:rsidRPr="006879D1">
        <w:rPr>
          <w:rFonts w:ascii="Times New Roman" w:hAnsi="Times New Roman" w:cs="Times New Roman"/>
          <w:color w:val="000000" w:themeColor="text1"/>
          <w:sz w:val="24"/>
          <w:szCs w:val="32"/>
        </w:rPr>
        <w:t>(</w:t>
      </w:r>
      <w:r w:rsidRPr="006879D1">
        <w:rPr>
          <w:rFonts w:ascii="Times New Roman" w:hAnsi="Times New Roman" w:cs="Times New Roman"/>
          <w:color w:val="000000" w:themeColor="text1"/>
          <w:sz w:val="24"/>
          <w:szCs w:val="32"/>
        </w:rPr>
        <w:t xml:space="preserve">2006) suggested that nutrient inputs resulting from a series of hurricanes in southwest Florida in 2004 were linked with the severity of the 2005 bloom. </w:t>
      </w:r>
      <w:r w:rsidR="00C5114D" w:rsidRPr="006879D1">
        <w:rPr>
          <w:rFonts w:ascii="Times New Roman" w:hAnsi="Times New Roman" w:cs="Times New Roman"/>
          <w:color w:val="000000" w:themeColor="text1"/>
          <w:sz w:val="24"/>
          <w:szCs w:val="32"/>
        </w:rPr>
        <w:t>H</w:t>
      </w:r>
      <w:r w:rsidR="00A97698" w:rsidRPr="006879D1">
        <w:rPr>
          <w:rFonts w:ascii="Times New Roman" w:hAnsi="Times New Roman" w:cs="Times New Roman"/>
          <w:color w:val="000000" w:themeColor="text1"/>
          <w:sz w:val="24"/>
          <w:szCs w:val="32"/>
        </w:rPr>
        <w:t xml:space="preserve">urricanes </w:t>
      </w:r>
      <w:r w:rsidR="00C5114D" w:rsidRPr="006879D1">
        <w:rPr>
          <w:rFonts w:ascii="Times New Roman" w:hAnsi="Times New Roman" w:cs="Times New Roman"/>
          <w:color w:val="000000" w:themeColor="text1"/>
          <w:sz w:val="24"/>
          <w:szCs w:val="32"/>
        </w:rPr>
        <w:t xml:space="preserve">can accelerate the </w:t>
      </w:r>
      <w:r w:rsidR="009C492B" w:rsidRPr="006879D1">
        <w:rPr>
          <w:rFonts w:ascii="Times New Roman" w:hAnsi="Times New Roman" w:cs="Times New Roman"/>
          <w:color w:val="000000" w:themeColor="text1"/>
          <w:sz w:val="24"/>
          <w:szCs w:val="32"/>
        </w:rPr>
        <w:t>yield</w:t>
      </w:r>
      <w:r w:rsidR="00C5114D" w:rsidRPr="006879D1">
        <w:rPr>
          <w:rFonts w:ascii="Times New Roman" w:hAnsi="Times New Roman" w:cs="Times New Roman"/>
          <w:color w:val="000000" w:themeColor="text1"/>
          <w:sz w:val="24"/>
          <w:szCs w:val="32"/>
        </w:rPr>
        <w:t xml:space="preserve"> of </w:t>
      </w:r>
      <w:r w:rsidR="00A97698" w:rsidRPr="006879D1">
        <w:rPr>
          <w:rFonts w:ascii="Times New Roman" w:hAnsi="Times New Roman" w:cs="Times New Roman"/>
          <w:color w:val="000000" w:themeColor="text1"/>
          <w:sz w:val="24"/>
          <w:szCs w:val="32"/>
        </w:rPr>
        <w:t xml:space="preserve">new sources of land-based nutrients </w:t>
      </w:r>
      <w:r w:rsidR="000B3004" w:rsidRPr="006879D1">
        <w:rPr>
          <w:rFonts w:ascii="Times New Roman" w:hAnsi="Times New Roman" w:cs="Times New Roman"/>
          <w:color w:val="000000" w:themeColor="text1"/>
          <w:sz w:val="24"/>
          <w:szCs w:val="32"/>
        </w:rPr>
        <w:t>from high riverine flow</w:t>
      </w:r>
      <w:r w:rsidR="00A97698" w:rsidRPr="006879D1">
        <w:rPr>
          <w:rFonts w:ascii="Times New Roman" w:hAnsi="Times New Roman" w:cs="Times New Roman"/>
          <w:color w:val="000000" w:themeColor="text1"/>
          <w:sz w:val="24"/>
          <w:szCs w:val="32"/>
        </w:rPr>
        <w:t xml:space="preserve">.  </w:t>
      </w:r>
      <w:r w:rsidR="009C492B" w:rsidRPr="006879D1">
        <w:rPr>
          <w:rFonts w:ascii="Times New Roman" w:hAnsi="Times New Roman" w:cs="Times New Roman"/>
          <w:color w:val="000000" w:themeColor="text1"/>
          <w:sz w:val="24"/>
          <w:szCs w:val="32"/>
        </w:rPr>
        <w:t xml:space="preserve">Similarly, </w:t>
      </w:r>
      <w:r w:rsidR="00A97698" w:rsidRPr="006879D1">
        <w:rPr>
          <w:rFonts w:ascii="Times New Roman" w:hAnsi="Times New Roman" w:cs="Times New Roman"/>
          <w:color w:val="000000" w:themeColor="text1"/>
          <w:sz w:val="24"/>
          <w:szCs w:val="24"/>
        </w:rPr>
        <w:t xml:space="preserve">Hurricanes Irma (2017), </w:t>
      </w:r>
      <w:r w:rsidR="00A6262C" w:rsidRPr="006879D1">
        <w:rPr>
          <w:rFonts w:ascii="Times New Roman" w:hAnsi="Times New Roman" w:cs="Times New Roman"/>
          <w:color w:val="000000" w:themeColor="text1"/>
          <w:sz w:val="24"/>
          <w:szCs w:val="24"/>
        </w:rPr>
        <w:t xml:space="preserve">Michael (2018) and </w:t>
      </w:r>
      <w:r w:rsidR="00A97698" w:rsidRPr="006879D1">
        <w:rPr>
          <w:rFonts w:ascii="Times New Roman" w:hAnsi="Times New Roman" w:cs="Times New Roman"/>
          <w:color w:val="000000" w:themeColor="text1"/>
          <w:sz w:val="24"/>
          <w:szCs w:val="24"/>
        </w:rPr>
        <w:t xml:space="preserve">Tropical Storm Gordon (2018) </w:t>
      </w:r>
      <w:r w:rsidR="00EC778D" w:rsidRPr="006879D1">
        <w:rPr>
          <w:rFonts w:ascii="Times New Roman" w:hAnsi="Times New Roman" w:cs="Times New Roman"/>
          <w:color w:val="000000" w:themeColor="text1"/>
          <w:sz w:val="24"/>
          <w:szCs w:val="24"/>
        </w:rPr>
        <w:t xml:space="preserve">are suspected of contributing to the severity of the </w:t>
      </w:r>
      <w:del w:id="66" w:author="Author">
        <w:r w:rsidR="00EC778D" w:rsidRPr="006879D1" w:rsidDel="00BD1E1B">
          <w:rPr>
            <w:rFonts w:ascii="Times New Roman" w:hAnsi="Times New Roman" w:cs="Times New Roman"/>
            <w:color w:val="000000" w:themeColor="text1"/>
            <w:sz w:val="24"/>
            <w:szCs w:val="24"/>
          </w:rPr>
          <w:delText xml:space="preserve">recent </w:delText>
        </w:r>
      </w:del>
      <w:ins w:id="67" w:author="Author">
        <w:r w:rsidR="00BD1E1B">
          <w:rPr>
            <w:rFonts w:ascii="Times New Roman" w:hAnsi="Times New Roman" w:cs="Times New Roman"/>
            <w:color w:val="000000" w:themeColor="text1"/>
            <w:sz w:val="24"/>
            <w:szCs w:val="24"/>
          </w:rPr>
          <w:t>2017-2019</w:t>
        </w:r>
        <w:r w:rsidR="00BD1E1B" w:rsidRPr="006879D1">
          <w:rPr>
            <w:rFonts w:ascii="Times New Roman" w:hAnsi="Times New Roman" w:cs="Times New Roman"/>
            <w:color w:val="000000" w:themeColor="text1"/>
            <w:sz w:val="24"/>
            <w:szCs w:val="24"/>
          </w:rPr>
          <w:t xml:space="preserve"> </w:t>
        </w:r>
      </w:ins>
      <w:r w:rsidR="00EC778D" w:rsidRPr="006879D1">
        <w:rPr>
          <w:rFonts w:ascii="Times New Roman" w:hAnsi="Times New Roman" w:cs="Times New Roman"/>
          <w:i/>
          <w:iCs/>
          <w:color w:val="000000" w:themeColor="text1"/>
          <w:sz w:val="24"/>
          <w:szCs w:val="24"/>
        </w:rPr>
        <w:t>K. brevis</w:t>
      </w:r>
      <w:r w:rsidR="00EC778D" w:rsidRPr="006879D1">
        <w:rPr>
          <w:rFonts w:ascii="Times New Roman" w:hAnsi="Times New Roman" w:cs="Times New Roman"/>
          <w:color w:val="000000" w:themeColor="text1"/>
          <w:sz w:val="24"/>
          <w:szCs w:val="24"/>
        </w:rPr>
        <w:t xml:space="preserve"> bloom </w:t>
      </w:r>
      <w:r w:rsidR="00EA63C2" w:rsidRPr="006879D1">
        <w:rPr>
          <w:rFonts w:ascii="Times New Roman" w:hAnsi="Times New Roman" w:cs="Times New Roman"/>
          <w:color w:val="000000" w:themeColor="text1"/>
          <w:sz w:val="24"/>
          <w:szCs w:val="24"/>
        </w:rPr>
        <w:t>(Glibert</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2019</w:t>
      </w:r>
      <w:r w:rsidR="00BD5C0A" w:rsidRPr="006879D1">
        <w:rPr>
          <w:rFonts w:ascii="Times New Roman" w:hAnsi="Times New Roman" w:cs="Times New Roman"/>
          <w:color w:val="000000" w:themeColor="text1"/>
          <w:sz w:val="24"/>
          <w:szCs w:val="24"/>
        </w:rPr>
        <w:t>b</w:t>
      </w:r>
      <w:r w:rsidR="00EA63C2" w:rsidRPr="006879D1">
        <w:rPr>
          <w:rFonts w:ascii="Times New Roman" w:hAnsi="Times New Roman" w:cs="Times New Roman"/>
          <w:color w:val="000000" w:themeColor="text1"/>
          <w:sz w:val="24"/>
          <w:szCs w:val="24"/>
        </w:rPr>
        <w:t>)</w:t>
      </w:r>
      <w:r w:rsidR="00EC778D" w:rsidRPr="006879D1">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Moreover</w:t>
      </w:r>
      <w:r>
        <w:rPr>
          <w:rFonts w:ascii="Times New Roman" w:hAnsi="Times New Roman" w:cs="Times New Roman"/>
          <w:color w:val="000000" w:themeColor="text1"/>
          <w:sz w:val="24"/>
          <w:szCs w:val="24"/>
        </w:rPr>
        <w:t xml:space="preserve">, </w:t>
      </w:r>
      <w:del w:id="68" w:author="Author">
        <w:r w:rsidDel="00AE73B2">
          <w:rPr>
            <w:rFonts w:ascii="Times New Roman" w:hAnsi="Times New Roman" w:cs="Times New Roman"/>
            <w:color w:val="000000" w:themeColor="text1"/>
            <w:sz w:val="24"/>
            <w:szCs w:val="24"/>
          </w:rPr>
          <w:delText xml:space="preserve">unrelenting </w:delText>
        </w:r>
      </w:del>
      <w:ins w:id="69" w:author="Author">
        <w:r w:rsidR="00AE73B2">
          <w:rPr>
            <w:rFonts w:ascii="Times New Roman" w:hAnsi="Times New Roman" w:cs="Times New Roman"/>
            <w:color w:val="000000" w:themeColor="text1"/>
            <w:sz w:val="24"/>
            <w:szCs w:val="24"/>
          </w:rPr>
          <w:t xml:space="preserve">long periods of </w:t>
        </w:r>
      </w:ins>
      <w:r>
        <w:rPr>
          <w:rFonts w:ascii="Times New Roman" w:hAnsi="Times New Roman" w:cs="Times New Roman"/>
          <w:color w:val="000000" w:themeColor="text1"/>
          <w:sz w:val="24"/>
          <w:szCs w:val="24"/>
        </w:rPr>
        <w:t>wet weather through 2018, combined with increased discharges from Lake Okeechobee</w:t>
      </w:r>
      <w:r w:rsidR="00B67144">
        <w:rPr>
          <w:rFonts w:ascii="Times New Roman" w:hAnsi="Times New Roman" w:cs="Times New Roman"/>
          <w:color w:val="000000" w:themeColor="text1"/>
          <w:sz w:val="24"/>
          <w:szCs w:val="24"/>
        </w:rPr>
        <w:t xml:space="preserve"> </w:t>
      </w:r>
      <w:del w:id="70" w:author="Author">
        <w:r w:rsidR="00B67144" w:rsidDel="00FB402C">
          <w:rPr>
            <w:rFonts w:ascii="Times New Roman" w:hAnsi="Times New Roman" w:cs="Times New Roman"/>
            <w:color w:val="000000" w:themeColor="text1"/>
            <w:sz w:val="24"/>
            <w:szCs w:val="24"/>
          </w:rPr>
          <w:delText>(necessary to prevent flooding)</w:delText>
        </w:r>
        <w:r w:rsidDel="00FB402C">
          <w:rPr>
            <w:rFonts w:ascii="Times New Roman" w:hAnsi="Times New Roman" w:cs="Times New Roman"/>
            <w:color w:val="000000" w:themeColor="text1"/>
            <w:sz w:val="24"/>
            <w:szCs w:val="24"/>
          </w:rPr>
          <w:delText xml:space="preserve"> </w:delText>
        </w:r>
        <w:r w:rsidR="00BD5C0A" w:rsidDel="00FB402C">
          <w:rPr>
            <w:rFonts w:ascii="Times New Roman" w:hAnsi="Times New Roman" w:cs="Times New Roman"/>
            <w:color w:val="000000" w:themeColor="text1"/>
            <w:sz w:val="24"/>
            <w:szCs w:val="24"/>
          </w:rPr>
          <w:delText xml:space="preserve">that enhanced </w:delText>
        </w:r>
        <w:r w:rsidDel="00FB402C">
          <w:rPr>
            <w:rFonts w:ascii="Times New Roman" w:hAnsi="Times New Roman" w:cs="Times New Roman"/>
            <w:color w:val="000000" w:themeColor="text1"/>
            <w:sz w:val="24"/>
            <w:szCs w:val="24"/>
          </w:rPr>
          <w:delText xml:space="preserve">the nutrient load of </w:delText>
        </w:r>
      </w:del>
      <w:ins w:id="71" w:author="Author">
        <w:r w:rsidR="00FB402C">
          <w:rPr>
            <w:rFonts w:ascii="Times New Roman" w:hAnsi="Times New Roman" w:cs="Times New Roman"/>
            <w:color w:val="000000" w:themeColor="text1"/>
            <w:sz w:val="24"/>
            <w:szCs w:val="24"/>
          </w:rPr>
          <w:t xml:space="preserve">and </w:t>
        </w:r>
      </w:ins>
      <w:r>
        <w:rPr>
          <w:rFonts w:ascii="Times New Roman" w:hAnsi="Times New Roman" w:cs="Times New Roman"/>
          <w:color w:val="000000" w:themeColor="text1"/>
          <w:sz w:val="24"/>
          <w:szCs w:val="24"/>
        </w:rPr>
        <w:t xml:space="preserve">the Caloosahatchee River, added </w:t>
      </w:r>
      <w:del w:id="72" w:author="Author">
        <w:r w:rsidDel="00FB402C">
          <w:rPr>
            <w:rFonts w:ascii="Times New Roman" w:hAnsi="Times New Roman" w:cs="Times New Roman"/>
            <w:color w:val="000000" w:themeColor="text1"/>
            <w:sz w:val="24"/>
            <w:szCs w:val="24"/>
          </w:rPr>
          <w:delText xml:space="preserve">additional </w:delText>
        </w:r>
      </w:del>
      <w:r>
        <w:rPr>
          <w:rFonts w:ascii="Times New Roman" w:hAnsi="Times New Roman" w:cs="Times New Roman"/>
          <w:color w:val="000000" w:themeColor="text1"/>
          <w:sz w:val="24"/>
          <w:szCs w:val="24"/>
        </w:rPr>
        <w:t xml:space="preserve">nutrients to coastal waters, </w:t>
      </w:r>
      <w:r w:rsidRPr="006879D1">
        <w:rPr>
          <w:rFonts w:ascii="Times New Roman" w:hAnsi="Times New Roman" w:cs="Times New Roman"/>
          <w:color w:val="000000" w:themeColor="text1"/>
          <w:sz w:val="24"/>
          <w:szCs w:val="24"/>
        </w:rPr>
        <w:t xml:space="preserve">sustaining large </w:t>
      </w:r>
      <w:r w:rsidRPr="006879D1">
        <w:rPr>
          <w:rFonts w:ascii="Times New Roman" w:hAnsi="Times New Roman" w:cs="Times New Roman"/>
          <w:i/>
          <w:iCs/>
          <w:color w:val="000000" w:themeColor="text1"/>
          <w:sz w:val="24"/>
          <w:szCs w:val="24"/>
        </w:rPr>
        <w:t>K. brevis</w:t>
      </w:r>
      <w:r w:rsidRPr="006879D1">
        <w:rPr>
          <w:rFonts w:ascii="Times New Roman" w:hAnsi="Times New Roman" w:cs="Times New Roman"/>
          <w:color w:val="000000" w:themeColor="text1"/>
          <w:sz w:val="24"/>
          <w:szCs w:val="24"/>
        </w:rPr>
        <w:t xml:space="preserve"> blooms through early 2019.</w:t>
      </w:r>
    </w:p>
    <w:p w14:paraId="72DA5ACC" w14:textId="77777777" w:rsidR="009D3B4F" w:rsidRDefault="00A97698" w:rsidP="00B67144">
      <w:pPr>
        <w:widowControl w:val="0"/>
        <w:autoSpaceDE w:val="0"/>
        <w:autoSpaceDN w:val="0"/>
        <w:adjustRightInd w:val="0"/>
        <w:spacing w:after="0" w:line="480" w:lineRule="auto"/>
        <w:ind w:firstLine="432"/>
        <w:rPr>
          <w:ins w:id="73" w:author="Author"/>
          <w:rFonts w:ascii="Times New Roman" w:eastAsia="Times New Roman" w:hAnsi="Times New Roman" w:cs="Times New Roman"/>
          <w:color w:val="000000" w:themeColor="text1"/>
          <w:sz w:val="24"/>
          <w:szCs w:val="24"/>
        </w:rPr>
      </w:pPr>
      <w:r w:rsidRPr="006879D1">
        <w:rPr>
          <w:rFonts w:ascii="Times New Roman" w:eastAsia="Times New Roman" w:hAnsi="Times New Roman" w:cs="Times New Roman"/>
          <w:color w:val="000000" w:themeColor="text1"/>
          <w:sz w:val="24"/>
          <w:szCs w:val="24"/>
        </w:rPr>
        <w:t xml:space="preserve">There is a strong need to advance predictions of </w:t>
      </w:r>
      <w:r w:rsidRPr="006879D1">
        <w:rPr>
          <w:rFonts w:ascii="Times New Roman" w:eastAsia="Times New Roman" w:hAnsi="Times New Roman" w:cs="Times New Roman"/>
          <w:i/>
          <w:iCs/>
          <w:color w:val="000000" w:themeColor="text1"/>
          <w:sz w:val="24"/>
          <w:szCs w:val="24"/>
        </w:rPr>
        <w:t>K. brevis</w:t>
      </w:r>
      <w:r w:rsidRPr="006879D1">
        <w:rPr>
          <w:rFonts w:ascii="Times New Roman" w:eastAsia="Times New Roman" w:hAnsi="Times New Roman" w:cs="Times New Roman"/>
          <w:color w:val="000000" w:themeColor="text1"/>
          <w:sz w:val="24"/>
          <w:szCs w:val="24"/>
        </w:rPr>
        <w:t xml:space="preserve">, and other HABs more generally, but there are many challenges in modeling discrete HAB species </w:t>
      </w:r>
      <w:r w:rsidR="00EA63C2" w:rsidRPr="006879D1">
        <w:rPr>
          <w:rFonts w:ascii="Times New Roman" w:eastAsia="Times New Roman" w:hAnsi="Times New Roman" w:cs="Times New Roman"/>
          <w:color w:val="000000" w:themeColor="text1"/>
          <w:sz w:val="24"/>
          <w:szCs w:val="24"/>
        </w:rPr>
        <w:t>(Glibert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2010</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McGillicuddy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2010</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Anderson</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2014</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Franks</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2018</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Flynn and McGillicuddy</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2018)</w:t>
      </w:r>
      <w:r w:rsidRPr="006879D1">
        <w:rPr>
          <w:rFonts w:ascii="Times New Roman" w:eastAsia="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There are several types of models in operational use for </w:t>
      </w:r>
      <w:r w:rsidRPr="006879D1">
        <w:rPr>
          <w:rFonts w:ascii="Times New Roman" w:hAnsi="Times New Roman" w:cs="Times New Roman"/>
          <w:i/>
          <w:iCs/>
          <w:color w:val="000000" w:themeColor="text1"/>
          <w:sz w:val="24"/>
          <w:szCs w:val="24"/>
        </w:rPr>
        <w:t>K. brevis</w:t>
      </w:r>
      <w:r w:rsidRPr="006879D1">
        <w:rPr>
          <w:rFonts w:ascii="Times New Roman" w:hAnsi="Times New Roman" w:cs="Times New Roman"/>
          <w:color w:val="000000" w:themeColor="text1"/>
          <w:sz w:val="24"/>
          <w:szCs w:val="24"/>
        </w:rPr>
        <w:t xml:space="preserve"> </w:t>
      </w:r>
      <w:r w:rsidR="00EA63C2" w:rsidRPr="006879D1">
        <w:rPr>
          <w:rFonts w:ascii="Times New Roman" w:hAnsi="Times New Roman" w:cs="Times New Roman"/>
          <w:color w:val="000000" w:themeColor="text1"/>
          <w:sz w:val="24"/>
          <w:szCs w:val="24"/>
        </w:rPr>
        <w:t>(Weisberg and He</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2003</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Walsh et al.</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2003</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Stump et al.</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2009)</w:t>
      </w:r>
      <w:r w:rsidRPr="006879D1">
        <w:rPr>
          <w:rFonts w:ascii="Times New Roman" w:hAnsi="Times New Roman" w:cs="Times New Roman"/>
          <w:color w:val="000000" w:themeColor="text1"/>
          <w:sz w:val="24"/>
          <w:szCs w:val="24"/>
        </w:rPr>
        <w:t xml:space="preserve">. </w:t>
      </w:r>
      <w:r w:rsidRPr="006879D1">
        <w:rPr>
          <w:rFonts w:ascii="Times New Roman" w:eastAsia="Times New Roman" w:hAnsi="Times New Roman" w:cs="Times New Roman"/>
          <w:color w:val="000000" w:themeColor="text1"/>
          <w:sz w:val="24"/>
          <w:szCs w:val="24"/>
        </w:rPr>
        <w:t>An operational forecasting system, maintained by the National Oceanic</w:t>
      </w:r>
      <w:r w:rsidR="000F4E27" w:rsidRPr="006879D1">
        <w:rPr>
          <w:rFonts w:ascii="Times New Roman" w:eastAsia="Times New Roman" w:hAnsi="Times New Roman" w:cs="Times New Roman"/>
          <w:color w:val="000000" w:themeColor="text1"/>
          <w:sz w:val="24"/>
          <w:szCs w:val="24"/>
        </w:rPr>
        <w:t xml:space="preserve"> and Atmospheric Administration,</w:t>
      </w:r>
      <w:r w:rsidRPr="006879D1">
        <w:rPr>
          <w:rFonts w:ascii="Times New Roman" w:eastAsia="Times New Roman" w:hAnsi="Times New Roman" w:cs="Times New Roman"/>
          <w:color w:val="000000" w:themeColor="text1"/>
          <w:sz w:val="24"/>
          <w:szCs w:val="24"/>
        </w:rPr>
        <w:t xml:space="preserve"> provides 3-5 day outlooks of blooms, using satellite remote sensing of chlorophyll </w:t>
      </w:r>
      <w:r w:rsidRPr="006879D1">
        <w:rPr>
          <w:rFonts w:ascii="Times New Roman" w:eastAsia="Times New Roman" w:hAnsi="Times New Roman" w:cs="Times New Roman"/>
          <w:i/>
          <w:color w:val="000000" w:themeColor="text1"/>
          <w:sz w:val="24"/>
          <w:szCs w:val="24"/>
        </w:rPr>
        <w:t>a</w:t>
      </w:r>
      <w:r w:rsidRPr="006879D1">
        <w:rPr>
          <w:rFonts w:ascii="Times New Roman" w:eastAsia="Times New Roman" w:hAnsi="Times New Roman" w:cs="Times New Roman"/>
          <w:color w:val="000000" w:themeColor="text1"/>
          <w:sz w:val="24"/>
          <w:szCs w:val="24"/>
        </w:rPr>
        <w:t>, in-situ sampling, and wind buoy data</w:t>
      </w:r>
      <w:r w:rsidR="007901E3" w:rsidRPr="006879D1">
        <w:rPr>
          <w:rFonts w:ascii="Times New Roman" w:eastAsia="Times New Roman" w:hAnsi="Times New Roman" w:cs="Times New Roman"/>
          <w:color w:val="000000" w:themeColor="text1"/>
          <w:sz w:val="24"/>
          <w:szCs w:val="24"/>
        </w:rPr>
        <w:t xml:space="preserve"> </w:t>
      </w:r>
      <w:r w:rsidR="00EA63C2" w:rsidRPr="006879D1">
        <w:rPr>
          <w:rFonts w:ascii="Times New Roman" w:eastAsia="Times New Roman" w:hAnsi="Times New Roman" w:cs="Times New Roman"/>
          <w:color w:val="000000" w:themeColor="text1"/>
          <w:sz w:val="24"/>
          <w:szCs w:val="24"/>
        </w:rPr>
        <w:t>(Stump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2003)</w:t>
      </w:r>
      <w:r w:rsidRPr="006879D1">
        <w:rPr>
          <w:rFonts w:ascii="Times New Roman" w:eastAsia="Times New Roman" w:hAnsi="Times New Roman" w:cs="Times New Roman"/>
          <w:color w:val="000000" w:themeColor="text1"/>
          <w:sz w:val="24"/>
          <w:szCs w:val="24"/>
        </w:rPr>
        <w:t xml:space="preserve">. The main goal of these forecasts is to inform managers and the public </w:t>
      </w:r>
      <w:r w:rsidR="00A6262C" w:rsidRPr="006879D1">
        <w:rPr>
          <w:rFonts w:ascii="Times New Roman" w:eastAsia="Times New Roman" w:hAnsi="Times New Roman" w:cs="Times New Roman"/>
          <w:color w:val="000000" w:themeColor="text1"/>
          <w:sz w:val="24"/>
          <w:szCs w:val="24"/>
        </w:rPr>
        <w:t>in</w:t>
      </w:r>
      <w:r w:rsidRPr="006879D1">
        <w:rPr>
          <w:rFonts w:ascii="Times New Roman" w:eastAsia="Times New Roman" w:hAnsi="Times New Roman" w:cs="Times New Roman"/>
          <w:color w:val="000000" w:themeColor="text1"/>
          <w:sz w:val="24"/>
          <w:szCs w:val="24"/>
        </w:rPr>
        <w:t xml:space="preserve"> coastal </w:t>
      </w:r>
      <w:r w:rsidR="00A6262C" w:rsidRPr="006879D1">
        <w:rPr>
          <w:rFonts w:ascii="Times New Roman" w:eastAsia="Times New Roman" w:hAnsi="Times New Roman" w:cs="Times New Roman"/>
          <w:color w:val="000000" w:themeColor="text1"/>
          <w:sz w:val="24"/>
          <w:szCs w:val="24"/>
        </w:rPr>
        <w:t>areas</w:t>
      </w:r>
      <w:r w:rsidRPr="006879D1">
        <w:rPr>
          <w:rFonts w:ascii="Times New Roman" w:eastAsia="Times New Roman" w:hAnsi="Times New Roman" w:cs="Times New Roman"/>
          <w:color w:val="000000" w:themeColor="text1"/>
          <w:sz w:val="24"/>
          <w:szCs w:val="24"/>
        </w:rPr>
        <w:t xml:space="preserve"> where public health may be compromised </w:t>
      </w:r>
      <w:r w:rsidR="00EA63C2" w:rsidRPr="006879D1">
        <w:rPr>
          <w:rFonts w:ascii="Times New Roman" w:eastAsia="Times New Roman" w:hAnsi="Times New Roman" w:cs="Times New Roman"/>
          <w:color w:val="000000" w:themeColor="text1"/>
          <w:sz w:val="24"/>
          <w:szCs w:val="24"/>
        </w:rPr>
        <w:t>(Stump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Pr="006879D1">
        <w:rPr>
          <w:rFonts w:ascii="Times New Roman" w:eastAsia="Times New Roman" w:hAnsi="Times New Roman" w:cs="Times New Roman"/>
          <w:color w:val="000000" w:themeColor="text1"/>
          <w:sz w:val="24"/>
          <w:szCs w:val="24"/>
        </w:rPr>
        <w:t xml:space="preserve">. </w:t>
      </w:r>
      <w:commentRangeStart w:id="74"/>
      <w:r w:rsidRPr="006879D1">
        <w:rPr>
          <w:rFonts w:ascii="Times New Roman" w:eastAsia="Times New Roman" w:hAnsi="Times New Roman" w:cs="Times New Roman"/>
          <w:color w:val="000000" w:themeColor="text1"/>
          <w:sz w:val="24"/>
          <w:szCs w:val="24"/>
        </w:rPr>
        <w:t>However</w:t>
      </w:r>
      <w:r w:rsidRPr="00D90366">
        <w:rPr>
          <w:rFonts w:ascii="Times New Roman" w:eastAsia="Times New Roman" w:hAnsi="Times New Roman" w:cs="Times New Roman"/>
          <w:color w:val="000000" w:themeColor="text1"/>
          <w:sz w:val="24"/>
          <w:szCs w:val="24"/>
        </w:rPr>
        <w:t xml:space="preserve">, modeling longer-term trends has been limited. </w:t>
      </w:r>
      <w:commentRangeEnd w:id="74"/>
    </w:p>
    <w:p w14:paraId="5CBE9995" w14:textId="77777777" w:rsidR="0071358F" w:rsidRDefault="009D3B4F" w:rsidP="0071358F">
      <w:pPr>
        <w:widowControl w:val="0"/>
        <w:autoSpaceDE w:val="0"/>
        <w:autoSpaceDN w:val="0"/>
        <w:adjustRightInd w:val="0"/>
        <w:spacing w:after="0" w:line="480" w:lineRule="auto"/>
        <w:ind w:firstLine="432"/>
        <w:rPr>
          <w:ins w:id="75" w:author="Author"/>
          <w:rFonts w:ascii="Times New Roman" w:eastAsia="Times New Roman" w:hAnsi="Times New Roman" w:cs="Times New Roman"/>
          <w:color w:val="000000" w:themeColor="text1"/>
          <w:sz w:val="24"/>
          <w:szCs w:val="24"/>
        </w:rPr>
      </w:pPr>
      <w:del w:id="76" w:author="Author">
        <w:r w:rsidRPr="006879D1" w:rsidDel="0071358F">
          <w:rPr>
            <w:rFonts w:ascii="Times New Roman" w:hAnsi="Times New Roman" w:cs="Times New Roman"/>
            <w:color w:val="000000" w:themeColor="text1"/>
            <w:sz w:val="24"/>
            <w:szCs w:val="24"/>
          </w:rPr>
          <w:delText>Machine learning approaches have previously</w:delText>
        </w:r>
      </w:del>
      <w:ins w:id="77" w:author="Author">
        <w:del w:id="78" w:author="Author">
          <w:r w:rsidDel="0071358F">
            <w:rPr>
              <w:rFonts w:ascii="Times New Roman" w:hAnsi="Times New Roman" w:cs="Times New Roman"/>
              <w:color w:val="000000" w:themeColor="text1"/>
              <w:sz w:val="24"/>
              <w:szCs w:val="24"/>
            </w:rPr>
            <w:delText>also</w:delText>
          </w:r>
        </w:del>
      </w:ins>
      <w:del w:id="79" w:author="Author">
        <w:r w:rsidRPr="006879D1" w:rsidDel="0071358F">
          <w:rPr>
            <w:rFonts w:ascii="Times New Roman" w:hAnsi="Times New Roman" w:cs="Times New Roman"/>
            <w:color w:val="000000" w:themeColor="text1"/>
            <w:sz w:val="24"/>
            <w:szCs w:val="24"/>
          </w:rPr>
          <w:delText xml:space="preserve"> been used in predicting HABs in the Gulf of Mexico, but with different objectives. Liu and Weisberg (2012) used such approaches to demonstrate </w:delText>
        </w:r>
        <w:r w:rsidRPr="006879D1" w:rsidDel="0071358F">
          <w:rPr>
            <w:rFonts w:ascii="Times New Roman" w:eastAsia="Times New Roman" w:hAnsi="Times New Roman" w:cs="Times New Roman"/>
            <w:color w:val="000000" w:themeColor="text1"/>
            <w:sz w:val="24"/>
            <w:szCs w:val="24"/>
          </w:rPr>
          <w:delText xml:space="preserve">the role of deep-ocean forcing on the West Florida Shelf in major bloom occurrences. </w:delText>
        </w:r>
        <w:r w:rsidRPr="006879D1" w:rsidDel="0071358F">
          <w:rPr>
            <w:rFonts w:ascii="Times New Roman" w:hAnsi="Times New Roman" w:cs="Times New Roman"/>
            <w:color w:val="000000" w:themeColor="text1"/>
            <w:sz w:val="24"/>
            <w:szCs w:val="28"/>
          </w:rPr>
          <w:delText xml:space="preserve">Weisberg et al. (2014) </w:delText>
        </w:r>
        <w:r w:rsidDel="0071358F">
          <w:rPr>
            <w:rFonts w:ascii="Times New Roman" w:hAnsi="Times New Roman" w:cs="Times New Roman"/>
            <w:color w:val="000000" w:themeColor="text1"/>
            <w:sz w:val="24"/>
            <w:szCs w:val="28"/>
          </w:rPr>
          <w:delText xml:space="preserve">reported that the position of the Loop Current can affect blooms. When the Loop Current is in its southern position, it creates an upwelling of deep nutrients and fosters a diatom bloom that outcompetes any nascent </w:delText>
        </w:r>
        <w:r w:rsidRPr="00F00C76" w:rsidDel="0071358F">
          <w:rPr>
            <w:rFonts w:ascii="Times New Roman" w:hAnsi="Times New Roman" w:cs="Times New Roman"/>
            <w:i/>
            <w:color w:val="000000" w:themeColor="text1"/>
            <w:sz w:val="24"/>
            <w:szCs w:val="28"/>
          </w:rPr>
          <w:delText>Karenia brevis</w:delText>
        </w:r>
        <w:r w:rsidDel="0071358F">
          <w:rPr>
            <w:rFonts w:ascii="Times New Roman" w:hAnsi="Times New Roman" w:cs="Times New Roman"/>
            <w:color w:val="000000" w:themeColor="text1"/>
            <w:sz w:val="24"/>
            <w:szCs w:val="28"/>
          </w:rPr>
          <w:delText xml:space="preserve"> </w:delText>
        </w:r>
        <w:r w:rsidRPr="006879D1" w:rsidDel="0071358F">
          <w:rPr>
            <w:rFonts w:ascii="Times New Roman" w:hAnsi="Times New Roman" w:cs="Times New Roman"/>
            <w:color w:val="000000" w:themeColor="text1"/>
            <w:sz w:val="24"/>
            <w:szCs w:val="28"/>
          </w:rPr>
          <w:delText>bloom. Liu et al. (2016) used Self</w:delText>
        </w:r>
        <w:r w:rsidDel="0071358F">
          <w:rPr>
            <w:rFonts w:ascii="Times New Roman" w:hAnsi="Times New Roman" w:cs="Times New Roman"/>
            <w:color w:val="000000" w:themeColor="text1"/>
            <w:sz w:val="24"/>
            <w:szCs w:val="28"/>
          </w:rPr>
          <w:delText>-Organizing Maps to classify spatial patterns of the Sea Surface Height anomalies associated with the Loop Current and found no bloom developed when the Loop Current was in the southern position during 1998, 2002, 2009, 2010, 2013.</w:delText>
        </w:r>
      </w:del>
      <w:ins w:id="80" w:author="Author">
        <w:del w:id="81" w:author="Author">
          <w:r w:rsidDel="0071358F">
            <w:rPr>
              <w:rFonts w:ascii="Times New Roman" w:hAnsi="Times New Roman" w:cs="Times New Roman"/>
              <w:color w:val="000000" w:themeColor="text1"/>
              <w:sz w:val="24"/>
              <w:szCs w:val="28"/>
            </w:rPr>
            <w:delText xml:space="preserve"> </w:delText>
          </w:r>
        </w:del>
        <w:r w:rsidR="0071358F" w:rsidRPr="006879D1">
          <w:rPr>
            <w:rFonts w:ascii="Times New Roman" w:hAnsi="Times New Roman" w:cs="Times New Roman"/>
            <w:color w:val="000000" w:themeColor="text1"/>
            <w:sz w:val="24"/>
            <w:szCs w:val="24"/>
          </w:rPr>
          <w:t xml:space="preserve">Machine learning approaches have </w:t>
        </w:r>
        <w:r w:rsidR="0071358F">
          <w:rPr>
            <w:rFonts w:ascii="Times New Roman" w:hAnsi="Times New Roman" w:cs="Times New Roman"/>
            <w:color w:val="000000" w:themeColor="text1"/>
            <w:sz w:val="24"/>
            <w:szCs w:val="24"/>
          </w:rPr>
          <w:t>also</w:t>
        </w:r>
        <w:r w:rsidR="0071358F" w:rsidRPr="006879D1">
          <w:rPr>
            <w:rFonts w:ascii="Times New Roman" w:hAnsi="Times New Roman" w:cs="Times New Roman"/>
            <w:color w:val="000000" w:themeColor="text1"/>
            <w:sz w:val="24"/>
            <w:szCs w:val="24"/>
          </w:rPr>
          <w:t xml:space="preserve"> been used in predicting HABs in the Gulf of Mexico, but with different objectives. Liu and Weisberg (2012) used such approaches to demonstrate </w:t>
        </w:r>
        <w:r w:rsidR="0071358F" w:rsidRPr="006879D1">
          <w:rPr>
            <w:rFonts w:ascii="Times New Roman" w:eastAsia="Times New Roman" w:hAnsi="Times New Roman" w:cs="Times New Roman"/>
            <w:color w:val="000000" w:themeColor="text1"/>
            <w:sz w:val="24"/>
            <w:szCs w:val="24"/>
          </w:rPr>
          <w:t xml:space="preserve">the role of deep-ocean forcing on the West Florida Shelf in major bloom occurrences. </w:t>
        </w:r>
        <w:r w:rsidR="0071358F" w:rsidRPr="006879D1">
          <w:rPr>
            <w:rFonts w:ascii="Times New Roman" w:hAnsi="Times New Roman" w:cs="Times New Roman"/>
            <w:color w:val="000000" w:themeColor="text1"/>
            <w:sz w:val="24"/>
            <w:szCs w:val="28"/>
          </w:rPr>
          <w:t xml:space="preserve">Weisberg et al. (2014) </w:t>
        </w:r>
        <w:r w:rsidR="0071358F">
          <w:rPr>
            <w:rFonts w:ascii="Times New Roman" w:hAnsi="Times New Roman" w:cs="Times New Roman"/>
            <w:color w:val="000000" w:themeColor="text1"/>
            <w:sz w:val="24"/>
            <w:szCs w:val="28"/>
          </w:rPr>
          <w:t xml:space="preserve">reported that the position of the Loop Current can affect blooms. When the Loop Current is in its southern position, it creates an upwelling of deep nutrients and fosters a diatom bloom that outcompetes any nascent </w:t>
        </w:r>
        <w:r w:rsidR="0071358F" w:rsidRPr="00F00C76">
          <w:rPr>
            <w:rFonts w:ascii="Times New Roman" w:hAnsi="Times New Roman" w:cs="Times New Roman"/>
            <w:i/>
            <w:color w:val="000000" w:themeColor="text1"/>
            <w:sz w:val="24"/>
            <w:szCs w:val="28"/>
          </w:rPr>
          <w:t>Karenia brevis</w:t>
        </w:r>
        <w:r w:rsidR="0071358F">
          <w:rPr>
            <w:rFonts w:ascii="Times New Roman" w:hAnsi="Times New Roman" w:cs="Times New Roman"/>
            <w:color w:val="000000" w:themeColor="text1"/>
            <w:sz w:val="24"/>
            <w:szCs w:val="28"/>
          </w:rPr>
          <w:t xml:space="preserve"> </w:t>
        </w:r>
        <w:r w:rsidR="0071358F" w:rsidRPr="006879D1">
          <w:rPr>
            <w:rFonts w:ascii="Times New Roman" w:hAnsi="Times New Roman" w:cs="Times New Roman"/>
            <w:color w:val="000000" w:themeColor="text1"/>
            <w:sz w:val="24"/>
            <w:szCs w:val="28"/>
          </w:rPr>
          <w:t>bloom. Liu et al. (2016) used Self</w:t>
        </w:r>
        <w:r w:rsidR="0071358F">
          <w:rPr>
            <w:rFonts w:ascii="Times New Roman" w:hAnsi="Times New Roman" w:cs="Times New Roman"/>
            <w:color w:val="000000" w:themeColor="text1"/>
            <w:sz w:val="24"/>
            <w:szCs w:val="28"/>
          </w:rPr>
          <w:t xml:space="preserve">-Organizing Maps to classify spatial patterns of the Sea Surface Height anomalies associated with the Loop Current and found no bloom developed when the Loop Current was in the southern position during 1998, 2002, 2009, 2010, 2013. </w:t>
        </w:r>
        <w:r>
          <w:rPr>
            <w:rFonts w:ascii="Times New Roman" w:hAnsi="Times New Roman" w:cs="Times New Roman"/>
            <w:color w:val="000000" w:themeColor="text1"/>
            <w:sz w:val="24"/>
            <w:szCs w:val="28"/>
          </w:rPr>
          <w:t>This work focused exclusively on the potential effects of the Loop Current on K. brevis blooms and did not consider other factors such as river flows and riverine nutrient loading.</w:t>
        </w:r>
      </w:ins>
      <w:r w:rsidR="00FB402C">
        <w:rPr>
          <w:rStyle w:val="CommentReference"/>
          <w:rFonts w:eastAsiaTheme="minorHAnsi"/>
          <w:lang w:eastAsia="en-US"/>
        </w:rPr>
        <w:commentReference w:id="74"/>
      </w:r>
      <w:ins w:id="82" w:author="Author">
        <w:r>
          <w:rPr>
            <w:rFonts w:ascii="Times New Roman" w:hAnsi="Times New Roman" w:cs="Times New Roman"/>
            <w:color w:val="000000" w:themeColor="text1"/>
            <w:sz w:val="24"/>
            <w:szCs w:val="28"/>
          </w:rPr>
          <w:t xml:space="preserve"> </w:t>
        </w:r>
        <w:r w:rsidR="0071358F" w:rsidRPr="006879D1">
          <w:rPr>
            <w:rFonts w:ascii="Times New Roman" w:eastAsia="Times New Roman" w:hAnsi="Times New Roman" w:cs="Times New Roman"/>
            <w:color w:val="000000" w:themeColor="text1"/>
            <w:sz w:val="24"/>
            <w:szCs w:val="24"/>
            <w:lang w:eastAsia="en-US"/>
          </w:rPr>
          <w:t xml:space="preserve">Hill et al. (2019) used </w:t>
        </w:r>
        <w:r w:rsidR="0071358F" w:rsidRPr="00E922D4">
          <w:rPr>
            <w:rFonts w:ascii="Times New Roman" w:eastAsia="Times New Roman" w:hAnsi="Times New Roman" w:cs="Times New Roman"/>
            <w:color w:val="000000"/>
            <w:sz w:val="24"/>
            <w:szCs w:val="24"/>
            <w:lang w:eastAsia="en-US"/>
          </w:rPr>
          <w:t>satellite remote sensing of chlorophyll</w:t>
        </w:r>
        <w:r w:rsidR="0071358F">
          <w:rPr>
            <w:rFonts w:ascii="Times New Roman" w:eastAsia="Times New Roman" w:hAnsi="Times New Roman" w:cs="Times New Roman"/>
            <w:color w:val="000000"/>
            <w:sz w:val="24"/>
            <w:szCs w:val="24"/>
            <w:lang w:eastAsia="en-US"/>
          </w:rPr>
          <w:t xml:space="preserve"> from 2003 to 2018</w:t>
        </w:r>
        <w:r w:rsidR="0071358F" w:rsidRPr="00E922D4">
          <w:rPr>
            <w:rFonts w:ascii="Times New Roman" w:eastAsia="Times New Roman" w:hAnsi="Times New Roman" w:cs="Times New Roman"/>
            <w:color w:val="000000"/>
            <w:sz w:val="24"/>
            <w:szCs w:val="24"/>
            <w:lang w:eastAsia="en-US"/>
          </w:rPr>
          <w:t xml:space="preserve">, </w:t>
        </w:r>
        <w:r w:rsidR="0071358F">
          <w:rPr>
            <w:rFonts w:ascii="Times New Roman" w:eastAsia="Times New Roman" w:hAnsi="Times New Roman" w:cs="Times New Roman"/>
            <w:color w:val="000000"/>
            <w:sz w:val="24"/>
            <w:szCs w:val="24"/>
            <w:lang w:eastAsia="en-US"/>
          </w:rPr>
          <w:t xml:space="preserve">as well as sea surface temperature and bathymetry, </w:t>
        </w:r>
        <w:r w:rsidR="0071358F" w:rsidRPr="00E922D4">
          <w:rPr>
            <w:rFonts w:ascii="Times New Roman" w:eastAsia="Times New Roman" w:hAnsi="Times New Roman" w:cs="Times New Roman"/>
            <w:color w:val="000000"/>
            <w:sz w:val="24"/>
            <w:szCs w:val="24"/>
            <w:lang w:eastAsia="en-US"/>
          </w:rPr>
          <w:t xml:space="preserve">as inputs to a convolutional neural network (designed for spatial data) to predict the presence of a </w:t>
        </w:r>
        <w:r w:rsidR="0071358F" w:rsidRPr="00E922D4">
          <w:rPr>
            <w:rFonts w:ascii="Times New Roman" w:eastAsia="Times New Roman" w:hAnsi="Times New Roman" w:cs="Times New Roman"/>
            <w:i/>
            <w:iCs/>
            <w:color w:val="000000"/>
            <w:sz w:val="24"/>
            <w:szCs w:val="24"/>
            <w:lang w:eastAsia="en-US"/>
          </w:rPr>
          <w:t>K. brevis</w:t>
        </w:r>
        <w:r w:rsidR="0071358F">
          <w:rPr>
            <w:rFonts w:ascii="Times New Roman" w:eastAsia="Times New Roman" w:hAnsi="Times New Roman" w:cs="Times New Roman"/>
            <w:color w:val="000000"/>
            <w:sz w:val="24"/>
            <w:szCs w:val="24"/>
            <w:lang w:eastAsia="en-US"/>
          </w:rPr>
          <w:t xml:space="preserve"> event</w:t>
        </w:r>
        <w:r w:rsidR="0071358F" w:rsidRPr="00E922D4">
          <w:rPr>
            <w:rFonts w:ascii="Times New Roman" w:eastAsia="Times New Roman" w:hAnsi="Times New Roman" w:cs="Times New Roman"/>
            <w:color w:val="000000"/>
            <w:sz w:val="24"/>
            <w:szCs w:val="24"/>
            <w:lang w:eastAsia="en-US"/>
          </w:rPr>
          <w:t xml:space="preserve"> in the </w:t>
        </w:r>
        <w:r w:rsidR="0071358F">
          <w:rPr>
            <w:rFonts w:ascii="Times New Roman" w:eastAsia="Times New Roman" w:hAnsi="Times New Roman" w:cs="Times New Roman"/>
            <w:color w:val="000000"/>
            <w:sz w:val="24"/>
            <w:szCs w:val="24"/>
            <w:lang w:eastAsia="en-US"/>
          </w:rPr>
          <w:t xml:space="preserve">near </w:t>
        </w:r>
        <w:r w:rsidR="0071358F" w:rsidRPr="00E922D4">
          <w:rPr>
            <w:rFonts w:ascii="Times New Roman" w:eastAsia="Times New Roman" w:hAnsi="Times New Roman" w:cs="Times New Roman"/>
            <w:color w:val="000000"/>
            <w:sz w:val="24"/>
            <w:szCs w:val="24"/>
            <w:lang w:eastAsia="en-US"/>
          </w:rPr>
          <w:t>future (2-8 days). They also use</w:t>
        </w:r>
        <w:r w:rsidR="0071358F">
          <w:rPr>
            <w:rFonts w:ascii="Times New Roman" w:eastAsia="Times New Roman" w:hAnsi="Times New Roman" w:cs="Times New Roman"/>
            <w:color w:val="000000"/>
            <w:sz w:val="24"/>
            <w:szCs w:val="24"/>
            <w:lang w:eastAsia="en-US"/>
          </w:rPr>
          <w:t>d</w:t>
        </w:r>
        <w:r w:rsidR="0071358F" w:rsidRPr="00E922D4">
          <w:rPr>
            <w:rFonts w:ascii="Times New Roman" w:eastAsia="Times New Roman" w:hAnsi="Times New Roman" w:cs="Times New Roman"/>
            <w:color w:val="000000"/>
            <w:sz w:val="24"/>
            <w:szCs w:val="24"/>
            <w:lang w:eastAsia="en-US"/>
          </w:rPr>
          <w:t xml:space="preserve"> </w:t>
        </w:r>
        <w:r w:rsidR="0071358F">
          <w:rPr>
            <w:rFonts w:ascii="Times New Roman" w:eastAsia="Times New Roman" w:hAnsi="Times New Roman" w:cs="Times New Roman"/>
            <w:color w:val="000000"/>
            <w:sz w:val="24"/>
            <w:szCs w:val="24"/>
            <w:lang w:eastAsia="en-US"/>
          </w:rPr>
          <w:t>the</w:t>
        </w:r>
        <w:r w:rsidR="0071358F" w:rsidRPr="00E922D4">
          <w:rPr>
            <w:rFonts w:ascii="Times New Roman" w:eastAsia="Times New Roman" w:hAnsi="Times New Roman" w:cs="Times New Roman"/>
            <w:color w:val="000000"/>
            <w:sz w:val="24"/>
            <w:szCs w:val="24"/>
            <w:lang w:eastAsia="en-US"/>
          </w:rPr>
          <w:t xml:space="preserve"> technique </w:t>
        </w:r>
        <w:r w:rsidR="0071358F">
          <w:rPr>
            <w:rFonts w:ascii="Times New Roman" w:eastAsia="Times New Roman" w:hAnsi="Times New Roman" w:cs="Times New Roman"/>
            <w:color w:val="000000"/>
            <w:sz w:val="24"/>
            <w:szCs w:val="24"/>
            <w:lang w:eastAsia="en-US"/>
          </w:rPr>
          <w:t>of</w:t>
        </w:r>
        <w:r w:rsidR="0071358F" w:rsidRPr="00E922D4">
          <w:rPr>
            <w:rFonts w:ascii="Times New Roman" w:eastAsia="Times New Roman" w:hAnsi="Times New Roman" w:cs="Times New Roman"/>
            <w:color w:val="000000"/>
            <w:sz w:val="24"/>
            <w:szCs w:val="24"/>
            <w:lang w:eastAsia="en-US"/>
          </w:rPr>
          <w:t xml:space="preserve"> long short-term memory to process the sequential data.</w:t>
        </w:r>
      </w:ins>
    </w:p>
    <w:p w14:paraId="76F4D2DB" w14:textId="77777777" w:rsidR="0071358F" w:rsidRPr="006879D1" w:rsidRDefault="0071358F" w:rsidP="0071358F">
      <w:pPr>
        <w:spacing w:after="0" w:line="480" w:lineRule="auto"/>
        <w:ind w:firstLine="432"/>
        <w:rPr>
          <w:ins w:id="83" w:author="Author"/>
          <w:rFonts w:ascii="Times New Roman" w:hAnsi="Times New Roman" w:cs="Times New Roman"/>
          <w:color w:val="000000" w:themeColor="text1"/>
          <w:sz w:val="24"/>
          <w:szCs w:val="24"/>
        </w:rPr>
      </w:pPr>
      <w:ins w:id="84" w:author="Author">
        <w:r w:rsidRPr="006879D1">
          <w:rPr>
            <w:rFonts w:ascii="Times New Roman" w:hAnsi="Times New Roman" w:cs="Times New Roman"/>
            <w:color w:val="000000" w:themeColor="text1"/>
            <w:sz w:val="24"/>
            <w:szCs w:val="24"/>
          </w:rPr>
          <w:t>Due to their powerful nonlinear modeling capability, machine learning methods are proving to be very helpful in predicting blooms and in understanding how various factors may modulate bloom strength. The ANN model approach was used to predict algal blooms in Hong Kong coastal waters (Lee et al.</w:t>
        </w:r>
        <w:r>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2003) and to predict outbreaks of the dinoflagellate </w:t>
        </w:r>
        <w:r w:rsidRPr="006879D1">
          <w:rPr>
            <w:rFonts w:ascii="Times New Roman" w:hAnsi="Times New Roman" w:cs="Times New Roman"/>
            <w:i/>
            <w:color w:val="000000" w:themeColor="text1"/>
            <w:sz w:val="24"/>
            <w:szCs w:val="24"/>
          </w:rPr>
          <w:t>Dinophysis acuminata</w:t>
        </w:r>
        <w:r w:rsidRPr="006879D1">
          <w:rPr>
            <w:rFonts w:ascii="Times New Roman" w:hAnsi="Times New Roman" w:cs="Times New Roman"/>
            <w:color w:val="000000" w:themeColor="text1"/>
            <w:sz w:val="24"/>
            <w:szCs w:val="24"/>
          </w:rPr>
          <w:t xml:space="preserve"> in southern Spain (Velo-Suarez and Gutierrez-Estrada</w:t>
        </w:r>
        <w:r>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2007). More recently, a neural network approach was used to predict presence/absence and abundance of the dinoflagellate </w:t>
        </w:r>
        <w:r w:rsidRPr="006879D1">
          <w:rPr>
            <w:rFonts w:ascii="Times New Roman" w:hAnsi="Times New Roman" w:cs="Times New Roman"/>
            <w:i/>
            <w:color w:val="000000" w:themeColor="text1"/>
            <w:sz w:val="24"/>
            <w:szCs w:val="24"/>
          </w:rPr>
          <w:t>Karlodinium</w:t>
        </w:r>
        <w:r w:rsidRPr="006879D1">
          <w:rPr>
            <w:rFonts w:ascii="Times New Roman" w:hAnsi="Times New Roman" w:cs="Times New Roman"/>
            <w:color w:val="000000" w:themeColor="text1"/>
            <w:sz w:val="24"/>
            <w:szCs w:val="24"/>
          </w:rPr>
          <w:t xml:space="preserve"> and the diatom </w:t>
        </w:r>
        <w:r w:rsidRPr="006879D1">
          <w:rPr>
            <w:rFonts w:ascii="Times New Roman" w:hAnsi="Times New Roman" w:cs="Times New Roman"/>
            <w:i/>
            <w:color w:val="000000" w:themeColor="text1"/>
            <w:sz w:val="24"/>
            <w:szCs w:val="24"/>
          </w:rPr>
          <w:t>Pseudo-nitzschia</w:t>
        </w:r>
        <w:r w:rsidRPr="006879D1">
          <w:rPr>
            <w:rFonts w:ascii="Times New Roman" w:hAnsi="Times New Roman" w:cs="Times New Roman"/>
            <w:color w:val="000000" w:themeColor="text1"/>
            <w:sz w:val="24"/>
            <w:szCs w:val="24"/>
          </w:rPr>
          <w:t xml:space="preserve"> in Alfacs Bay in the northwest Mediterranean Sea (Guallar et al.</w:t>
        </w:r>
        <w:r>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2016), and SVM models were used to predict blooms in freshwater reservoirs (Xie et al.</w:t>
        </w:r>
        <w:r>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2012). </w:t>
        </w:r>
      </w:ins>
    </w:p>
    <w:p w14:paraId="5BC3C88F" w14:textId="4883D503" w:rsidR="00FB402C" w:rsidDel="0071358F" w:rsidRDefault="00FB402C" w:rsidP="0071358F">
      <w:pPr>
        <w:widowControl w:val="0"/>
        <w:autoSpaceDE w:val="0"/>
        <w:autoSpaceDN w:val="0"/>
        <w:adjustRightInd w:val="0"/>
        <w:spacing w:after="0" w:line="480" w:lineRule="auto"/>
        <w:rPr>
          <w:ins w:id="85" w:author="Author"/>
          <w:del w:id="86" w:author="Author"/>
          <w:rFonts w:ascii="Times New Roman" w:eastAsia="Times New Roman" w:hAnsi="Times New Roman" w:cs="Times New Roman"/>
          <w:color w:val="000000" w:themeColor="text1"/>
          <w:sz w:val="24"/>
          <w:szCs w:val="24"/>
        </w:rPr>
      </w:pPr>
    </w:p>
    <w:p w14:paraId="38DF5429" w14:textId="238E3302" w:rsidR="0071358F" w:rsidRPr="006879D1" w:rsidDel="0071358F" w:rsidRDefault="0071358F" w:rsidP="0071358F">
      <w:pPr>
        <w:spacing w:after="0" w:line="480" w:lineRule="auto"/>
        <w:ind w:firstLine="432"/>
        <w:rPr>
          <w:del w:id="87" w:author="Author"/>
          <w:rFonts w:ascii="Times New Roman" w:hAnsi="Times New Roman" w:cs="Times New Roman"/>
          <w:color w:val="000000" w:themeColor="text1"/>
          <w:sz w:val="24"/>
          <w:szCs w:val="24"/>
        </w:rPr>
      </w:pPr>
      <w:del w:id="88" w:author="Author">
        <w:r w:rsidRPr="006879D1" w:rsidDel="0071358F">
          <w:rPr>
            <w:rFonts w:ascii="Times New Roman" w:hAnsi="Times New Roman" w:cs="Times New Roman"/>
            <w:color w:val="000000" w:themeColor="text1"/>
            <w:sz w:val="24"/>
            <w:szCs w:val="24"/>
          </w:rPr>
          <w:delText>Due to their powerful nonlinear modeling capability, machine learning methods are proving to be very helpful in predicting blooms and in understanding how various factors may modulate bloom strength. The ANN model approach was used to predict algal blooms in Hong Kong coastal waters (Lee et al.</w:delText>
        </w:r>
        <w:r w:rsidDel="0071358F">
          <w:rPr>
            <w:rFonts w:ascii="Times New Roman" w:hAnsi="Times New Roman" w:cs="Times New Roman"/>
            <w:color w:val="000000" w:themeColor="text1"/>
            <w:sz w:val="24"/>
            <w:szCs w:val="24"/>
          </w:rPr>
          <w:delText>,</w:delText>
        </w:r>
        <w:r w:rsidRPr="006879D1" w:rsidDel="0071358F">
          <w:rPr>
            <w:rFonts w:ascii="Times New Roman" w:hAnsi="Times New Roman" w:cs="Times New Roman"/>
            <w:color w:val="000000" w:themeColor="text1"/>
            <w:sz w:val="24"/>
            <w:szCs w:val="24"/>
          </w:rPr>
          <w:delText xml:space="preserve"> 2003) and to predict outbreaks of the dinoflagellate </w:delText>
        </w:r>
        <w:r w:rsidRPr="006879D1" w:rsidDel="0071358F">
          <w:rPr>
            <w:rFonts w:ascii="Times New Roman" w:hAnsi="Times New Roman" w:cs="Times New Roman"/>
            <w:i/>
            <w:color w:val="000000" w:themeColor="text1"/>
            <w:sz w:val="24"/>
            <w:szCs w:val="24"/>
          </w:rPr>
          <w:delText>Dinophysis acuminata</w:delText>
        </w:r>
        <w:r w:rsidRPr="006879D1" w:rsidDel="0071358F">
          <w:rPr>
            <w:rFonts w:ascii="Times New Roman" w:hAnsi="Times New Roman" w:cs="Times New Roman"/>
            <w:color w:val="000000" w:themeColor="text1"/>
            <w:sz w:val="24"/>
            <w:szCs w:val="24"/>
          </w:rPr>
          <w:delText xml:space="preserve"> in southern Spain (Velo-Suarez and Gutierrez-Estrada</w:delText>
        </w:r>
        <w:r w:rsidDel="0071358F">
          <w:rPr>
            <w:rFonts w:ascii="Times New Roman" w:hAnsi="Times New Roman" w:cs="Times New Roman"/>
            <w:color w:val="000000" w:themeColor="text1"/>
            <w:sz w:val="24"/>
            <w:szCs w:val="24"/>
          </w:rPr>
          <w:delText>,</w:delText>
        </w:r>
        <w:r w:rsidRPr="006879D1" w:rsidDel="0071358F">
          <w:rPr>
            <w:rFonts w:ascii="Times New Roman" w:hAnsi="Times New Roman" w:cs="Times New Roman"/>
            <w:color w:val="000000" w:themeColor="text1"/>
            <w:sz w:val="24"/>
            <w:szCs w:val="24"/>
          </w:rPr>
          <w:delText xml:space="preserve"> 2007). More recently, a neural network approach was used to predict presence/absence and abundance of the dinoflagellate </w:delText>
        </w:r>
        <w:r w:rsidRPr="006879D1" w:rsidDel="0071358F">
          <w:rPr>
            <w:rFonts w:ascii="Times New Roman" w:hAnsi="Times New Roman" w:cs="Times New Roman"/>
            <w:i/>
            <w:color w:val="000000" w:themeColor="text1"/>
            <w:sz w:val="24"/>
            <w:szCs w:val="24"/>
          </w:rPr>
          <w:delText>Karlodinium</w:delText>
        </w:r>
        <w:r w:rsidRPr="006879D1" w:rsidDel="0071358F">
          <w:rPr>
            <w:rFonts w:ascii="Times New Roman" w:hAnsi="Times New Roman" w:cs="Times New Roman"/>
            <w:color w:val="000000" w:themeColor="text1"/>
            <w:sz w:val="24"/>
            <w:szCs w:val="24"/>
          </w:rPr>
          <w:delText xml:space="preserve"> and the diatom </w:delText>
        </w:r>
        <w:r w:rsidRPr="006879D1" w:rsidDel="0071358F">
          <w:rPr>
            <w:rFonts w:ascii="Times New Roman" w:hAnsi="Times New Roman" w:cs="Times New Roman"/>
            <w:i/>
            <w:color w:val="000000" w:themeColor="text1"/>
            <w:sz w:val="24"/>
            <w:szCs w:val="24"/>
          </w:rPr>
          <w:delText>Pseudo-nitzschia</w:delText>
        </w:r>
        <w:r w:rsidRPr="006879D1" w:rsidDel="0071358F">
          <w:rPr>
            <w:rFonts w:ascii="Times New Roman" w:hAnsi="Times New Roman" w:cs="Times New Roman"/>
            <w:color w:val="000000" w:themeColor="text1"/>
            <w:sz w:val="24"/>
            <w:szCs w:val="24"/>
          </w:rPr>
          <w:delText xml:space="preserve"> in Alfacs Bay in the northwest Mediterranean Sea (Guallar et al.</w:delText>
        </w:r>
        <w:r w:rsidDel="0071358F">
          <w:rPr>
            <w:rFonts w:ascii="Times New Roman" w:hAnsi="Times New Roman" w:cs="Times New Roman"/>
            <w:color w:val="000000" w:themeColor="text1"/>
            <w:sz w:val="24"/>
            <w:szCs w:val="24"/>
          </w:rPr>
          <w:delText>,</w:delText>
        </w:r>
        <w:r w:rsidRPr="006879D1" w:rsidDel="0071358F">
          <w:rPr>
            <w:rFonts w:ascii="Times New Roman" w:hAnsi="Times New Roman" w:cs="Times New Roman"/>
            <w:color w:val="000000" w:themeColor="text1"/>
            <w:sz w:val="24"/>
            <w:szCs w:val="24"/>
          </w:rPr>
          <w:delText xml:space="preserve"> 2016), and SVM models were used to predict blooms in freshwater reservoirs (Xie et al.</w:delText>
        </w:r>
        <w:r w:rsidDel="0071358F">
          <w:rPr>
            <w:rFonts w:ascii="Times New Roman" w:hAnsi="Times New Roman" w:cs="Times New Roman"/>
            <w:color w:val="000000" w:themeColor="text1"/>
            <w:sz w:val="24"/>
            <w:szCs w:val="24"/>
          </w:rPr>
          <w:delText>,</w:delText>
        </w:r>
        <w:r w:rsidRPr="006879D1" w:rsidDel="0071358F">
          <w:rPr>
            <w:rFonts w:ascii="Times New Roman" w:hAnsi="Times New Roman" w:cs="Times New Roman"/>
            <w:color w:val="000000" w:themeColor="text1"/>
            <w:sz w:val="24"/>
            <w:szCs w:val="24"/>
          </w:rPr>
          <w:delText xml:space="preserve"> 2012). </w:delText>
        </w:r>
      </w:del>
    </w:p>
    <w:p w14:paraId="71D2FAE2" w14:textId="00F20885" w:rsidR="00A97698" w:rsidRDefault="00A97698" w:rsidP="00B67144">
      <w:pPr>
        <w:widowControl w:val="0"/>
        <w:autoSpaceDE w:val="0"/>
        <w:autoSpaceDN w:val="0"/>
        <w:adjustRightInd w:val="0"/>
        <w:spacing w:after="0" w:line="480" w:lineRule="auto"/>
        <w:ind w:firstLine="432"/>
        <w:rPr>
          <w:rFonts w:ascii="Times New Roman" w:hAnsi="Times New Roman" w:cs="Times New Roman"/>
          <w:color w:val="000000" w:themeColor="text1"/>
          <w:sz w:val="24"/>
          <w:szCs w:val="24"/>
        </w:rPr>
      </w:pPr>
      <w:r w:rsidRPr="00D90366">
        <w:rPr>
          <w:rFonts w:ascii="Times New Roman" w:hAnsi="Times New Roman" w:cs="Times New Roman"/>
          <w:color w:val="000000" w:themeColor="text1"/>
          <w:sz w:val="24"/>
          <w:szCs w:val="24"/>
        </w:rPr>
        <w:t xml:space="preserve">In this research, we use machine learning algorithms to predict </w:t>
      </w:r>
      <w:r w:rsidRPr="00D90366">
        <w:rPr>
          <w:rFonts w:ascii="Times New Roman" w:hAnsi="Times New Roman" w:cs="Times New Roman"/>
          <w:i/>
          <w:color w:val="000000" w:themeColor="text1"/>
          <w:sz w:val="24"/>
          <w:szCs w:val="24"/>
        </w:rPr>
        <w:t>K. brevis</w:t>
      </w:r>
      <w:r w:rsidRPr="00D90366">
        <w:rPr>
          <w:rFonts w:ascii="Times New Roman" w:hAnsi="Times New Roman" w:cs="Times New Roman"/>
          <w:color w:val="000000" w:themeColor="text1"/>
          <w:sz w:val="24"/>
          <w:szCs w:val="24"/>
        </w:rPr>
        <w:t xml:space="preserve"> on the West Florida Shelf </w:t>
      </w:r>
      <w:r w:rsidR="00A6262C" w:rsidRPr="00D90366">
        <w:rPr>
          <w:rFonts w:ascii="Times New Roman" w:hAnsi="Times New Roman" w:cs="Times New Roman"/>
          <w:color w:val="000000" w:themeColor="text1"/>
          <w:sz w:val="24"/>
          <w:szCs w:val="24"/>
        </w:rPr>
        <w:t xml:space="preserve">over a twenty-year period </w:t>
      </w:r>
      <w:r w:rsidR="00A6262C">
        <w:rPr>
          <w:rFonts w:ascii="Times New Roman" w:hAnsi="Times New Roman" w:cs="Times New Roman"/>
          <w:color w:val="000000" w:themeColor="text1"/>
          <w:sz w:val="24"/>
          <w:szCs w:val="24"/>
        </w:rPr>
        <w:t>using</w:t>
      </w:r>
      <w:r w:rsidRPr="00D90366">
        <w:rPr>
          <w:rFonts w:ascii="Times New Roman" w:hAnsi="Times New Roman" w:cs="Times New Roman"/>
          <w:color w:val="000000" w:themeColor="text1"/>
          <w:sz w:val="24"/>
          <w:szCs w:val="24"/>
        </w:rPr>
        <w:t xml:space="preserve"> discharge, nutrient, weather, and sea surface data. Specifically, we examined </w:t>
      </w:r>
      <w:r w:rsidR="002F4047" w:rsidRPr="00D90366">
        <w:rPr>
          <w:rFonts w:ascii="Times New Roman" w:hAnsi="Times New Roman" w:cs="Times New Roman"/>
          <w:color w:val="000000" w:themeColor="text1"/>
          <w:sz w:val="24"/>
          <w:szCs w:val="24"/>
        </w:rPr>
        <w:t>if we could assess (1)</w:t>
      </w:r>
      <w:r w:rsidRPr="00D90366">
        <w:rPr>
          <w:rFonts w:ascii="Times New Roman" w:hAnsi="Times New Roman" w:cs="Times New Roman"/>
          <w:color w:val="000000" w:themeColor="text1"/>
          <w:sz w:val="24"/>
          <w:szCs w:val="24"/>
        </w:rPr>
        <w:t xml:space="preserve"> </w:t>
      </w:r>
      <w:r w:rsidR="002F4047" w:rsidRPr="00D90366">
        <w:rPr>
          <w:rFonts w:ascii="Times New Roman" w:hAnsi="Times New Roman" w:cs="Times New Roman"/>
          <w:color w:val="000000" w:themeColor="text1"/>
          <w:sz w:val="24"/>
          <w:szCs w:val="24"/>
        </w:rPr>
        <w:t xml:space="preserve">how wind direction and strength affect </w:t>
      </w:r>
      <w:r w:rsidRPr="00D90366">
        <w:rPr>
          <w:rFonts w:ascii="Times New Roman" w:hAnsi="Times New Roman" w:cs="Times New Roman"/>
          <w:color w:val="000000" w:themeColor="text1"/>
          <w:sz w:val="24"/>
          <w:szCs w:val="24"/>
        </w:rPr>
        <w:t xml:space="preserve">the frequency of </w:t>
      </w:r>
      <w:r w:rsidRPr="00D90366">
        <w:rPr>
          <w:rFonts w:ascii="Times New Roman" w:hAnsi="Times New Roman" w:cs="Times New Roman"/>
          <w:i/>
          <w:color w:val="000000" w:themeColor="text1"/>
          <w:sz w:val="24"/>
          <w:szCs w:val="24"/>
        </w:rPr>
        <w:t>K. brevis</w:t>
      </w:r>
      <w:r w:rsidRPr="00D90366">
        <w:rPr>
          <w:rFonts w:ascii="Times New Roman" w:hAnsi="Times New Roman" w:cs="Times New Roman"/>
          <w:color w:val="000000" w:themeColor="text1"/>
          <w:sz w:val="24"/>
          <w:szCs w:val="24"/>
        </w:rPr>
        <w:t xml:space="preserve"> blooms on the West Florida Shelf, </w:t>
      </w:r>
      <w:r w:rsidR="002F4047" w:rsidRPr="00D90366">
        <w:rPr>
          <w:rFonts w:ascii="Times New Roman" w:hAnsi="Times New Roman" w:cs="Times New Roman"/>
          <w:color w:val="000000" w:themeColor="text1"/>
          <w:sz w:val="24"/>
          <w:szCs w:val="24"/>
        </w:rPr>
        <w:t xml:space="preserve">and </w:t>
      </w:r>
      <w:r w:rsidRPr="00D90366">
        <w:rPr>
          <w:rFonts w:ascii="Times New Roman" w:hAnsi="Times New Roman" w:cs="Times New Roman"/>
          <w:color w:val="000000" w:themeColor="text1"/>
          <w:sz w:val="24"/>
          <w:szCs w:val="24"/>
        </w:rPr>
        <w:t xml:space="preserve">(2) </w:t>
      </w:r>
      <w:r w:rsidR="002F4047" w:rsidRPr="00D90366">
        <w:rPr>
          <w:rFonts w:ascii="Times New Roman" w:hAnsi="Times New Roman" w:cs="Times New Roman"/>
          <w:color w:val="000000" w:themeColor="text1"/>
          <w:sz w:val="24"/>
          <w:szCs w:val="24"/>
        </w:rPr>
        <w:t xml:space="preserve">how discharge from different rivers, with differing nutrient loads, fuels </w:t>
      </w:r>
      <w:r w:rsidR="002F4047" w:rsidRPr="00D90366">
        <w:rPr>
          <w:rFonts w:ascii="Times New Roman" w:hAnsi="Times New Roman" w:cs="Times New Roman"/>
          <w:i/>
          <w:iCs/>
          <w:color w:val="000000" w:themeColor="text1"/>
          <w:sz w:val="24"/>
          <w:szCs w:val="24"/>
        </w:rPr>
        <w:t>K. brevis</w:t>
      </w:r>
      <w:r w:rsidRPr="00D90366">
        <w:rPr>
          <w:rFonts w:ascii="Times New Roman" w:hAnsi="Times New Roman" w:cs="Times New Roman"/>
          <w:color w:val="000000" w:themeColor="text1"/>
          <w:sz w:val="24"/>
          <w:szCs w:val="24"/>
        </w:rPr>
        <w:t xml:space="preserve">. </w:t>
      </w:r>
    </w:p>
    <w:p w14:paraId="243528A5" w14:textId="77777777" w:rsidR="0076459A" w:rsidRPr="00D90366" w:rsidRDefault="0076459A" w:rsidP="00E922D4">
      <w:pPr>
        <w:widowControl w:val="0"/>
        <w:autoSpaceDE w:val="0"/>
        <w:autoSpaceDN w:val="0"/>
        <w:adjustRightInd w:val="0"/>
        <w:spacing w:after="0" w:line="480" w:lineRule="auto"/>
        <w:rPr>
          <w:rFonts w:ascii="Times New Roman" w:hAnsi="Times New Roman" w:cs="Times New Roman"/>
          <w:color w:val="000000" w:themeColor="text1"/>
          <w:sz w:val="24"/>
          <w:szCs w:val="24"/>
        </w:rPr>
      </w:pPr>
    </w:p>
    <w:p w14:paraId="7B05361A" w14:textId="15045001" w:rsidR="00D711CA" w:rsidRPr="00FA57D4" w:rsidRDefault="00D711CA" w:rsidP="00E922D4">
      <w:pPr>
        <w:spacing w:after="0" w:line="480" w:lineRule="auto"/>
        <w:rPr>
          <w:rFonts w:ascii="Times New Roman" w:hAnsi="Times New Roman" w:cs="Times New Roman"/>
          <w:sz w:val="24"/>
          <w:szCs w:val="24"/>
        </w:rPr>
      </w:pPr>
      <w:commentRangeStart w:id="89"/>
      <w:r>
        <w:rPr>
          <w:rFonts w:ascii="Times New Roman" w:hAnsi="Times New Roman" w:cs="Times New Roman"/>
          <w:b/>
          <w:sz w:val="24"/>
          <w:szCs w:val="24"/>
        </w:rPr>
        <w:t>2.</w:t>
      </w:r>
      <w:del w:id="90" w:author="Author">
        <w:r w:rsidDel="00FB402C">
          <w:rPr>
            <w:rFonts w:ascii="Times New Roman" w:hAnsi="Times New Roman" w:cs="Times New Roman"/>
            <w:b/>
            <w:sz w:val="24"/>
            <w:szCs w:val="24"/>
          </w:rPr>
          <w:delText>0</w:delText>
        </w:r>
      </w:del>
      <w:r>
        <w:rPr>
          <w:rFonts w:ascii="Times New Roman" w:hAnsi="Times New Roman" w:cs="Times New Roman"/>
          <w:b/>
          <w:sz w:val="24"/>
          <w:szCs w:val="24"/>
        </w:rPr>
        <w:t xml:space="preserve"> </w:t>
      </w:r>
      <w:r w:rsidRPr="00FA57D4">
        <w:rPr>
          <w:rFonts w:ascii="Times New Roman" w:hAnsi="Times New Roman" w:cs="Times New Roman"/>
          <w:b/>
          <w:sz w:val="24"/>
          <w:szCs w:val="24"/>
        </w:rPr>
        <w:t>Methods</w:t>
      </w:r>
      <w:commentRangeEnd w:id="89"/>
      <w:r w:rsidR="006839DF">
        <w:rPr>
          <w:rStyle w:val="CommentReference"/>
          <w:rFonts w:eastAsiaTheme="minorHAnsi"/>
          <w:lang w:eastAsia="en-US"/>
        </w:rPr>
        <w:commentReference w:id="89"/>
      </w:r>
    </w:p>
    <w:p w14:paraId="6BCAA919" w14:textId="0BB2BA72" w:rsidR="00D711CA" w:rsidRDefault="00D711CA">
      <w:pPr>
        <w:spacing w:before="240" w:after="0" w:line="480" w:lineRule="auto"/>
        <w:rPr>
          <w:rFonts w:ascii="Times New Roman" w:hAnsi="Times New Roman" w:cs="Times New Roman"/>
          <w:b/>
          <w:i/>
          <w:sz w:val="24"/>
          <w:szCs w:val="24"/>
        </w:rPr>
        <w:pPrChange w:id="91" w:author="Author">
          <w:pPr>
            <w:spacing w:after="0" w:line="480" w:lineRule="auto"/>
          </w:pPr>
        </w:pPrChange>
      </w:pPr>
      <w:r>
        <w:rPr>
          <w:rFonts w:ascii="Times New Roman" w:hAnsi="Times New Roman" w:cs="Times New Roman"/>
          <w:b/>
          <w:i/>
          <w:sz w:val="24"/>
          <w:szCs w:val="24"/>
        </w:rPr>
        <w:t xml:space="preserve">2.1 </w:t>
      </w:r>
      <w:r w:rsidRPr="00FA57D4">
        <w:rPr>
          <w:rFonts w:ascii="Times New Roman" w:hAnsi="Times New Roman" w:cs="Times New Roman"/>
          <w:b/>
          <w:i/>
          <w:sz w:val="24"/>
          <w:szCs w:val="24"/>
        </w:rPr>
        <w:t>The data set</w:t>
      </w:r>
      <w:ins w:id="92" w:author="Author">
        <w:r w:rsidR="001458E4">
          <w:rPr>
            <w:rFonts w:ascii="Times New Roman" w:hAnsi="Times New Roman" w:cs="Times New Roman"/>
            <w:b/>
            <w:i/>
            <w:sz w:val="24"/>
            <w:szCs w:val="24"/>
          </w:rPr>
          <w:t xml:space="preserve"> and preparation of </w:t>
        </w:r>
        <w:del w:id="93" w:author="Author">
          <w:r w:rsidR="001458E4" w:rsidDel="00605861">
            <w:rPr>
              <w:rFonts w:ascii="Times New Roman" w:hAnsi="Times New Roman" w:cs="Times New Roman"/>
              <w:b/>
              <w:i/>
              <w:sz w:val="24"/>
              <w:szCs w:val="24"/>
            </w:rPr>
            <w:delText>target</w:delText>
          </w:r>
        </w:del>
        <w:r w:rsidR="00605861">
          <w:rPr>
            <w:rFonts w:ascii="Times New Roman" w:hAnsi="Times New Roman" w:cs="Times New Roman"/>
            <w:b/>
            <w:i/>
            <w:sz w:val="24"/>
            <w:szCs w:val="24"/>
          </w:rPr>
          <w:t>explanatory</w:t>
        </w:r>
        <w:r w:rsidR="001458E4">
          <w:rPr>
            <w:rFonts w:ascii="Times New Roman" w:hAnsi="Times New Roman" w:cs="Times New Roman"/>
            <w:b/>
            <w:i/>
            <w:sz w:val="24"/>
            <w:szCs w:val="24"/>
          </w:rPr>
          <w:t xml:space="preserve"> and </w:t>
        </w:r>
        <w:del w:id="94" w:author="Author">
          <w:r w:rsidR="001458E4" w:rsidDel="00605861">
            <w:rPr>
              <w:rFonts w:ascii="Times New Roman" w:hAnsi="Times New Roman" w:cs="Times New Roman"/>
              <w:b/>
              <w:i/>
              <w:sz w:val="24"/>
              <w:szCs w:val="24"/>
            </w:rPr>
            <w:delText>predictor</w:delText>
          </w:r>
        </w:del>
        <w:r w:rsidR="00605861">
          <w:rPr>
            <w:rFonts w:ascii="Times New Roman" w:hAnsi="Times New Roman" w:cs="Times New Roman"/>
            <w:b/>
            <w:i/>
            <w:sz w:val="24"/>
            <w:szCs w:val="24"/>
          </w:rPr>
          <w:t>dependent</w:t>
        </w:r>
        <w:r w:rsidR="001458E4">
          <w:rPr>
            <w:rFonts w:ascii="Times New Roman" w:hAnsi="Times New Roman" w:cs="Times New Roman"/>
            <w:b/>
            <w:i/>
            <w:sz w:val="24"/>
            <w:szCs w:val="24"/>
          </w:rPr>
          <w:t xml:space="preserve"> variables</w:t>
        </w:r>
      </w:ins>
    </w:p>
    <w:p w14:paraId="11F98F0A" w14:textId="6DF135ED" w:rsidR="00D711CA" w:rsidRPr="00FA57D4" w:rsidDel="001458E4" w:rsidRDefault="00D711CA" w:rsidP="00E922D4">
      <w:pPr>
        <w:spacing w:after="0" w:line="480" w:lineRule="auto"/>
        <w:rPr>
          <w:del w:id="95" w:author="Author"/>
          <w:rFonts w:ascii="Times New Roman" w:hAnsi="Times New Roman" w:cs="Times New Roman"/>
          <w:b/>
          <w:i/>
          <w:sz w:val="24"/>
          <w:szCs w:val="24"/>
        </w:rPr>
      </w:pPr>
      <w:del w:id="96" w:author="Author">
        <w:r w:rsidDel="001458E4">
          <w:rPr>
            <w:rFonts w:ascii="Times New Roman" w:hAnsi="Times New Roman" w:cs="Times New Roman"/>
            <w:b/>
            <w:i/>
            <w:sz w:val="24"/>
            <w:szCs w:val="24"/>
          </w:rPr>
          <w:delText xml:space="preserve">2.1.1 </w:delText>
        </w:r>
        <w:r w:rsidRPr="00E922D4" w:rsidDel="001458E4">
          <w:rPr>
            <w:rFonts w:ascii="Times New Roman" w:hAnsi="Times New Roman" w:cs="Times New Roman"/>
            <w:b/>
            <w:iCs/>
            <w:sz w:val="24"/>
            <w:szCs w:val="24"/>
          </w:rPr>
          <w:delText>Karenia brevis</w:delText>
        </w:r>
        <w:r w:rsidDel="001458E4">
          <w:rPr>
            <w:rFonts w:ascii="Times New Roman" w:hAnsi="Times New Roman" w:cs="Times New Roman"/>
            <w:b/>
            <w:i/>
            <w:sz w:val="24"/>
            <w:szCs w:val="24"/>
          </w:rPr>
          <w:delText xml:space="preserve"> cell densities</w:delText>
        </w:r>
        <w:r w:rsidRPr="00FA57D4" w:rsidDel="001458E4">
          <w:rPr>
            <w:rFonts w:ascii="Times New Roman" w:hAnsi="Times New Roman" w:cs="Times New Roman"/>
            <w:b/>
            <w:i/>
            <w:sz w:val="24"/>
            <w:szCs w:val="24"/>
          </w:rPr>
          <w:delText xml:space="preserve"> </w:delText>
        </w:r>
      </w:del>
    </w:p>
    <w:p w14:paraId="57E27E08" w14:textId="2604DEC2" w:rsidR="000163B6" w:rsidDel="003D13E1" w:rsidRDefault="00D711CA" w:rsidP="000163B6">
      <w:pPr>
        <w:spacing w:after="0" w:line="480" w:lineRule="auto"/>
        <w:ind w:firstLine="720"/>
        <w:rPr>
          <w:del w:id="97" w:author="Author"/>
          <w:rFonts w:ascii="Times New Roman" w:hAnsi="Times New Roman" w:cs="Times New Roman"/>
          <w:sz w:val="24"/>
          <w:szCs w:val="24"/>
        </w:rPr>
      </w:pPr>
      <w:r>
        <w:rPr>
          <w:rFonts w:ascii="Times New Roman" w:hAnsi="Times New Roman" w:cs="Times New Roman"/>
          <w:sz w:val="24"/>
          <w:szCs w:val="24"/>
        </w:rPr>
        <w:t xml:space="preserve">To develop the </w:t>
      </w:r>
      <w:ins w:id="98" w:author="Author">
        <w:r w:rsidR="00FC7C23">
          <w:rPr>
            <w:rFonts w:ascii="Times New Roman" w:hAnsi="Times New Roman" w:cs="Times New Roman"/>
            <w:sz w:val="24"/>
            <w:szCs w:val="24"/>
          </w:rPr>
          <w:t xml:space="preserve">machine learning </w:t>
        </w:r>
      </w:ins>
      <w:r>
        <w:rPr>
          <w:rFonts w:ascii="Times New Roman" w:hAnsi="Times New Roman" w:cs="Times New Roman"/>
          <w:sz w:val="24"/>
          <w:szCs w:val="24"/>
        </w:rPr>
        <w:t xml:space="preserve">models, </w:t>
      </w:r>
      <w:r w:rsidRPr="00E922D4">
        <w:rPr>
          <w:rFonts w:ascii="Times New Roman" w:hAnsi="Times New Roman" w:cs="Times New Roman"/>
          <w:i/>
          <w:iCs/>
          <w:sz w:val="24"/>
          <w:szCs w:val="24"/>
        </w:rPr>
        <w:t>in-situ</w:t>
      </w:r>
      <w:r>
        <w:rPr>
          <w:rFonts w:ascii="Times New Roman" w:hAnsi="Times New Roman" w:cs="Times New Roman"/>
          <w:sz w:val="24"/>
          <w:szCs w:val="24"/>
        </w:rPr>
        <w:t xml:space="preserve"> data of</w:t>
      </w:r>
      <w:r w:rsidRPr="0056089E">
        <w:rPr>
          <w:rFonts w:ascii="Times New Roman" w:hAnsi="Times New Roman" w:cs="Times New Roman"/>
          <w:sz w:val="24"/>
          <w:szCs w:val="24"/>
        </w:rPr>
        <w:t xml:space="preserve"> </w:t>
      </w:r>
      <w:r w:rsidRPr="0056089E">
        <w:rPr>
          <w:rFonts w:ascii="Times New Roman" w:hAnsi="Times New Roman" w:cs="Times New Roman"/>
          <w:i/>
          <w:sz w:val="24"/>
          <w:szCs w:val="24"/>
        </w:rPr>
        <w:t xml:space="preserve">K. </w:t>
      </w:r>
      <w:r>
        <w:rPr>
          <w:rFonts w:ascii="Times New Roman" w:hAnsi="Times New Roman" w:cs="Times New Roman"/>
          <w:i/>
          <w:sz w:val="24"/>
          <w:szCs w:val="24"/>
        </w:rPr>
        <w:t>b</w:t>
      </w:r>
      <w:r w:rsidRPr="0056089E">
        <w:rPr>
          <w:rFonts w:ascii="Times New Roman" w:hAnsi="Times New Roman" w:cs="Times New Roman"/>
          <w:i/>
          <w:sz w:val="24"/>
          <w:szCs w:val="24"/>
        </w:rPr>
        <w:t>revis</w:t>
      </w:r>
      <w:r w:rsidRPr="0056089E">
        <w:rPr>
          <w:rFonts w:ascii="Times New Roman" w:hAnsi="Times New Roman" w:cs="Times New Roman"/>
          <w:sz w:val="24"/>
          <w:szCs w:val="24"/>
        </w:rPr>
        <w:t xml:space="preserve"> </w:t>
      </w:r>
      <w:r>
        <w:rPr>
          <w:rFonts w:ascii="Times New Roman" w:hAnsi="Times New Roman" w:cs="Times New Roman"/>
          <w:sz w:val="24"/>
          <w:szCs w:val="24"/>
        </w:rPr>
        <w:t xml:space="preserve">cell densities </w:t>
      </w:r>
      <w:ins w:id="99" w:author="Author">
        <w:r w:rsidR="0002497C">
          <w:rPr>
            <w:rFonts w:ascii="Times New Roman" w:hAnsi="Times New Roman" w:cs="Times New Roman"/>
            <w:sz w:val="24"/>
            <w:szCs w:val="24"/>
          </w:rPr>
          <w:t xml:space="preserve">(number of cells per L) </w:t>
        </w:r>
      </w:ins>
      <w:r>
        <w:rPr>
          <w:rFonts w:ascii="Times New Roman" w:hAnsi="Times New Roman" w:cs="Times New Roman"/>
          <w:sz w:val="24"/>
          <w:szCs w:val="24"/>
        </w:rPr>
        <w:t xml:space="preserve">over a twenty-year period (1998-2018) on the </w:t>
      </w:r>
      <w:del w:id="100" w:author="Author">
        <w:r w:rsidDel="00FB402C">
          <w:rPr>
            <w:rFonts w:ascii="Times New Roman" w:hAnsi="Times New Roman" w:cs="Times New Roman"/>
            <w:sz w:val="24"/>
            <w:szCs w:val="24"/>
          </w:rPr>
          <w:delText>West Florida Shelf</w:delText>
        </w:r>
      </w:del>
      <w:ins w:id="101" w:author="Author">
        <w:r w:rsidR="00FB402C">
          <w:rPr>
            <w:rFonts w:ascii="Times New Roman" w:hAnsi="Times New Roman" w:cs="Times New Roman"/>
            <w:sz w:val="24"/>
            <w:szCs w:val="24"/>
          </w:rPr>
          <w:t>WFS</w:t>
        </w:r>
      </w:ins>
      <w:r>
        <w:rPr>
          <w:rFonts w:ascii="Times New Roman" w:hAnsi="Times New Roman" w:cs="Times New Roman"/>
          <w:sz w:val="24"/>
          <w:szCs w:val="24"/>
        </w:rPr>
        <w:t xml:space="preserve"> </w:t>
      </w:r>
      <w:r w:rsidR="000163B6">
        <w:rPr>
          <w:rFonts w:ascii="Times New Roman" w:hAnsi="Times New Roman" w:cs="Times New Roman"/>
          <w:sz w:val="24"/>
          <w:szCs w:val="24"/>
        </w:rPr>
        <w:t xml:space="preserve">were obtained </w:t>
      </w:r>
      <w:r>
        <w:rPr>
          <w:rFonts w:ascii="Times New Roman" w:hAnsi="Times New Roman" w:cs="Times New Roman"/>
          <w:sz w:val="24"/>
          <w:szCs w:val="24"/>
        </w:rPr>
        <w:t xml:space="preserve">from </w:t>
      </w:r>
      <w:del w:id="102" w:author="Author">
        <w:r w:rsidDel="00FB402C">
          <w:rPr>
            <w:rFonts w:ascii="Times New Roman" w:hAnsi="Times New Roman" w:cs="Times New Roman"/>
            <w:sz w:val="24"/>
            <w:szCs w:val="24"/>
          </w:rPr>
          <w:delText>the</w:delText>
        </w:r>
        <w:r w:rsidRPr="0056089E" w:rsidDel="00FB402C">
          <w:rPr>
            <w:rFonts w:ascii="Times New Roman" w:hAnsi="Times New Roman" w:cs="Times New Roman"/>
            <w:sz w:val="24"/>
            <w:szCs w:val="24"/>
          </w:rPr>
          <w:delText xml:space="preserve"> </w:delText>
        </w:r>
        <w:r w:rsidR="000163B6" w:rsidDel="00FB402C">
          <w:rPr>
            <w:rFonts w:ascii="Times New Roman" w:hAnsi="Times New Roman" w:cs="Times New Roman"/>
            <w:sz w:val="24"/>
            <w:szCs w:val="24"/>
          </w:rPr>
          <w:delText xml:space="preserve">database of </w:delText>
        </w:r>
      </w:del>
      <w:r w:rsidR="000163B6">
        <w:rPr>
          <w:rFonts w:ascii="Times New Roman" w:hAnsi="Times New Roman" w:cs="Times New Roman"/>
          <w:sz w:val="24"/>
          <w:szCs w:val="24"/>
        </w:rPr>
        <w:t xml:space="preserve">the </w:t>
      </w:r>
      <w:r w:rsidRPr="0056089E">
        <w:rPr>
          <w:rFonts w:ascii="Times New Roman" w:hAnsi="Times New Roman" w:cs="Times New Roman"/>
          <w:sz w:val="24"/>
          <w:szCs w:val="24"/>
        </w:rPr>
        <w:t>Florida Fish and Wildlife Conservation Commission (</w:t>
      </w:r>
      <w:hyperlink r:id="rId11" w:history="1">
        <w:r w:rsidRPr="0056089E">
          <w:rPr>
            <w:rStyle w:val="Hyperlink"/>
            <w:rFonts w:ascii="Times New Roman" w:hAnsi="Times New Roman" w:cs="Times New Roman"/>
            <w:sz w:val="24"/>
            <w:szCs w:val="24"/>
          </w:rPr>
          <w:t>https://myfwc.com/</w:t>
        </w:r>
      </w:hyperlink>
      <w:r w:rsidRPr="0056089E">
        <w:rPr>
          <w:rFonts w:ascii="Times New Roman" w:hAnsi="Times New Roman" w:cs="Times New Roman"/>
          <w:sz w:val="24"/>
          <w:szCs w:val="24"/>
        </w:rPr>
        <w:t>)</w:t>
      </w:r>
      <w:r w:rsidR="000163B6">
        <w:rPr>
          <w:rFonts w:ascii="Times New Roman" w:hAnsi="Times New Roman" w:cs="Times New Roman"/>
          <w:sz w:val="24"/>
          <w:szCs w:val="24"/>
        </w:rPr>
        <w:t>.</w:t>
      </w:r>
      <w:r>
        <w:rPr>
          <w:rFonts w:ascii="Times New Roman" w:hAnsi="Times New Roman" w:cs="Times New Roman"/>
          <w:sz w:val="24"/>
          <w:szCs w:val="24"/>
        </w:rPr>
        <w:t xml:space="preserve"> </w:t>
      </w:r>
      <w:r w:rsidR="000163B6">
        <w:rPr>
          <w:rFonts w:ascii="Times New Roman" w:hAnsi="Times New Roman" w:cs="Times New Roman"/>
          <w:sz w:val="24"/>
          <w:szCs w:val="24"/>
        </w:rPr>
        <w:t>These data represent</w:t>
      </w:r>
      <w:ins w:id="103" w:author="Author">
        <w:r w:rsidR="0002497C">
          <w:rPr>
            <w:rFonts w:ascii="Times New Roman" w:hAnsi="Times New Roman" w:cs="Times New Roman"/>
            <w:sz w:val="24"/>
            <w:szCs w:val="24"/>
          </w:rPr>
          <w:t xml:space="preserve"> water</w:t>
        </w:r>
      </w:ins>
      <w:r w:rsidR="000163B6">
        <w:rPr>
          <w:rFonts w:ascii="Times New Roman" w:hAnsi="Times New Roman" w:cs="Times New Roman"/>
          <w:sz w:val="24"/>
          <w:szCs w:val="24"/>
        </w:rPr>
        <w:t xml:space="preserve"> samples collected during</w:t>
      </w:r>
      <w:r w:rsidR="000163B6" w:rsidRPr="000163B6">
        <w:rPr>
          <w:rFonts w:ascii="Times New Roman" w:hAnsi="Times New Roman" w:cs="Times New Roman"/>
          <w:sz w:val="24"/>
          <w:szCs w:val="24"/>
        </w:rPr>
        <w:t xml:space="preserve"> </w:t>
      </w:r>
      <w:r w:rsidR="000163B6">
        <w:rPr>
          <w:rFonts w:ascii="Times New Roman" w:hAnsi="Times New Roman" w:cs="Times New Roman"/>
          <w:sz w:val="24"/>
          <w:szCs w:val="24"/>
        </w:rPr>
        <w:t xml:space="preserve">regular monitoring along the Florida coast and during suspected or confirmed </w:t>
      </w:r>
      <w:r w:rsidR="000163B6" w:rsidRPr="00E922D4">
        <w:rPr>
          <w:rFonts w:ascii="Times New Roman" w:hAnsi="Times New Roman" w:cs="Times New Roman"/>
          <w:i/>
          <w:iCs/>
          <w:sz w:val="24"/>
          <w:szCs w:val="24"/>
        </w:rPr>
        <w:t>K. brevis</w:t>
      </w:r>
      <w:r w:rsidR="000163B6">
        <w:rPr>
          <w:rFonts w:ascii="Times New Roman" w:hAnsi="Times New Roman" w:cs="Times New Roman"/>
          <w:sz w:val="24"/>
          <w:szCs w:val="24"/>
        </w:rPr>
        <w:t xml:space="preserve"> events. The data used herein w</w:t>
      </w:r>
      <w:r w:rsidR="00BD5C0A">
        <w:rPr>
          <w:rFonts w:ascii="Times New Roman" w:hAnsi="Times New Roman" w:cs="Times New Roman"/>
          <w:sz w:val="24"/>
          <w:szCs w:val="24"/>
        </w:rPr>
        <w:t>ere</w:t>
      </w:r>
      <w:r w:rsidR="000163B6">
        <w:rPr>
          <w:rFonts w:ascii="Times New Roman" w:hAnsi="Times New Roman" w:cs="Times New Roman"/>
          <w:sz w:val="24"/>
          <w:szCs w:val="24"/>
        </w:rPr>
        <w:t xml:space="preserve"> limited to samples collected between</w:t>
      </w:r>
      <w:r>
        <w:rPr>
          <w:rFonts w:ascii="Times New Roman" w:hAnsi="Times New Roman" w:cs="Times New Roman"/>
          <w:sz w:val="24"/>
          <w:szCs w:val="24"/>
        </w:rPr>
        <w:t xml:space="preserve"> latitudes </w:t>
      </w:r>
      <w:r w:rsidR="00BD5C0A">
        <w:rPr>
          <w:rFonts w:ascii="Times New Roman" w:hAnsi="Times New Roman" w:cs="Times New Roman"/>
          <w:sz w:val="24"/>
          <w:szCs w:val="24"/>
        </w:rPr>
        <w:t>of</w:t>
      </w:r>
      <w:r>
        <w:rPr>
          <w:rFonts w:ascii="Times New Roman" w:hAnsi="Times New Roman" w:cs="Times New Roman"/>
          <w:sz w:val="24"/>
          <w:szCs w:val="24"/>
        </w:rPr>
        <w:t xml:space="preserve"> 25.</w:t>
      </w:r>
      <w:del w:id="104" w:author="Author">
        <w:r w:rsidDel="003D13E1">
          <w:rPr>
            <w:rFonts w:ascii="Times New Roman" w:hAnsi="Times New Roman" w:cs="Times New Roman"/>
            <w:sz w:val="24"/>
            <w:szCs w:val="24"/>
          </w:rPr>
          <w:delText xml:space="preserve">8454 </w:delText>
        </w:r>
      </w:del>
      <w:ins w:id="105" w:author="Author">
        <w:r w:rsidR="003D13E1">
          <w:rPr>
            <w:rFonts w:ascii="Times New Roman" w:hAnsi="Times New Roman" w:cs="Times New Roman"/>
            <w:sz w:val="24"/>
            <w:szCs w:val="24"/>
          </w:rPr>
          <w:t xml:space="preserve">85 </w:t>
        </w:r>
      </w:ins>
      <w:r>
        <w:rPr>
          <w:rFonts w:ascii="Times New Roman" w:hAnsi="Times New Roman" w:cs="Times New Roman"/>
          <w:sz w:val="24"/>
          <w:szCs w:val="24"/>
        </w:rPr>
        <w:t>degrees (Marco Island) and 29.</w:t>
      </w:r>
      <w:del w:id="106" w:author="Author">
        <w:r w:rsidDel="003D13E1">
          <w:rPr>
            <w:rFonts w:ascii="Times New Roman" w:hAnsi="Times New Roman" w:cs="Times New Roman"/>
            <w:sz w:val="24"/>
            <w:szCs w:val="24"/>
          </w:rPr>
          <w:delText xml:space="preserve">1386 </w:delText>
        </w:r>
      </w:del>
      <w:ins w:id="107" w:author="Author">
        <w:r w:rsidR="003D13E1">
          <w:rPr>
            <w:rFonts w:ascii="Times New Roman" w:hAnsi="Times New Roman" w:cs="Times New Roman"/>
            <w:sz w:val="24"/>
            <w:szCs w:val="24"/>
          </w:rPr>
          <w:t xml:space="preserve">14 </w:t>
        </w:r>
      </w:ins>
      <w:r>
        <w:rPr>
          <w:rFonts w:ascii="Times New Roman" w:hAnsi="Times New Roman" w:cs="Times New Roman"/>
          <w:sz w:val="24"/>
          <w:szCs w:val="24"/>
        </w:rPr>
        <w:t>degrees (Mouth of Suwanee River) and at most 9</w:t>
      </w:r>
      <w:r w:rsidR="000163B6">
        <w:rPr>
          <w:rFonts w:ascii="Times New Roman" w:hAnsi="Times New Roman" w:cs="Times New Roman"/>
          <w:sz w:val="24"/>
          <w:szCs w:val="24"/>
        </w:rPr>
        <w:t xml:space="preserve"> </w:t>
      </w:r>
      <w:r>
        <w:rPr>
          <w:rFonts w:ascii="Times New Roman" w:hAnsi="Times New Roman" w:cs="Times New Roman"/>
          <w:sz w:val="24"/>
          <w:szCs w:val="24"/>
        </w:rPr>
        <w:t>km from the coast</w:t>
      </w:r>
      <w:ins w:id="108" w:author="Author">
        <w:r w:rsidR="007D66E3">
          <w:rPr>
            <w:rFonts w:ascii="Times New Roman" w:hAnsi="Times New Roman" w:cs="Times New Roman"/>
            <w:sz w:val="24"/>
            <w:szCs w:val="24"/>
          </w:rPr>
          <w:t xml:space="preserve"> since</w:t>
        </w:r>
      </w:ins>
      <w:del w:id="109" w:author="Author">
        <w:r w:rsidDel="007D66E3">
          <w:rPr>
            <w:rFonts w:ascii="Times New Roman" w:hAnsi="Times New Roman" w:cs="Times New Roman"/>
            <w:sz w:val="24"/>
            <w:szCs w:val="24"/>
          </w:rPr>
          <w:delText>.</w:delText>
        </w:r>
      </w:del>
      <w:r>
        <w:rPr>
          <w:rFonts w:ascii="Times New Roman" w:hAnsi="Times New Roman" w:cs="Times New Roman"/>
          <w:sz w:val="24"/>
          <w:szCs w:val="24"/>
        </w:rPr>
        <w:t xml:space="preserve"> </w:t>
      </w:r>
      <w:commentRangeStart w:id="110"/>
      <w:ins w:id="111" w:author="Author">
        <w:del w:id="112" w:author="Author">
          <w:r w:rsidR="003D13E1" w:rsidDel="007D66E3">
            <w:rPr>
              <w:rFonts w:ascii="Times New Roman" w:hAnsi="Times New Roman" w:cs="Times New Roman"/>
              <w:sz w:val="24"/>
              <w:szCs w:val="24"/>
            </w:rPr>
            <w:delText>M</w:delText>
          </w:r>
        </w:del>
        <w:r w:rsidR="007D66E3">
          <w:rPr>
            <w:rFonts w:ascii="Times New Roman" w:hAnsi="Times New Roman" w:cs="Times New Roman"/>
            <w:sz w:val="24"/>
            <w:szCs w:val="24"/>
          </w:rPr>
          <w:t>m</w:t>
        </w:r>
        <w:r w:rsidR="003D13E1">
          <w:rPr>
            <w:rFonts w:ascii="Times New Roman" w:hAnsi="Times New Roman" w:cs="Times New Roman"/>
            <w:sz w:val="24"/>
            <w:szCs w:val="24"/>
          </w:rPr>
          <w:t xml:space="preserve">ost of the </w:t>
        </w:r>
        <w:r w:rsidR="003D13E1" w:rsidRPr="003D13E1">
          <w:rPr>
            <w:rFonts w:ascii="Times New Roman" w:hAnsi="Times New Roman" w:cs="Times New Roman"/>
            <w:i/>
            <w:sz w:val="24"/>
            <w:szCs w:val="24"/>
          </w:rPr>
          <w:t>K. brevis</w:t>
        </w:r>
        <w:r w:rsidR="003D13E1">
          <w:rPr>
            <w:rFonts w:ascii="Times New Roman" w:hAnsi="Times New Roman" w:cs="Times New Roman"/>
            <w:sz w:val="24"/>
            <w:szCs w:val="24"/>
          </w:rPr>
          <w:t xml:space="preserve"> blooms occurred within this area on WFS</w:t>
        </w:r>
        <w:del w:id="113" w:author="Author">
          <w:r w:rsidR="003D13E1" w:rsidDel="007D66E3">
            <w:rPr>
              <w:rFonts w:ascii="Times New Roman" w:hAnsi="Times New Roman" w:cs="Times New Roman"/>
              <w:sz w:val="24"/>
              <w:szCs w:val="24"/>
            </w:rPr>
            <w:delText>,</w:delText>
          </w:r>
        </w:del>
        <w:r w:rsidR="003D13E1">
          <w:rPr>
            <w:rFonts w:ascii="Times New Roman" w:hAnsi="Times New Roman" w:cs="Times New Roman"/>
            <w:sz w:val="24"/>
            <w:szCs w:val="24"/>
          </w:rPr>
          <w:t xml:space="preserve"> and setting a fixed area for the data analysis ensued consistency.</w:t>
        </w:r>
        <w:del w:id="114" w:author="Author">
          <w:r w:rsidR="003D13E1" w:rsidDel="007D66E3">
            <w:rPr>
              <w:rFonts w:ascii="Times New Roman" w:hAnsi="Times New Roman" w:cs="Times New Roman"/>
              <w:sz w:val="24"/>
              <w:szCs w:val="24"/>
            </w:rPr>
            <w:delText xml:space="preserve"> </w:delText>
          </w:r>
        </w:del>
        <w:r w:rsidR="003D13E1">
          <w:rPr>
            <w:rFonts w:ascii="Times New Roman" w:hAnsi="Times New Roman" w:cs="Times New Roman"/>
            <w:sz w:val="24"/>
            <w:szCs w:val="24"/>
          </w:rPr>
          <w:t xml:space="preserve"> </w:t>
        </w:r>
        <w:commentRangeEnd w:id="110"/>
        <w:r w:rsidR="003D13E1">
          <w:rPr>
            <w:rStyle w:val="CommentReference"/>
            <w:rFonts w:eastAsiaTheme="minorHAnsi"/>
            <w:lang w:eastAsia="en-US"/>
          </w:rPr>
          <w:commentReference w:id="110"/>
        </w:r>
      </w:ins>
    </w:p>
    <w:p w14:paraId="61E276E4" w14:textId="53F65441" w:rsidR="00D711CA" w:rsidRDefault="000163B6" w:rsidP="003D13E1">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In order to overcome the spatial and temporal </w:t>
      </w:r>
      <w:r w:rsidR="00D711CA">
        <w:rPr>
          <w:rFonts w:ascii="Times New Roman" w:hAnsi="Times New Roman" w:cs="Times New Roman"/>
          <w:sz w:val="24"/>
          <w:szCs w:val="24"/>
        </w:rPr>
        <w:t>inconsisten</w:t>
      </w:r>
      <w:r>
        <w:rPr>
          <w:rFonts w:ascii="Times New Roman" w:hAnsi="Times New Roman" w:cs="Times New Roman"/>
          <w:sz w:val="24"/>
          <w:szCs w:val="24"/>
        </w:rPr>
        <w:t xml:space="preserve">cy in the data, the </w:t>
      </w:r>
      <w:r w:rsidR="00B67144">
        <w:rPr>
          <w:rFonts w:ascii="Times New Roman" w:hAnsi="Times New Roman" w:cs="Times New Roman"/>
          <w:sz w:val="24"/>
          <w:szCs w:val="24"/>
        </w:rPr>
        <w:t>5</w:t>
      </w:r>
      <w:r>
        <w:rPr>
          <w:rFonts w:ascii="Times New Roman" w:hAnsi="Times New Roman" w:cs="Times New Roman"/>
          <w:sz w:val="24"/>
          <w:szCs w:val="24"/>
        </w:rPr>
        <w:t xml:space="preserve"> highest cell counts across the spatial gradient were averaged for each week to produce a weekly mean</w:t>
      </w:r>
      <w:r w:rsidR="00D711CA">
        <w:rPr>
          <w:rFonts w:ascii="Times New Roman" w:hAnsi="Times New Roman" w:cs="Times New Roman"/>
          <w:sz w:val="24"/>
          <w:szCs w:val="24"/>
        </w:rPr>
        <w:t xml:space="preserve">. </w:t>
      </w:r>
      <w:ins w:id="115" w:author="Author">
        <w:r w:rsidR="00FC7C23" w:rsidRPr="00FC7C23">
          <w:rPr>
            <w:rFonts w:ascii="Times New Roman" w:hAnsi="Times New Roman" w:cs="Times New Roman"/>
            <w:sz w:val="24"/>
            <w:szCs w:val="24"/>
          </w:rPr>
          <w:t xml:space="preserve">Since </w:t>
        </w:r>
        <w:r w:rsidR="00FC7C23">
          <w:rPr>
            <w:rFonts w:ascii="Times New Roman" w:hAnsi="Times New Roman" w:cs="Times New Roman"/>
            <w:sz w:val="24"/>
            <w:szCs w:val="24"/>
          </w:rPr>
          <w:t xml:space="preserve">the </w:t>
        </w:r>
        <w:r w:rsidR="00FC7C23" w:rsidRPr="00FC7C23">
          <w:rPr>
            <w:rFonts w:ascii="Times New Roman" w:hAnsi="Times New Roman" w:cs="Times New Roman"/>
            <w:i/>
            <w:iCs/>
            <w:sz w:val="24"/>
            <w:szCs w:val="24"/>
          </w:rPr>
          <w:t>K. Brevis</w:t>
        </w:r>
        <w:r w:rsidR="00FC7C23" w:rsidRPr="00FC7C23">
          <w:rPr>
            <w:rFonts w:ascii="Times New Roman" w:hAnsi="Times New Roman" w:cs="Times New Roman"/>
            <w:sz w:val="24"/>
            <w:szCs w:val="24"/>
          </w:rPr>
          <w:t xml:space="preserve"> measurements were not made on a continuous basis </w:t>
        </w:r>
        <w:r w:rsidR="00FC7C23">
          <w:rPr>
            <w:rFonts w:ascii="Times New Roman" w:hAnsi="Times New Roman" w:cs="Times New Roman"/>
            <w:sz w:val="24"/>
            <w:szCs w:val="24"/>
          </w:rPr>
          <w:t xml:space="preserve">and likely under-sampled </w:t>
        </w:r>
        <w:r w:rsidR="007D66E3">
          <w:rPr>
            <w:rFonts w:ascii="Times New Roman" w:hAnsi="Times New Roman" w:cs="Times New Roman"/>
            <w:sz w:val="24"/>
            <w:szCs w:val="24"/>
          </w:rPr>
          <w:t xml:space="preserve">under </w:t>
        </w:r>
        <w:r w:rsidR="00FC7C23">
          <w:rPr>
            <w:rFonts w:ascii="Times New Roman" w:hAnsi="Times New Roman" w:cs="Times New Roman"/>
            <w:sz w:val="24"/>
            <w:szCs w:val="24"/>
          </w:rPr>
          <w:t>low cell densit</w:t>
        </w:r>
        <w:r w:rsidR="007D66E3">
          <w:rPr>
            <w:rFonts w:ascii="Times New Roman" w:hAnsi="Times New Roman" w:cs="Times New Roman"/>
            <w:sz w:val="24"/>
            <w:szCs w:val="24"/>
          </w:rPr>
          <w:t>y conditions</w:t>
        </w:r>
        <w:del w:id="116" w:author="Author">
          <w:r w:rsidR="00FC7C23" w:rsidDel="007D66E3">
            <w:rPr>
              <w:rFonts w:ascii="Times New Roman" w:hAnsi="Times New Roman" w:cs="Times New Roman"/>
              <w:sz w:val="24"/>
              <w:szCs w:val="24"/>
            </w:rPr>
            <w:delText>ies</w:delText>
          </w:r>
        </w:del>
        <w:r w:rsidR="00FC7C23" w:rsidRPr="00FC7C23">
          <w:rPr>
            <w:rFonts w:ascii="Times New Roman" w:hAnsi="Times New Roman" w:cs="Times New Roman"/>
            <w:sz w:val="24"/>
            <w:szCs w:val="24"/>
          </w:rPr>
          <w:t xml:space="preserve">, </w:t>
        </w:r>
        <w:r w:rsidR="00FC7C23">
          <w:rPr>
            <w:rFonts w:ascii="Times New Roman" w:hAnsi="Times New Roman" w:cs="Times New Roman"/>
            <w:sz w:val="24"/>
            <w:szCs w:val="24"/>
          </w:rPr>
          <w:t>we</w:t>
        </w:r>
        <w:r w:rsidR="00FC7C23" w:rsidRPr="00FC7C23">
          <w:rPr>
            <w:rFonts w:ascii="Times New Roman" w:hAnsi="Times New Roman" w:cs="Times New Roman"/>
            <w:sz w:val="24"/>
            <w:szCs w:val="24"/>
          </w:rPr>
          <w:t xml:space="preserve"> discretized </w:t>
        </w:r>
        <w:del w:id="117" w:author="Author">
          <w:r w:rsidR="00FC7C23" w:rsidRPr="00FC7C23" w:rsidDel="007D66E3">
            <w:rPr>
              <w:rFonts w:ascii="Times New Roman" w:hAnsi="Times New Roman" w:cs="Times New Roman"/>
              <w:sz w:val="24"/>
              <w:szCs w:val="24"/>
            </w:rPr>
            <w:delText xml:space="preserve">the </w:delText>
          </w:r>
        </w:del>
        <w:r w:rsidR="00FC7C23" w:rsidRPr="00FC7C23">
          <w:rPr>
            <w:rFonts w:ascii="Times New Roman" w:hAnsi="Times New Roman" w:cs="Times New Roman"/>
            <w:sz w:val="24"/>
            <w:szCs w:val="24"/>
          </w:rPr>
          <w:t>weekly averages into a binary variable: with cell counts greater than 10</w:t>
        </w:r>
        <w:r w:rsidR="00FC7C23" w:rsidRPr="00FC7C23">
          <w:rPr>
            <w:rFonts w:ascii="Times New Roman" w:hAnsi="Times New Roman" w:cs="Times New Roman"/>
            <w:sz w:val="24"/>
            <w:szCs w:val="24"/>
            <w:vertAlign w:val="superscript"/>
          </w:rPr>
          <w:t>5</w:t>
        </w:r>
        <w:r w:rsidR="00FC7C23" w:rsidRPr="00FC7C23">
          <w:rPr>
            <w:rFonts w:ascii="Times New Roman" w:hAnsi="Times New Roman" w:cs="Times New Roman"/>
            <w:sz w:val="24"/>
            <w:szCs w:val="24"/>
          </w:rPr>
          <w:t xml:space="preserve"> cells/L counting </w:t>
        </w:r>
      </w:ins>
      <w:del w:id="118" w:author="Author">
        <w:r w:rsidDel="00FC7C23">
          <w:rPr>
            <w:rFonts w:ascii="Times New Roman" w:hAnsi="Times New Roman" w:cs="Times New Roman"/>
            <w:color w:val="000000" w:themeColor="text1"/>
            <w:sz w:val="24"/>
            <w:szCs w:val="24"/>
          </w:rPr>
          <w:delText>C</w:delText>
        </w:r>
        <w:r w:rsidRPr="00202CA6" w:rsidDel="00FC7C23">
          <w:rPr>
            <w:rFonts w:ascii="Times New Roman" w:hAnsi="Times New Roman" w:cs="Times New Roman"/>
            <w:color w:val="000000" w:themeColor="text1"/>
            <w:sz w:val="24"/>
            <w:szCs w:val="24"/>
          </w:rPr>
          <w:delText xml:space="preserve">ell densities </w:delText>
        </w:r>
        <w:r w:rsidDel="00FC7C23">
          <w:rPr>
            <w:rFonts w:ascii="Times New Roman" w:hAnsi="Times New Roman" w:cs="Times New Roman"/>
            <w:color w:val="000000" w:themeColor="text1"/>
            <w:sz w:val="24"/>
            <w:szCs w:val="24"/>
          </w:rPr>
          <w:delText>&gt;</w:delText>
        </w:r>
        <w:r w:rsidRPr="00202CA6" w:rsidDel="00FC7C23">
          <w:rPr>
            <w:rFonts w:ascii="Times New Roman" w:hAnsi="Times New Roman" w:cs="Times New Roman"/>
            <w:color w:val="000000" w:themeColor="text1"/>
            <w:sz w:val="24"/>
            <w:szCs w:val="24"/>
          </w:rPr>
          <w:delText xml:space="preserve"> 10</w:delText>
        </w:r>
        <w:r w:rsidRPr="00202CA6" w:rsidDel="00FC7C23">
          <w:rPr>
            <w:rFonts w:ascii="Times New Roman" w:hAnsi="Times New Roman" w:cs="Times New Roman"/>
            <w:color w:val="000000" w:themeColor="text1"/>
            <w:sz w:val="24"/>
            <w:szCs w:val="24"/>
            <w:vertAlign w:val="superscript"/>
          </w:rPr>
          <w:delText>5</w:delText>
        </w:r>
        <w:r w:rsidRPr="00202CA6" w:rsidDel="00FC7C23">
          <w:rPr>
            <w:rFonts w:ascii="Times New Roman" w:hAnsi="Times New Roman" w:cs="Times New Roman"/>
            <w:color w:val="000000" w:themeColor="text1"/>
            <w:sz w:val="24"/>
            <w:szCs w:val="24"/>
          </w:rPr>
          <w:delText xml:space="preserve"> cells</w:delText>
        </w:r>
        <w:r w:rsidDel="00FC7C23">
          <w:rPr>
            <w:rFonts w:ascii="Times New Roman" w:hAnsi="Times New Roman" w:cs="Times New Roman"/>
            <w:color w:val="000000" w:themeColor="text1"/>
            <w:sz w:val="24"/>
            <w:szCs w:val="24"/>
          </w:rPr>
          <w:delText xml:space="preserve"> </w:delText>
        </w:r>
        <w:r w:rsidRPr="00202CA6" w:rsidDel="00FC7C23">
          <w:rPr>
            <w:rFonts w:ascii="Times New Roman" w:hAnsi="Times New Roman" w:cs="Times New Roman"/>
            <w:color w:val="000000" w:themeColor="text1"/>
            <w:sz w:val="24"/>
            <w:szCs w:val="24"/>
          </w:rPr>
          <w:delText>L</w:delText>
        </w:r>
        <w:r w:rsidRPr="00E922D4" w:rsidDel="00FC7C23">
          <w:rPr>
            <w:rFonts w:ascii="Times New Roman" w:hAnsi="Times New Roman" w:cs="Times New Roman"/>
            <w:color w:val="000000" w:themeColor="text1"/>
            <w:sz w:val="24"/>
            <w:szCs w:val="24"/>
            <w:vertAlign w:val="superscript"/>
          </w:rPr>
          <w:delText>-1</w:delText>
        </w:r>
        <w:r w:rsidRPr="00202CA6" w:rsidDel="00FC7C23">
          <w:rPr>
            <w:rFonts w:ascii="Times New Roman" w:hAnsi="Times New Roman" w:cs="Times New Roman"/>
            <w:color w:val="000000" w:themeColor="text1"/>
            <w:sz w:val="24"/>
            <w:szCs w:val="24"/>
          </w:rPr>
          <w:delText xml:space="preserve"> </w:delText>
        </w:r>
        <w:r w:rsidDel="00FC7C23">
          <w:rPr>
            <w:rFonts w:ascii="Times New Roman" w:hAnsi="Times New Roman" w:cs="Times New Roman"/>
            <w:color w:val="000000" w:themeColor="text1"/>
            <w:sz w:val="24"/>
            <w:szCs w:val="24"/>
          </w:rPr>
          <w:delText xml:space="preserve">were </w:delText>
        </w:r>
        <w:r w:rsidRPr="00202CA6" w:rsidDel="00FC7C23">
          <w:rPr>
            <w:rFonts w:ascii="Times New Roman" w:hAnsi="Times New Roman" w:cs="Times New Roman"/>
            <w:color w:val="000000" w:themeColor="text1"/>
            <w:sz w:val="24"/>
            <w:szCs w:val="24"/>
          </w:rPr>
          <w:delText xml:space="preserve">counted </w:delText>
        </w:r>
      </w:del>
      <w:r w:rsidRPr="00202CA6">
        <w:rPr>
          <w:rFonts w:ascii="Times New Roman" w:hAnsi="Times New Roman" w:cs="Times New Roman"/>
          <w:color w:val="000000" w:themeColor="text1"/>
          <w:sz w:val="24"/>
          <w:szCs w:val="24"/>
        </w:rPr>
        <w:t xml:space="preserve">as </w:t>
      </w:r>
      <w:r w:rsidRPr="00202CA6">
        <w:rPr>
          <w:rFonts w:ascii="Times New Roman" w:hAnsi="Times New Roman" w:cs="Times New Roman"/>
          <w:i/>
          <w:iCs/>
          <w:color w:val="000000" w:themeColor="text1"/>
          <w:sz w:val="24"/>
          <w:szCs w:val="24"/>
        </w:rPr>
        <w:t>K. brevis</w:t>
      </w:r>
      <w:r w:rsidRPr="00202CA6">
        <w:rPr>
          <w:rFonts w:ascii="Times New Roman" w:hAnsi="Times New Roman" w:cs="Times New Roman"/>
          <w:color w:val="000000" w:themeColor="text1"/>
          <w:sz w:val="24"/>
          <w:szCs w:val="24"/>
        </w:rPr>
        <w:t xml:space="preserve"> events</w:t>
      </w:r>
      <w:r>
        <w:rPr>
          <w:rFonts w:ascii="Times New Roman" w:hAnsi="Times New Roman" w:cs="Times New Roman"/>
          <w:color w:val="000000" w:themeColor="text1"/>
          <w:sz w:val="24"/>
          <w:szCs w:val="24"/>
        </w:rPr>
        <w:t>.</w:t>
      </w:r>
      <w:r w:rsidR="00D711CA">
        <w:rPr>
          <w:rFonts w:ascii="Times New Roman" w:hAnsi="Times New Roman" w:cs="Times New Roman"/>
          <w:sz w:val="24"/>
          <w:szCs w:val="24"/>
        </w:rPr>
        <w:t xml:space="preserve"> </w:t>
      </w:r>
      <w:del w:id="119" w:author="Author">
        <w:r w:rsidDel="00FC7C23">
          <w:rPr>
            <w:rFonts w:ascii="Times New Roman" w:hAnsi="Times New Roman" w:cs="Times New Roman"/>
            <w:sz w:val="24"/>
            <w:szCs w:val="24"/>
          </w:rPr>
          <w:delText>The weekly mean values were</w:delText>
        </w:r>
        <w:r w:rsidR="00D711CA" w:rsidDel="00FC7C23">
          <w:rPr>
            <w:rFonts w:ascii="Times New Roman" w:hAnsi="Times New Roman" w:cs="Times New Roman"/>
            <w:sz w:val="24"/>
            <w:szCs w:val="24"/>
          </w:rPr>
          <w:delText xml:space="preserve"> </w:delText>
        </w:r>
        <w:r w:rsidR="00D711CA" w:rsidRPr="0056089E" w:rsidDel="00FC7C23">
          <w:rPr>
            <w:rFonts w:ascii="Times New Roman" w:hAnsi="Times New Roman" w:cs="Times New Roman"/>
            <w:sz w:val="24"/>
            <w:szCs w:val="24"/>
          </w:rPr>
          <w:delText>discretized into a binary variable</w:delText>
        </w:r>
        <w:r w:rsidR="00D711CA" w:rsidRPr="00202CA6" w:rsidDel="00FC7C23">
          <w:rPr>
            <w:rFonts w:ascii="Times New Roman" w:hAnsi="Times New Roman" w:cs="Times New Roman"/>
            <w:color w:val="000000" w:themeColor="text1"/>
            <w:sz w:val="24"/>
            <w:szCs w:val="24"/>
          </w:rPr>
          <w:delText xml:space="preserve">. </w:delText>
        </w:r>
      </w:del>
    </w:p>
    <w:p w14:paraId="103D5811" w14:textId="3CF5FD34" w:rsidR="00D711CA" w:rsidRPr="00E922D4" w:rsidDel="001458E4" w:rsidRDefault="00D711CA" w:rsidP="00E922D4">
      <w:pPr>
        <w:spacing w:after="0" w:line="480" w:lineRule="auto"/>
        <w:rPr>
          <w:del w:id="120" w:author="Author"/>
          <w:rFonts w:ascii="Times New Roman" w:hAnsi="Times New Roman" w:cs="Times New Roman"/>
          <w:b/>
          <w:bCs/>
          <w:i/>
          <w:iCs/>
          <w:color w:val="000000" w:themeColor="text1"/>
          <w:sz w:val="24"/>
          <w:szCs w:val="24"/>
        </w:rPr>
      </w:pPr>
      <w:del w:id="121" w:author="Author">
        <w:r w:rsidRPr="00E922D4" w:rsidDel="001458E4">
          <w:rPr>
            <w:rFonts w:ascii="Times New Roman" w:hAnsi="Times New Roman" w:cs="Times New Roman"/>
            <w:b/>
            <w:bCs/>
            <w:i/>
            <w:iCs/>
            <w:color w:val="000000" w:themeColor="text1"/>
            <w:sz w:val="24"/>
            <w:szCs w:val="24"/>
          </w:rPr>
          <w:delText xml:space="preserve">2.1.2 Physical data </w:delText>
        </w:r>
      </w:del>
    </w:p>
    <w:p w14:paraId="5ADD4315" w14:textId="1841BD3B" w:rsidR="000163B6" w:rsidRDefault="000163B6" w:rsidP="0076459A">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D711CA" w:rsidRPr="00202CA6">
        <w:rPr>
          <w:rFonts w:ascii="Times New Roman" w:hAnsi="Times New Roman" w:cs="Times New Roman"/>
          <w:color w:val="000000" w:themeColor="text1"/>
          <w:sz w:val="24"/>
          <w:szCs w:val="24"/>
        </w:rPr>
        <w:t xml:space="preserve">treamflow data were obtained from United States Geological Survey (USGS) stations in </w:t>
      </w:r>
      <w:ins w:id="122" w:author="Author">
        <w:r w:rsidR="003D13E1">
          <w:rPr>
            <w:rFonts w:ascii="Times New Roman" w:hAnsi="Times New Roman" w:cs="Times New Roman"/>
            <w:color w:val="000000" w:themeColor="text1"/>
            <w:sz w:val="24"/>
            <w:szCs w:val="24"/>
          </w:rPr>
          <w:t xml:space="preserve">the </w:t>
        </w:r>
      </w:ins>
      <w:r w:rsidR="00D711CA" w:rsidRPr="00202CA6">
        <w:rPr>
          <w:rFonts w:ascii="Times New Roman" w:hAnsi="Times New Roman" w:cs="Times New Roman"/>
          <w:color w:val="000000" w:themeColor="text1"/>
          <w:sz w:val="24"/>
          <w:szCs w:val="24"/>
        </w:rPr>
        <w:t>major rivers that discharge onto the West Florida Shelf (</w:t>
      </w:r>
      <w:hyperlink r:id="rId12" w:history="1">
        <w:r w:rsidR="00D711CA" w:rsidRPr="00202CA6">
          <w:rPr>
            <w:rStyle w:val="Hyperlink"/>
            <w:rFonts w:ascii="Times New Roman" w:hAnsi="Times New Roman" w:cs="Times New Roman"/>
            <w:color w:val="000000" w:themeColor="text1"/>
            <w:sz w:val="24"/>
            <w:szCs w:val="24"/>
          </w:rPr>
          <w:t>https://waterdata.usgs.gov/nwis</w:t>
        </w:r>
      </w:hyperlink>
      <w:r w:rsidR="00D711CA" w:rsidRPr="00202CA6">
        <w:rPr>
          <w:rFonts w:ascii="Times New Roman" w:hAnsi="Times New Roman" w:cs="Times New Roman"/>
          <w:b/>
          <w:color w:val="000000" w:themeColor="text1"/>
          <w:sz w:val="24"/>
        </w:rPr>
        <w:t>)</w:t>
      </w:r>
      <w:r>
        <w:rPr>
          <w:rFonts w:ascii="Times New Roman" w:hAnsi="Times New Roman" w:cs="Times New Roman"/>
          <w:b/>
          <w:color w:val="000000" w:themeColor="text1"/>
          <w:sz w:val="24"/>
        </w:rPr>
        <w:t xml:space="preserve">. </w:t>
      </w:r>
      <w:r w:rsidRPr="00E922D4">
        <w:rPr>
          <w:rFonts w:ascii="Times New Roman" w:hAnsi="Times New Roman" w:cs="Times New Roman"/>
          <w:bCs/>
          <w:color w:val="000000" w:themeColor="text1"/>
          <w:sz w:val="24"/>
        </w:rPr>
        <w:t>The USGS stations used included</w:t>
      </w:r>
      <w:r>
        <w:rPr>
          <w:rFonts w:ascii="Times New Roman" w:hAnsi="Times New Roman" w:cs="Times New Roman"/>
          <w:color w:val="000000" w:themeColor="text1"/>
          <w:sz w:val="24"/>
          <w:szCs w:val="24"/>
        </w:rPr>
        <w:t xml:space="preserve">: </w:t>
      </w:r>
      <w:r w:rsidR="000B7D62">
        <w:rPr>
          <w:rFonts w:ascii="Times New Roman" w:hAnsi="Times New Roman" w:cs="Times New Roman"/>
          <w:color w:val="000000" w:themeColor="text1"/>
          <w:sz w:val="24"/>
          <w:szCs w:val="24"/>
        </w:rPr>
        <w:t>Tampa Bay</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2306647</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54173D">
        <w:rPr>
          <w:rFonts w:ascii="Times New Roman" w:hAnsi="Times New Roman" w:cs="Times New Roman"/>
          <w:color w:val="000000" w:themeColor="text1"/>
          <w:sz w:val="24"/>
          <w:szCs w:val="24"/>
        </w:rPr>
        <w:t>Peace</w:t>
      </w:r>
      <w:r w:rsidR="0054173D" w:rsidRPr="00202CA6">
        <w:rPr>
          <w:rFonts w:ascii="Times New Roman" w:hAnsi="Times New Roman" w:cs="Times New Roman"/>
          <w:color w:val="000000" w:themeColor="text1"/>
          <w:sz w:val="24"/>
          <w:szCs w:val="24"/>
        </w:rPr>
        <w:t xml:space="preserve"> </w:t>
      </w:r>
      <w:r w:rsidR="00D711CA" w:rsidRPr="00202CA6">
        <w:rPr>
          <w:rFonts w:ascii="Times New Roman" w:hAnsi="Times New Roman" w:cs="Times New Roman"/>
          <w:color w:val="000000" w:themeColor="text1"/>
          <w:sz w:val="24"/>
          <w:szCs w:val="24"/>
        </w:rPr>
        <w:t>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2296750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8575D3">
        <w:rPr>
          <w:rFonts w:ascii="Times New Roman" w:hAnsi="Times New Roman" w:cs="Times New Roman"/>
          <w:color w:val="000000" w:themeColor="text1"/>
          <w:sz w:val="24"/>
          <w:szCs w:val="24"/>
        </w:rPr>
        <w:t>Lake Okeechobee</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2274325</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520323">
        <w:rPr>
          <w:rFonts w:ascii="Times New Roman" w:hAnsi="Times New Roman" w:cs="Times New Roman"/>
          <w:color w:val="000000" w:themeColor="text1"/>
          <w:sz w:val="24"/>
          <w:szCs w:val="24"/>
        </w:rPr>
        <w:t>Suwanee 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2323500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ED47D7">
        <w:rPr>
          <w:rFonts w:ascii="Times New Roman" w:hAnsi="Times New Roman" w:cs="Times New Roman"/>
          <w:color w:val="000000" w:themeColor="text1"/>
          <w:sz w:val="24"/>
          <w:szCs w:val="24"/>
        </w:rPr>
        <w:t>Withlacoochee</w:t>
      </w:r>
      <w:r w:rsidR="00C75A32">
        <w:rPr>
          <w:rFonts w:ascii="Times New Roman" w:hAnsi="Times New Roman" w:cs="Times New Roman"/>
          <w:color w:val="000000" w:themeColor="text1"/>
          <w:sz w:val="24"/>
          <w:szCs w:val="24"/>
        </w:rPr>
        <w:t xml:space="preserve"> 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2319000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340BE3">
        <w:rPr>
          <w:rFonts w:ascii="Times New Roman" w:hAnsi="Times New Roman" w:cs="Times New Roman"/>
          <w:color w:val="000000" w:themeColor="text1"/>
          <w:sz w:val="24"/>
          <w:szCs w:val="24"/>
        </w:rPr>
        <w:t>Hillsborough</w:t>
      </w:r>
      <w:r w:rsidR="00340BE3" w:rsidRPr="00202CA6">
        <w:rPr>
          <w:rFonts w:ascii="Times New Roman" w:hAnsi="Times New Roman" w:cs="Times New Roman"/>
          <w:color w:val="000000" w:themeColor="text1"/>
          <w:sz w:val="24"/>
          <w:szCs w:val="24"/>
        </w:rPr>
        <w:t xml:space="preserve"> </w:t>
      </w:r>
      <w:r w:rsidR="00D711CA" w:rsidRPr="00202CA6">
        <w:rPr>
          <w:rFonts w:ascii="Times New Roman" w:hAnsi="Times New Roman" w:cs="Times New Roman"/>
          <w:color w:val="000000" w:themeColor="text1"/>
          <w:sz w:val="24"/>
          <w:szCs w:val="24"/>
        </w:rPr>
        <w:t>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2303330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E85BB0">
        <w:rPr>
          <w:rFonts w:ascii="Times New Roman" w:hAnsi="Times New Roman" w:cs="Times New Roman"/>
          <w:color w:val="000000" w:themeColor="text1"/>
          <w:sz w:val="24"/>
          <w:szCs w:val="24"/>
        </w:rPr>
        <w:t>Little Manatee</w:t>
      </w:r>
      <w:r w:rsidR="00E85BB0" w:rsidRPr="00202CA6">
        <w:rPr>
          <w:rFonts w:ascii="Times New Roman" w:hAnsi="Times New Roman" w:cs="Times New Roman"/>
          <w:color w:val="000000" w:themeColor="text1"/>
          <w:sz w:val="24"/>
          <w:szCs w:val="24"/>
        </w:rPr>
        <w:t xml:space="preserve"> </w:t>
      </w:r>
      <w:r w:rsidR="00D711CA" w:rsidRPr="00202CA6">
        <w:rPr>
          <w:rFonts w:ascii="Times New Roman" w:hAnsi="Times New Roman" w:cs="Times New Roman"/>
          <w:color w:val="000000" w:themeColor="text1"/>
          <w:sz w:val="24"/>
          <w:szCs w:val="24"/>
        </w:rPr>
        <w:t>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2300500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1426FA">
        <w:rPr>
          <w:rFonts w:ascii="Times New Roman" w:hAnsi="Times New Roman" w:cs="Times New Roman"/>
          <w:color w:val="000000" w:themeColor="text1"/>
          <w:sz w:val="24"/>
          <w:szCs w:val="24"/>
        </w:rPr>
        <w:t>Myakka</w:t>
      </w:r>
      <w:r w:rsidR="00D711CA" w:rsidRPr="00202CA6">
        <w:rPr>
          <w:rFonts w:ascii="Times New Roman" w:hAnsi="Times New Roman" w:cs="Times New Roman"/>
          <w:color w:val="000000" w:themeColor="text1"/>
          <w:sz w:val="24"/>
          <w:szCs w:val="24"/>
        </w:rPr>
        <w:t xml:space="preserve"> 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2298830</w:t>
      </w:r>
      <w:r>
        <w:rPr>
          <w:rFonts w:ascii="Times New Roman" w:hAnsi="Times New Roman" w:cs="Times New Roman"/>
          <w:color w:val="000000" w:themeColor="text1"/>
          <w:sz w:val="24"/>
          <w:szCs w:val="24"/>
        </w:rPr>
        <w:t>)</w:t>
      </w:r>
      <w:ins w:id="123" w:author="Author">
        <w:r w:rsidR="006F6FC7">
          <w:rPr>
            <w:rFonts w:ascii="Times New Roman" w:hAnsi="Times New Roman" w:cs="Times New Roman"/>
            <w:color w:val="000000" w:themeColor="text1"/>
            <w:sz w:val="24"/>
            <w:szCs w:val="24"/>
          </w:rPr>
          <w:t>,</w:t>
        </w:r>
      </w:ins>
      <w:r>
        <w:rPr>
          <w:rFonts w:ascii="Times New Roman" w:hAnsi="Times New Roman" w:cs="Times New Roman"/>
          <w:color w:val="000000" w:themeColor="text1"/>
          <w:sz w:val="24"/>
          <w:szCs w:val="24"/>
        </w:rPr>
        <w:t xml:space="preserve"> </w:t>
      </w:r>
      <w:r w:rsidR="00D711CA" w:rsidRPr="00BB537A">
        <w:rPr>
          <w:rFonts w:ascii="Times New Roman" w:hAnsi="Times New Roman" w:cs="Times New Roman"/>
          <w:color w:val="000000" w:themeColor="text1"/>
          <w:sz w:val="24"/>
          <w:szCs w:val="24"/>
        </w:rPr>
        <w:t xml:space="preserve">and </w:t>
      </w:r>
      <w:r w:rsidR="00B327E0" w:rsidRPr="00BB537A">
        <w:rPr>
          <w:rFonts w:ascii="Times New Roman" w:hAnsi="Times New Roman" w:cs="Times New Roman"/>
          <w:color w:val="000000" w:themeColor="text1"/>
          <w:sz w:val="24"/>
          <w:szCs w:val="24"/>
        </w:rPr>
        <w:t xml:space="preserve">Caloosahatchee Canal (USGS </w:t>
      </w:r>
      <w:r w:rsidR="00D711CA" w:rsidRPr="00BB537A">
        <w:rPr>
          <w:rFonts w:ascii="Times New Roman" w:hAnsi="Times New Roman" w:cs="Times New Roman"/>
          <w:color w:val="000000" w:themeColor="text1"/>
          <w:sz w:val="24"/>
          <w:szCs w:val="24"/>
        </w:rPr>
        <w:t>2292000</w:t>
      </w:r>
      <w:r w:rsidR="00B327E0" w:rsidRPr="00BB537A">
        <w:rPr>
          <w:rFonts w:ascii="Times New Roman" w:hAnsi="Times New Roman" w:cs="Times New Roman"/>
          <w:color w:val="000000" w:themeColor="text1"/>
          <w:sz w:val="24"/>
          <w:szCs w:val="24"/>
        </w:rPr>
        <w:t>)</w:t>
      </w:r>
      <w:ins w:id="124" w:author="Author">
        <w:r w:rsidR="006F6FC7">
          <w:rPr>
            <w:rFonts w:ascii="Times New Roman" w:hAnsi="Times New Roman" w:cs="Times New Roman"/>
            <w:color w:val="000000" w:themeColor="text1"/>
            <w:sz w:val="24"/>
            <w:szCs w:val="24"/>
          </w:rPr>
          <w:t>, as indicated on Fig.1</w:t>
        </w:r>
      </w:ins>
      <w:r w:rsidR="00D711CA" w:rsidRPr="00BB537A">
        <w:rPr>
          <w:rFonts w:ascii="Times New Roman" w:hAnsi="Times New Roman" w:cs="Times New Roman"/>
          <w:color w:val="000000" w:themeColor="text1"/>
          <w:sz w:val="24"/>
          <w:szCs w:val="24"/>
        </w:rPr>
        <w:t>.</w:t>
      </w:r>
      <w:r w:rsidR="00D711CA">
        <w:rPr>
          <w:rFonts w:ascii="Times New Roman" w:hAnsi="Times New Roman" w:cs="Times New Roman"/>
          <w:color w:val="000000" w:themeColor="text1"/>
          <w:sz w:val="24"/>
          <w:szCs w:val="24"/>
        </w:rPr>
        <w:t xml:space="preserve"> </w:t>
      </w:r>
      <w:commentRangeStart w:id="125"/>
      <w:r w:rsidR="00D711CA" w:rsidRPr="00202CA6">
        <w:rPr>
          <w:rFonts w:ascii="Times New Roman" w:hAnsi="Times New Roman" w:cs="Times New Roman"/>
          <w:color w:val="000000" w:themeColor="text1"/>
          <w:sz w:val="24"/>
          <w:szCs w:val="24"/>
        </w:rPr>
        <w:t xml:space="preserve">Nutrient data </w:t>
      </w:r>
      <w:commentRangeEnd w:id="125"/>
      <w:r w:rsidR="006F6FC7">
        <w:rPr>
          <w:rStyle w:val="CommentReference"/>
          <w:rFonts w:eastAsiaTheme="minorHAnsi"/>
          <w:lang w:eastAsia="en-US"/>
        </w:rPr>
        <w:commentReference w:id="125"/>
      </w:r>
      <w:r w:rsidR="00D711CA" w:rsidRPr="00202CA6">
        <w:rPr>
          <w:rFonts w:ascii="Times New Roman" w:hAnsi="Times New Roman" w:cs="Times New Roman"/>
          <w:color w:val="000000" w:themeColor="text1"/>
          <w:sz w:val="24"/>
          <w:szCs w:val="24"/>
        </w:rPr>
        <w:t>from the major rivers were downloaded from the Tampa Bay and Charlotte Harbor Water Atlas (</w:t>
      </w:r>
      <w:hyperlink r:id="rId13" w:history="1">
        <w:r w:rsidR="00D711CA" w:rsidRPr="00202CA6">
          <w:rPr>
            <w:rStyle w:val="Hyperlink"/>
            <w:rFonts w:ascii="Times New Roman" w:hAnsi="Times New Roman" w:cs="Times New Roman"/>
            <w:color w:val="000000" w:themeColor="text1"/>
            <w:sz w:val="24"/>
            <w:szCs w:val="24"/>
          </w:rPr>
          <w:t>http</w:t>
        </w:r>
      </w:hyperlink>
      <w:hyperlink r:id="rId14" w:history="1">
        <w:r w:rsidR="00D711CA" w:rsidRPr="00202CA6">
          <w:rPr>
            <w:rStyle w:val="Hyperlink"/>
            <w:rFonts w:ascii="Times New Roman" w:hAnsi="Times New Roman" w:cs="Times New Roman"/>
            <w:color w:val="000000" w:themeColor="text1"/>
            <w:sz w:val="24"/>
            <w:szCs w:val="24"/>
          </w:rPr>
          <w:t>://www.wateratlas.usf.edu</w:t>
        </w:r>
      </w:hyperlink>
      <w:hyperlink r:id="rId15" w:history="1">
        <w:r w:rsidR="00D711CA" w:rsidRPr="00202CA6">
          <w:rPr>
            <w:rStyle w:val="Hyperlink"/>
            <w:rFonts w:ascii="Times New Roman" w:hAnsi="Times New Roman" w:cs="Times New Roman"/>
            <w:color w:val="000000" w:themeColor="text1"/>
            <w:sz w:val="24"/>
            <w:szCs w:val="24"/>
          </w:rPr>
          <w:t>/</w:t>
        </w:r>
      </w:hyperlink>
      <w:r w:rsidR="00D711CA" w:rsidRPr="00202CA6">
        <w:rPr>
          <w:rFonts w:ascii="Times New Roman" w:hAnsi="Times New Roman" w:cs="Times New Roman"/>
          <w:color w:val="000000" w:themeColor="text1"/>
          <w:sz w:val="24"/>
          <w:szCs w:val="24"/>
        </w:rPr>
        <w:t>)</w:t>
      </w:r>
      <w:ins w:id="126" w:author="Author">
        <w:r w:rsidR="006F6FC7">
          <w:rPr>
            <w:rFonts w:ascii="Times New Roman" w:hAnsi="Times New Roman" w:cs="Times New Roman"/>
            <w:color w:val="000000" w:themeColor="text1"/>
            <w:sz w:val="24"/>
            <w:szCs w:val="24"/>
          </w:rPr>
          <w:t>.</w:t>
        </w:r>
      </w:ins>
      <w:r w:rsidR="00D711CA" w:rsidRPr="00202CA6">
        <w:rPr>
          <w:rFonts w:ascii="Times New Roman" w:hAnsi="Times New Roman" w:cs="Times New Roman"/>
          <w:color w:val="000000" w:themeColor="text1"/>
          <w:sz w:val="24"/>
          <w:szCs w:val="24"/>
        </w:rPr>
        <w:t xml:space="preserve"> </w:t>
      </w:r>
      <w:ins w:id="127" w:author="Author">
        <w:r w:rsidR="00293C09" w:rsidRPr="00AB4E1F">
          <w:rPr>
            <w:rFonts w:ascii="Times New Roman" w:hAnsi="Times New Roman" w:cs="Times New Roman"/>
            <w:color w:val="000000" w:themeColor="text1"/>
            <w:sz w:val="24"/>
            <w:szCs w:val="24"/>
          </w:rPr>
          <w:t>Weekly averaged nutrient concentrations</w:t>
        </w:r>
        <w:r w:rsidR="00AB4E1F" w:rsidRPr="000E6370">
          <w:rPr>
            <w:rFonts w:ascii="Times New Roman" w:hAnsi="Times New Roman" w:cs="Times New Roman"/>
            <w:color w:val="000000" w:themeColor="text1"/>
            <w:sz w:val="24"/>
            <w:szCs w:val="24"/>
          </w:rPr>
          <w:t xml:space="preserve"> </w:t>
        </w:r>
        <w:del w:id="128" w:author="Author">
          <w:r w:rsidR="00293C09" w:rsidRPr="000E6370" w:rsidDel="00AB4E1F">
            <w:rPr>
              <w:rFonts w:ascii="Times New Roman" w:hAnsi="Times New Roman" w:cs="Times New Roman"/>
              <w:color w:val="000000" w:themeColor="text1"/>
              <w:sz w:val="24"/>
              <w:szCs w:val="24"/>
              <w:highlight w:val="yellow"/>
            </w:rPr>
            <w:delText xml:space="preserve"> (?)</w:delText>
          </w:r>
          <w:r w:rsidR="00293C09" w:rsidDel="00AB4E1F">
            <w:rPr>
              <w:rFonts w:ascii="Times New Roman" w:hAnsi="Times New Roman" w:cs="Times New Roman"/>
              <w:color w:val="000000" w:themeColor="text1"/>
              <w:sz w:val="24"/>
              <w:szCs w:val="24"/>
            </w:rPr>
            <w:delText xml:space="preserve"> </w:delText>
          </w:r>
        </w:del>
        <w:r w:rsidR="00293C09">
          <w:rPr>
            <w:rFonts w:ascii="Times New Roman" w:hAnsi="Times New Roman" w:cs="Times New Roman"/>
            <w:color w:val="000000" w:themeColor="text1"/>
            <w:sz w:val="24"/>
            <w:szCs w:val="24"/>
          </w:rPr>
          <w:t xml:space="preserve">were multiplied by </w:t>
        </w:r>
      </w:ins>
      <w:commentRangeStart w:id="129"/>
      <w:del w:id="130" w:author="Author">
        <w:r w:rsidR="00D711CA" w:rsidRPr="00202CA6" w:rsidDel="00293C09">
          <w:rPr>
            <w:rFonts w:ascii="Times New Roman" w:hAnsi="Times New Roman" w:cs="Times New Roman"/>
            <w:color w:val="000000" w:themeColor="text1"/>
            <w:sz w:val="24"/>
            <w:szCs w:val="24"/>
          </w:rPr>
          <w:delText>and were combined with USGS</w:delText>
        </w:r>
      </w:del>
      <w:ins w:id="131" w:author="Author">
        <w:r w:rsidR="00293C09">
          <w:rPr>
            <w:rFonts w:ascii="Times New Roman" w:hAnsi="Times New Roman" w:cs="Times New Roman"/>
            <w:color w:val="000000" w:themeColor="text1"/>
            <w:sz w:val="24"/>
            <w:szCs w:val="24"/>
          </w:rPr>
          <w:t>weekly averaged</w:t>
        </w:r>
      </w:ins>
      <w:r w:rsidR="00D711CA" w:rsidRPr="00202CA6">
        <w:rPr>
          <w:rFonts w:ascii="Times New Roman" w:hAnsi="Times New Roman" w:cs="Times New Roman"/>
          <w:color w:val="000000" w:themeColor="text1"/>
          <w:sz w:val="24"/>
          <w:szCs w:val="24"/>
        </w:rPr>
        <w:t xml:space="preserve"> streamflow </w:t>
      </w:r>
      <w:del w:id="132" w:author="Author">
        <w:r w:rsidR="00D711CA" w:rsidRPr="00202CA6" w:rsidDel="00293C09">
          <w:rPr>
            <w:rFonts w:ascii="Times New Roman" w:hAnsi="Times New Roman" w:cs="Times New Roman"/>
            <w:color w:val="000000" w:themeColor="text1"/>
            <w:sz w:val="24"/>
            <w:szCs w:val="24"/>
          </w:rPr>
          <w:delText xml:space="preserve">data </w:delText>
        </w:r>
      </w:del>
      <w:r w:rsidR="00D711CA" w:rsidRPr="00202CA6">
        <w:rPr>
          <w:rFonts w:ascii="Times New Roman" w:hAnsi="Times New Roman" w:cs="Times New Roman"/>
          <w:color w:val="000000" w:themeColor="text1"/>
          <w:sz w:val="24"/>
          <w:szCs w:val="24"/>
        </w:rPr>
        <w:t xml:space="preserve">to estimate </w:t>
      </w:r>
      <w:r>
        <w:rPr>
          <w:rFonts w:ascii="Times New Roman" w:hAnsi="Times New Roman" w:cs="Times New Roman"/>
          <w:color w:val="000000" w:themeColor="text1"/>
          <w:sz w:val="24"/>
          <w:szCs w:val="24"/>
        </w:rPr>
        <w:t>total nitrogen (</w:t>
      </w:r>
      <w:r w:rsidR="00D711CA" w:rsidRPr="00202CA6">
        <w:rPr>
          <w:rFonts w:ascii="Times New Roman" w:hAnsi="Times New Roman" w:cs="Times New Roman"/>
          <w:color w:val="000000" w:themeColor="text1"/>
          <w:sz w:val="24"/>
          <w:szCs w:val="24"/>
        </w:rPr>
        <w:t>TN</w:t>
      </w:r>
      <w:r>
        <w:rPr>
          <w:rFonts w:ascii="Times New Roman" w:hAnsi="Times New Roman" w:cs="Times New Roman"/>
          <w:color w:val="000000" w:themeColor="text1"/>
          <w:sz w:val="24"/>
          <w:szCs w:val="24"/>
        </w:rPr>
        <w:t>) and total phosphorus (</w:t>
      </w:r>
      <w:r w:rsidR="00D711CA" w:rsidRPr="00202CA6">
        <w:rPr>
          <w:rFonts w:ascii="Times New Roman" w:hAnsi="Times New Roman" w:cs="Times New Roman"/>
          <w:color w:val="000000" w:themeColor="text1"/>
          <w:sz w:val="24"/>
          <w:szCs w:val="24"/>
        </w:rPr>
        <w:t>TP</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loads. </w:t>
      </w:r>
      <w:commentRangeEnd w:id="129"/>
      <w:r w:rsidR="006F6FC7">
        <w:rPr>
          <w:rStyle w:val="CommentReference"/>
          <w:rFonts w:eastAsiaTheme="minorHAnsi"/>
          <w:lang w:eastAsia="en-US"/>
        </w:rPr>
        <w:commentReference w:id="129"/>
      </w:r>
    </w:p>
    <w:p w14:paraId="4C4E868E" w14:textId="080DBB78" w:rsidR="00D711CA" w:rsidRPr="004E5525" w:rsidRDefault="00293C09" w:rsidP="00E922D4">
      <w:pPr>
        <w:spacing w:after="0" w:line="480" w:lineRule="auto"/>
        <w:ind w:firstLine="720"/>
        <w:rPr>
          <w:rFonts w:ascii="Times New Roman" w:hAnsi="Times New Roman" w:cs="Times New Roman"/>
          <w:sz w:val="24"/>
          <w:szCs w:val="24"/>
        </w:rPr>
      </w:pPr>
      <w:ins w:id="133" w:author="Author">
        <w:r w:rsidRPr="000E6370">
          <w:rPr>
            <w:rFonts w:ascii="Times New Roman" w:hAnsi="Times New Roman" w:cs="Times New Roman"/>
            <w:color w:val="000000" w:themeColor="text1"/>
            <w:sz w:val="24"/>
            <w:szCs w:val="24"/>
            <w:highlight w:val="yellow"/>
          </w:rPr>
          <w:t>Hourly</w:t>
        </w:r>
        <w:r w:rsidRPr="00AB4E1F">
          <w:rPr>
            <w:rFonts w:ascii="Times New Roman" w:hAnsi="Times New Roman" w:cs="Times New Roman"/>
            <w:color w:val="000000" w:themeColor="text1"/>
            <w:sz w:val="24"/>
            <w:szCs w:val="24"/>
          </w:rPr>
          <w:t xml:space="preserve"> </w:t>
        </w:r>
        <w:del w:id="134" w:author="Author">
          <w:r w:rsidRPr="00597392" w:rsidDel="00AB4E1F">
            <w:rPr>
              <w:rFonts w:ascii="Times New Roman" w:hAnsi="Times New Roman" w:cs="Times New Roman"/>
              <w:color w:val="000000" w:themeColor="text1"/>
              <w:sz w:val="24"/>
              <w:szCs w:val="24"/>
              <w:highlight w:val="yellow"/>
              <w:rPrChange w:id="135" w:author="Author">
                <w:rPr>
                  <w:rFonts w:ascii="Times New Roman" w:hAnsi="Times New Roman" w:cs="Times New Roman"/>
                  <w:color w:val="000000" w:themeColor="text1"/>
                  <w:sz w:val="24"/>
                  <w:szCs w:val="24"/>
                </w:rPr>
              </w:rPrChange>
            </w:rPr>
            <w:delText>(?)</w:delText>
          </w:r>
          <w:r w:rsidDel="00AB4E1F">
            <w:rPr>
              <w:rFonts w:ascii="Times New Roman" w:hAnsi="Times New Roman" w:cs="Times New Roman"/>
              <w:color w:val="000000" w:themeColor="text1"/>
              <w:sz w:val="24"/>
              <w:szCs w:val="24"/>
            </w:rPr>
            <w:delText xml:space="preserve"> </w:delText>
          </w:r>
        </w:del>
      </w:ins>
      <w:del w:id="136" w:author="Author">
        <w:r w:rsidR="00D711CA" w:rsidRPr="00202CA6" w:rsidDel="00293C09">
          <w:rPr>
            <w:rFonts w:ascii="Times New Roman" w:hAnsi="Times New Roman" w:cs="Times New Roman"/>
            <w:color w:val="000000" w:themeColor="text1"/>
            <w:sz w:val="24"/>
            <w:szCs w:val="24"/>
          </w:rPr>
          <w:delText xml:space="preserve">Wind </w:delText>
        </w:r>
      </w:del>
      <w:ins w:id="137" w:author="Author">
        <w:r>
          <w:rPr>
            <w:rFonts w:ascii="Times New Roman" w:hAnsi="Times New Roman" w:cs="Times New Roman"/>
            <w:color w:val="000000" w:themeColor="text1"/>
            <w:sz w:val="24"/>
            <w:szCs w:val="24"/>
          </w:rPr>
          <w:t>w</w:t>
        </w:r>
        <w:r w:rsidRPr="00202CA6">
          <w:rPr>
            <w:rFonts w:ascii="Times New Roman" w:hAnsi="Times New Roman" w:cs="Times New Roman"/>
            <w:color w:val="000000" w:themeColor="text1"/>
            <w:sz w:val="24"/>
            <w:szCs w:val="24"/>
          </w:rPr>
          <w:t xml:space="preserve">ind </w:t>
        </w:r>
      </w:ins>
      <w:r w:rsidR="00D711CA" w:rsidRPr="00202CA6">
        <w:rPr>
          <w:rFonts w:ascii="Times New Roman" w:hAnsi="Times New Roman" w:cs="Times New Roman"/>
          <w:color w:val="000000" w:themeColor="text1"/>
          <w:sz w:val="24"/>
          <w:szCs w:val="24"/>
        </w:rPr>
        <w:t xml:space="preserve">and </w:t>
      </w:r>
      <w:r w:rsidR="00D711CA" w:rsidRPr="004E5525">
        <w:rPr>
          <w:rFonts w:ascii="Times New Roman" w:hAnsi="Times New Roman" w:cs="Times New Roman"/>
          <w:color w:val="000000" w:themeColor="text1"/>
          <w:sz w:val="24"/>
          <w:szCs w:val="24"/>
        </w:rPr>
        <w:t xml:space="preserve">temperature data </w:t>
      </w:r>
      <w:r w:rsidR="000163B6" w:rsidRPr="004E5525">
        <w:rPr>
          <w:rFonts w:ascii="Times New Roman" w:hAnsi="Times New Roman" w:cs="Times New Roman"/>
          <w:color w:val="000000" w:themeColor="text1"/>
          <w:sz w:val="24"/>
          <w:szCs w:val="24"/>
        </w:rPr>
        <w:t>were obtained from the</w:t>
      </w:r>
      <w:r w:rsidR="00D711CA" w:rsidRPr="004E5525">
        <w:rPr>
          <w:rFonts w:ascii="Times New Roman" w:hAnsi="Times New Roman" w:cs="Times New Roman"/>
          <w:color w:val="000000" w:themeColor="text1"/>
          <w:sz w:val="24"/>
          <w:szCs w:val="24"/>
        </w:rPr>
        <w:t xml:space="preserve"> National Data Buoy Center (NDBC) stations (</w:t>
      </w:r>
      <w:hyperlink r:id="rId16" w:history="1">
        <w:r w:rsidR="00D711CA" w:rsidRPr="004E5525">
          <w:rPr>
            <w:rStyle w:val="Hyperlink"/>
            <w:rFonts w:ascii="Times New Roman" w:hAnsi="Times New Roman" w:cs="Times New Roman"/>
            <w:color w:val="000000" w:themeColor="text1"/>
            <w:sz w:val="24"/>
            <w:szCs w:val="24"/>
          </w:rPr>
          <w:t>https://www.ndbc.noaa.gov/</w:t>
        </w:r>
      </w:hyperlink>
      <w:r w:rsidR="00D711CA" w:rsidRPr="004E5525">
        <w:rPr>
          <w:rStyle w:val="Hyperlink"/>
          <w:rFonts w:ascii="Times New Roman" w:hAnsi="Times New Roman" w:cs="Times New Roman"/>
          <w:color w:val="000000" w:themeColor="text1"/>
          <w:sz w:val="24"/>
          <w:szCs w:val="24"/>
          <w:u w:val="none"/>
        </w:rPr>
        <w:t>;</w:t>
      </w:r>
      <w:r w:rsidR="00D711CA" w:rsidRPr="004E5525">
        <w:rPr>
          <w:rFonts w:ascii="Times New Roman" w:hAnsi="Times New Roman" w:cs="Times New Roman"/>
          <w:b/>
          <w:color w:val="000000" w:themeColor="text1"/>
          <w:sz w:val="24"/>
        </w:rPr>
        <w:t xml:space="preserve"> </w:t>
      </w:r>
      <w:r w:rsidR="00B67144" w:rsidRPr="004E5525">
        <w:rPr>
          <w:rFonts w:ascii="Times New Roman" w:hAnsi="Times New Roman" w:cs="Times New Roman"/>
          <w:color w:val="000000" w:themeColor="text1"/>
          <w:sz w:val="24"/>
        </w:rPr>
        <w:t>Fig. 1</w:t>
      </w:r>
      <w:r w:rsidR="00D711CA" w:rsidRPr="004E5525">
        <w:rPr>
          <w:rFonts w:ascii="Times New Roman" w:hAnsi="Times New Roman" w:cs="Times New Roman"/>
          <w:color w:val="000000" w:themeColor="text1"/>
          <w:sz w:val="24"/>
          <w:szCs w:val="24"/>
        </w:rPr>
        <w:t xml:space="preserve">) </w:t>
      </w:r>
      <w:del w:id="138" w:author="Author">
        <w:r w:rsidR="00D711CA" w:rsidRPr="004E5525" w:rsidDel="00293C09">
          <w:rPr>
            <w:rFonts w:ascii="Times New Roman" w:hAnsi="Times New Roman" w:cs="Times New Roman"/>
            <w:color w:val="000000" w:themeColor="text1"/>
            <w:sz w:val="24"/>
            <w:szCs w:val="24"/>
          </w:rPr>
          <w:delText xml:space="preserve">over </w:delText>
        </w:r>
      </w:del>
      <w:ins w:id="139" w:author="Author">
        <w:r>
          <w:rPr>
            <w:rFonts w:ascii="Times New Roman" w:hAnsi="Times New Roman" w:cs="Times New Roman"/>
            <w:color w:val="000000" w:themeColor="text1"/>
            <w:sz w:val="24"/>
            <w:szCs w:val="24"/>
          </w:rPr>
          <w:t>across the WFS</w:t>
        </w:r>
      </w:ins>
      <w:del w:id="140" w:author="Author">
        <w:r w:rsidR="00D711CA" w:rsidRPr="004E5525" w:rsidDel="00293C09">
          <w:rPr>
            <w:rFonts w:ascii="Times New Roman" w:hAnsi="Times New Roman" w:cs="Times New Roman"/>
            <w:color w:val="000000" w:themeColor="text1"/>
            <w:sz w:val="24"/>
            <w:szCs w:val="24"/>
          </w:rPr>
          <w:delText>West Florida Shelf</w:delText>
        </w:r>
      </w:del>
      <w:r w:rsidR="000163B6" w:rsidRPr="004E5525">
        <w:rPr>
          <w:rFonts w:ascii="Times New Roman" w:hAnsi="Times New Roman" w:cs="Times New Roman"/>
          <w:color w:val="000000" w:themeColor="text1"/>
          <w:sz w:val="24"/>
          <w:szCs w:val="24"/>
        </w:rPr>
        <w:t>.</w:t>
      </w:r>
      <w:r w:rsidR="00D711CA" w:rsidRPr="004E5525">
        <w:rPr>
          <w:rFonts w:ascii="Times New Roman" w:hAnsi="Times New Roman" w:cs="Times New Roman"/>
          <w:color w:val="000000" w:themeColor="text1"/>
          <w:sz w:val="24"/>
          <w:szCs w:val="24"/>
        </w:rPr>
        <w:t xml:space="preserve"> </w:t>
      </w:r>
      <w:ins w:id="141" w:author="Author">
        <w:r w:rsidRPr="00597392">
          <w:rPr>
            <w:rFonts w:ascii="Times New Roman" w:hAnsi="Times New Roman" w:cs="Times New Roman"/>
            <w:color w:val="000000" w:themeColor="text1"/>
            <w:sz w:val="24"/>
            <w:szCs w:val="24"/>
            <w:highlight w:val="yellow"/>
            <w:rPrChange w:id="142" w:author="Author">
              <w:rPr>
                <w:rFonts w:ascii="Times New Roman" w:hAnsi="Times New Roman" w:cs="Times New Roman"/>
                <w:color w:val="000000" w:themeColor="text1"/>
                <w:sz w:val="24"/>
                <w:szCs w:val="24"/>
              </w:rPr>
            </w:rPrChange>
          </w:rPr>
          <w:t>The hourly (?)</w:t>
        </w:r>
        <w:r>
          <w:rPr>
            <w:rFonts w:ascii="Times New Roman" w:hAnsi="Times New Roman" w:cs="Times New Roman"/>
            <w:color w:val="000000" w:themeColor="text1"/>
            <w:sz w:val="24"/>
            <w:szCs w:val="24"/>
          </w:rPr>
          <w:t xml:space="preserve"> wind speeds </w:t>
        </w:r>
      </w:ins>
      <w:del w:id="143" w:author="Author">
        <w:r w:rsidR="00D711CA" w:rsidRPr="004E5525" w:rsidDel="00293C09">
          <w:rPr>
            <w:rFonts w:ascii="Times New Roman" w:hAnsi="Times New Roman" w:cs="Times New Roman"/>
            <w:color w:val="000000" w:themeColor="text1"/>
            <w:sz w:val="24"/>
            <w:szCs w:val="24"/>
          </w:rPr>
          <w:delText xml:space="preserve">Weekly averages of wind speed </w:delText>
        </w:r>
      </w:del>
      <w:r w:rsidR="00D711CA" w:rsidRPr="004E5525">
        <w:rPr>
          <w:rFonts w:ascii="Times New Roman" w:hAnsi="Times New Roman" w:cs="Times New Roman"/>
          <w:color w:val="000000" w:themeColor="text1"/>
          <w:sz w:val="24"/>
          <w:szCs w:val="24"/>
        </w:rPr>
        <w:t xml:space="preserve">were </w:t>
      </w:r>
      <w:ins w:id="144" w:author="Author">
        <w:r>
          <w:rPr>
            <w:rFonts w:ascii="Times New Roman" w:hAnsi="Times New Roman" w:cs="Times New Roman"/>
            <w:color w:val="000000" w:themeColor="text1"/>
            <w:sz w:val="24"/>
            <w:szCs w:val="24"/>
          </w:rPr>
          <w:t xml:space="preserve">used to </w:t>
        </w:r>
      </w:ins>
      <w:r w:rsidR="00D711CA" w:rsidRPr="004E5525">
        <w:rPr>
          <w:rFonts w:ascii="Times New Roman" w:hAnsi="Times New Roman" w:cs="Times New Roman"/>
          <w:color w:val="000000" w:themeColor="text1"/>
          <w:sz w:val="24"/>
          <w:szCs w:val="24"/>
        </w:rPr>
        <w:t>calculate</w:t>
      </w:r>
      <w:ins w:id="145" w:author="Author">
        <w:r>
          <w:rPr>
            <w:rFonts w:ascii="Times New Roman" w:hAnsi="Times New Roman" w:cs="Times New Roman"/>
            <w:color w:val="000000" w:themeColor="text1"/>
            <w:sz w:val="24"/>
            <w:szCs w:val="24"/>
          </w:rPr>
          <w:t xml:space="preserve"> weekly averages </w:t>
        </w:r>
      </w:ins>
      <w:del w:id="146" w:author="Author">
        <w:r w:rsidR="00D711CA" w:rsidRPr="004E5525" w:rsidDel="00293C09">
          <w:rPr>
            <w:rFonts w:ascii="Times New Roman" w:hAnsi="Times New Roman" w:cs="Times New Roman"/>
            <w:color w:val="000000" w:themeColor="text1"/>
            <w:sz w:val="24"/>
            <w:szCs w:val="24"/>
          </w:rPr>
          <w:delText>d</w:delText>
        </w:r>
      </w:del>
      <w:r w:rsidR="00D711CA" w:rsidRPr="004E5525">
        <w:rPr>
          <w:rFonts w:ascii="Times New Roman" w:hAnsi="Times New Roman" w:cs="Times New Roman"/>
          <w:color w:val="000000" w:themeColor="text1"/>
          <w:sz w:val="24"/>
          <w:szCs w:val="24"/>
        </w:rPr>
        <w:t xml:space="preserve"> </w:t>
      </w:r>
      <w:del w:id="147" w:author="Author">
        <w:r w:rsidR="00D711CA" w:rsidRPr="004E5525" w:rsidDel="00293C09">
          <w:rPr>
            <w:rFonts w:ascii="Times New Roman" w:hAnsi="Times New Roman" w:cs="Times New Roman"/>
            <w:color w:val="000000" w:themeColor="text1"/>
            <w:sz w:val="24"/>
            <w:szCs w:val="24"/>
          </w:rPr>
          <w:delText xml:space="preserve">with </w:delText>
        </w:r>
      </w:del>
      <w:ins w:id="148" w:author="Author">
        <w:r>
          <w:rPr>
            <w:rFonts w:ascii="Times New Roman" w:hAnsi="Times New Roman" w:cs="Times New Roman"/>
            <w:color w:val="000000" w:themeColor="text1"/>
            <w:sz w:val="24"/>
            <w:szCs w:val="24"/>
          </w:rPr>
          <w:t>using</w:t>
        </w:r>
        <w:r w:rsidRPr="004E5525">
          <w:rPr>
            <w:rFonts w:ascii="Times New Roman" w:hAnsi="Times New Roman" w:cs="Times New Roman"/>
            <w:color w:val="000000" w:themeColor="text1"/>
            <w:sz w:val="24"/>
            <w:szCs w:val="24"/>
          </w:rPr>
          <w:t xml:space="preserve"> </w:t>
        </w:r>
      </w:ins>
      <w:r w:rsidR="00D711CA" w:rsidRPr="004E5525">
        <w:rPr>
          <w:rFonts w:ascii="Times New Roman" w:hAnsi="Times New Roman" w:cs="Times New Roman"/>
          <w:color w:val="000000" w:themeColor="text1"/>
          <w:sz w:val="24"/>
          <w:szCs w:val="24"/>
        </w:rPr>
        <w:t>a simple vector average</w:t>
      </w:r>
      <w:del w:id="149" w:author="Author">
        <w:r w:rsidR="00D711CA" w:rsidRPr="004E5525" w:rsidDel="00293C09">
          <w:rPr>
            <w:rFonts w:ascii="Times New Roman" w:hAnsi="Times New Roman" w:cs="Times New Roman"/>
            <w:color w:val="000000" w:themeColor="text1"/>
            <w:sz w:val="24"/>
            <w:szCs w:val="24"/>
          </w:rPr>
          <w:delText xml:space="preserve"> ()</w:delText>
        </w:r>
      </w:del>
      <w:r w:rsidR="00D711CA" w:rsidRPr="004E5525">
        <w:rPr>
          <w:rFonts w:ascii="Times New Roman" w:hAnsi="Times New Roman" w:cs="Times New Roman"/>
          <w:color w:val="000000" w:themeColor="text1"/>
          <w:sz w:val="24"/>
          <w:szCs w:val="24"/>
        </w:rPr>
        <w:t>. Satellite altimetry</w:t>
      </w:r>
      <w:r w:rsidR="000163B6" w:rsidRPr="004E5525">
        <w:rPr>
          <w:rFonts w:ascii="Times New Roman" w:hAnsi="Times New Roman" w:cs="Times New Roman"/>
          <w:color w:val="000000" w:themeColor="text1"/>
          <w:sz w:val="24"/>
          <w:szCs w:val="24"/>
        </w:rPr>
        <w:t>, obtained</w:t>
      </w:r>
      <w:r w:rsidR="00D711CA" w:rsidRPr="004E5525">
        <w:rPr>
          <w:rFonts w:ascii="Times New Roman" w:hAnsi="Times New Roman" w:cs="Times New Roman"/>
          <w:color w:val="000000" w:themeColor="text1"/>
          <w:sz w:val="24"/>
          <w:szCs w:val="24"/>
        </w:rPr>
        <w:t xml:space="preserve"> from </w:t>
      </w:r>
      <w:r w:rsidR="000163B6" w:rsidRPr="004E5525">
        <w:rPr>
          <w:rFonts w:ascii="Times New Roman" w:hAnsi="Times New Roman" w:cs="Times New Roman"/>
          <w:color w:val="000000" w:themeColor="text1"/>
          <w:sz w:val="24"/>
          <w:szCs w:val="24"/>
        </w:rPr>
        <w:t xml:space="preserve">the </w:t>
      </w:r>
      <w:r w:rsidR="00D711CA" w:rsidRPr="004E5525">
        <w:rPr>
          <w:rFonts w:ascii="Times New Roman" w:hAnsi="Times New Roman" w:cs="Times New Roman"/>
          <w:color w:val="000000" w:themeColor="text1"/>
          <w:sz w:val="24"/>
          <w:szCs w:val="24"/>
        </w:rPr>
        <w:t>E.U. Copernicus Marine Service Information (</w:t>
      </w:r>
      <w:hyperlink r:id="rId17" w:history="1">
        <w:r w:rsidR="00D711CA" w:rsidRPr="004E5525">
          <w:rPr>
            <w:rStyle w:val="Hyperlink"/>
            <w:rFonts w:ascii="Times New Roman" w:hAnsi="Times New Roman" w:cs="Times New Roman"/>
            <w:color w:val="000000" w:themeColor="text1"/>
            <w:sz w:val="24"/>
            <w:szCs w:val="24"/>
          </w:rPr>
          <w:t>http://marine.copernicus.eu/</w:t>
        </w:r>
      </w:hyperlink>
      <w:r w:rsidR="00D711CA" w:rsidRPr="004E5525">
        <w:rPr>
          <w:rFonts w:ascii="Times New Roman" w:hAnsi="Times New Roman" w:cs="Times New Roman"/>
          <w:color w:val="000000" w:themeColor="text1"/>
          <w:sz w:val="24"/>
          <w:szCs w:val="24"/>
        </w:rPr>
        <w:t>)</w:t>
      </w:r>
      <w:r w:rsidR="000163B6" w:rsidRPr="004E5525">
        <w:rPr>
          <w:rFonts w:ascii="Times New Roman" w:hAnsi="Times New Roman" w:cs="Times New Roman"/>
          <w:color w:val="000000" w:themeColor="text1"/>
          <w:sz w:val="24"/>
          <w:szCs w:val="24"/>
        </w:rPr>
        <w:t>,</w:t>
      </w:r>
      <w:r w:rsidR="00D711CA" w:rsidRPr="004E5525">
        <w:rPr>
          <w:rFonts w:ascii="Times New Roman" w:hAnsi="Times New Roman" w:cs="Times New Roman"/>
          <w:color w:val="000000" w:themeColor="text1"/>
          <w:sz w:val="24"/>
          <w:szCs w:val="24"/>
        </w:rPr>
        <w:t xml:space="preserve"> was used to calculate the difference in sea </w:t>
      </w:r>
      <w:r w:rsidR="00D711CA" w:rsidRPr="006879D1">
        <w:rPr>
          <w:rFonts w:ascii="Times New Roman" w:hAnsi="Times New Roman" w:cs="Times New Roman"/>
          <w:color w:val="000000" w:themeColor="text1"/>
          <w:sz w:val="24"/>
          <w:szCs w:val="24"/>
        </w:rPr>
        <w:t>surface height at two locations to quantify the strength of the deep-sea coastal upwelling caused by the Loop Current</w:t>
      </w:r>
      <w:ins w:id="150" w:author="Author">
        <w:r w:rsidR="007D66E3">
          <w:rPr>
            <w:rFonts w:ascii="Times New Roman" w:hAnsi="Times New Roman" w:cs="Times New Roman"/>
            <w:color w:val="000000" w:themeColor="text1"/>
            <w:sz w:val="24"/>
            <w:szCs w:val="24"/>
          </w:rPr>
          <w:t>, following</w:t>
        </w:r>
      </w:ins>
      <w:r w:rsidR="00D711CA" w:rsidRPr="006879D1">
        <w:rPr>
          <w:rFonts w:ascii="Times New Roman" w:hAnsi="Times New Roman" w:cs="Times New Roman"/>
          <w:color w:val="000000" w:themeColor="text1"/>
          <w:sz w:val="24"/>
          <w:szCs w:val="24"/>
        </w:rPr>
        <w:t xml:space="preserve"> </w:t>
      </w:r>
      <w:del w:id="151" w:author="Author">
        <w:r w:rsidR="00D711CA" w:rsidRPr="006879D1" w:rsidDel="007D66E3">
          <w:rPr>
            <w:rFonts w:ascii="Times New Roman" w:hAnsi="Times New Roman" w:cs="Times New Roman"/>
            <w:color w:val="000000" w:themeColor="text1"/>
            <w:sz w:val="24"/>
            <w:szCs w:val="24"/>
          </w:rPr>
          <w:delText>(</w:delText>
        </w:r>
      </w:del>
      <w:r w:rsidR="00D711CA" w:rsidRPr="006879D1">
        <w:rPr>
          <w:rFonts w:ascii="Times New Roman" w:hAnsi="Times New Roman" w:cs="Times New Roman"/>
          <w:color w:val="000000" w:themeColor="text1"/>
          <w:sz w:val="24"/>
          <w:szCs w:val="24"/>
        </w:rPr>
        <w:t>Maze et al.</w:t>
      </w:r>
      <w:del w:id="152" w:author="Author">
        <w:r w:rsidR="00761CC2" w:rsidDel="007D66E3">
          <w:rPr>
            <w:rFonts w:ascii="Times New Roman" w:hAnsi="Times New Roman" w:cs="Times New Roman"/>
            <w:color w:val="000000" w:themeColor="text1"/>
            <w:sz w:val="24"/>
            <w:szCs w:val="24"/>
          </w:rPr>
          <w:delText>,</w:delText>
        </w:r>
      </w:del>
      <w:r w:rsidR="00D711CA" w:rsidRPr="006879D1">
        <w:rPr>
          <w:rFonts w:ascii="Times New Roman" w:hAnsi="Times New Roman" w:cs="Times New Roman"/>
          <w:color w:val="000000" w:themeColor="text1"/>
          <w:sz w:val="24"/>
          <w:szCs w:val="24"/>
        </w:rPr>
        <w:t xml:space="preserve"> </w:t>
      </w:r>
      <w:ins w:id="153" w:author="Author">
        <w:r w:rsidR="007D66E3">
          <w:rPr>
            <w:rFonts w:ascii="Times New Roman" w:hAnsi="Times New Roman" w:cs="Times New Roman"/>
            <w:color w:val="000000" w:themeColor="text1"/>
            <w:sz w:val="24"/>
            <w:szCs w:val="24"/>
          </w:rPr>
          <w:t>(</w:t>
        </w:r>
      </w:ins>
      <w:r w:rsidR="00D711CA" w:rsidRPr="006879D1">
        <w:rPr>
          <w:rFonts w:ascii="Times New Roman" w:hAnsi="Times New Roman" w:cs="Times New Roman"/>
          <w:color w:val="000000" w:themeColor="text1"/>
          <w:sz w:val="24"/>
          <w:szCs w:val="24"/>
        </w:rPr>
        <w:t xml:space="preserve">2015). </w:t>
      </w:r>
    </w:p>
    <w:p w14:paraId="7B8CC382" w14:textId="095E56D8" w:rsidR="00D711CA" w:rsidRPr="004E5525" w:rsidDel="001458E4" w:rsidRDefault="00D711CA" w:rsidP="00E922D4">
      <w:pPr>
        <w:spacing w:after="0" w:line="480" w:lineRule="auto"/>
        <w:rPr>
          <w:del w:id="154" w:author="Author"/>
          <w:rFonts w:ascii="Times New Roman" w:hAnsi="Times New Roman" w:cs="Times New Roman"/>
          <w:b/>
          <w:i/>
          <w:sz w:val="24"/>
          <w:szCs w:val="24"/>
        </w:rPr>
      </w:pPr>
      <w:del w:id="155" w:author="Author">
        <w:r w:rsidRPr="004E5525" w:rsidDel="001458E4">
          <w:rPr>
            <w:rFonts w:ascii="Times New Roman" w:hAnsi="Times New Roman" w:cs="Times New Roman"/>
            <w:b/>
            <w:i/>
            <w:sz w:val="24"/>
            <w:szCs w:val="24"/>
          </w:rPr>
          <w:delText>2.2 Machine Learning Algorithms</w:delText>
        </w:r>
      </w:del>
    </w:p>
    <w:p w14:paraId="31E8E767" w14:textId="2B9D8B30" w:rsidR="002305B3" w:rsidDel="001458E4" w:rsidRDefault="00ED5985" w:rsidP="0076459A">
      <w:pPr>
        <w:spacing w:after="0" w:line="480" w:lineRule="auto"/>
        <w:ind w:firstLine="720"/>
        <w:rPr>
          <w:ins w:id="156" w:author="Author"/>
          <w:del w:id="157" w:author="Author"/>
          <w:rFonts w:ascii="Times New Roman" w:hAnsi="Times New Roman" w:cs="Times New Roman"/>
          <w:color w:val="000000" w:themeColor="text1"/>
          <w:sz w:val="24"/>
          <w:szCs w:val="24"/>
        </w:rPr>
      </w:pPr>
      <w:ins w:id="158" w:author="Author">
        <w:del w:id="159" w:author="Author">
          <w:r w:rsidRPr="00AA54F7" w:rsidDel="001458E4">
            <w:rPr>
              <w:rFonts w:ascii="Times New Roman" w:hAnsi="Times New Roman" w:cs="Times New Roman"/>
              <w:color w:val="FF0000"/>
              <w:sz w:val="24"/>
              <w:szCs w:val="24"/>
            </w:rPr>
            <w:delText xml:space="preserve">To hindcast </w:delText>
          </w:r>
          <w:r w:rsidRPr="002764CF" w:rsidDel="001458E4">
            <w:rPr>
              <w:rFonts w:ascii="Times New Roman" w:hAnsi="Times New Roman" w:cs="Times New Roman"/>
              <w:i/>
              <w:color w:val="FF0000"/>
              <w:sz w:val="24"/>
              <w:szCs w:val="24"/>
              <w:rPrChange w:id="160" w:author="Author">
                <w:rPr>
                  <w:rFonts w:ascii="Times New Roman" w:hAnsi="Times New Roman" w:cs="Times New Roman"/>
                  <w:color w:val="FF0000"/>
                  <w:sz w:val="24"/>
                  <w:szCs w:val="24"/>
                </w:rPr>
              </w:rPrChange>
            </w:rPr>
            <w:delText>K. brevis</w:delText>
          </w:r>
          <w:r w:rsidRPr="00AA54F7" w:rsidDel="001458E4">
            <w:rPr>
              <w:rFonts w:ascii="Times New Roman" w:hAnsi="Times New Roman" w:cs="Times New Roman"/>
              <w:color w:val="FF0000"/>
              <w:sz w:val="24"/>
              <w:szCs w:val="24"/>
            </w:rPr>
            <w:delText xml:space="preserve"> cell density and test the strength of various explanatory variables, </w:delText>
          </w:r>
          <w:r w:rsidDel="001458E4">
            <w:rPr>
              <w:rFonts w:ascii="Times New Roman" w:hAnsi="Times New Roman" w:cs="Times New Roman"/>
              <w:color w:val="FF0000"/>
              <w:sz w:val="24"/>
              <w:szCs w:val="24"/>
            </w:rPr>
            <w:delText>four</w:delText>
          </w:r>
          <w:r w:rsidRPr="00AA54F7" w:rsidDel="001458E4">
            <w:rPr>
              <w:rFonts w:ascii="Times New Roman" w:hAnsi="Times New Roman" w:cs="Times New Roman"/>
              <w:color w:val="FF0000"/>
              <w:sz w:val="24"/>
              <w:szCs w:val="24"/>
            </w:rPr>
            <w:delText xml:space="preserve"> machine learning algorithms were used: i) Support Vector Machine (SVM), ii) </w:delText>
          </w:r>
          <w:r w:rsidDel="001458E4">
            <w:rPr>
              <w:rFonts w:ascii="Times New Roman" w:hAnsi="Times New Roman" w:cs="Times New Roman"/>
              <w:color w:val="FF0000"/>
              <w:sz w:val="24"/>
              <w:szCs w:val="24"/>
            </w:rPr>
            <w:delText xml:space="preserve">Relevance Vector Machine; iii) </w:delText>
          </w:r>
          <w:r w:rsidRPr="00AA54F7" w:rsidDel="001458E4">
            <w:rPr>
              <w:rFonts w:ascii="Times New Roman" w:hAnsi="Times New Roman" w:cs="Times New Roman"/>
              <w:color w:val="FF0000"/>
              <w:sz w:val="24"/>
              <w:szCs w:val="24"/>
            </w:rPr>
            <w:delText>Naive Bayes (NB), and i</w:delText>
          </w:r>
          <w:r w:rsidDel="001458E4">
            <w:rPr>
              <w:rFonts w:ascii="Times New Roman" w:hAnsi="Times New Roman" w:cs="Times New Roman"/>
              <w:color w:val="FF0000"/>
              <w:sz w:val="24"/>
              <w:szCs w:val="24"/>
            </w:rPr>
            <w:delText>v</w:delText>
          </w:r>
          <w:r w:rsidRPr="00AA54F7" w:rsidDel="001458E4">
            <w:rPr>
              <w:rFonts w:ascii="Times New Roman" w:hAnsi="Times New Roman" w:cs="Times New Roman"/>
              <w:color w:val="FF0000"/>
              <w:sz w:val="24"/>
              <w:szCs w:val="24"/>
            </w:rPr>
            <w:delText>) Artificial Neural Network (ANN).</w:delText>
          </w:r>
          <w:r w:rsidDel="001458E4">
            <w:rPr>
              <w:rFonts w:ascii="Times New Roman" w:hAnsi="Times New Roman" w:cs="Times New Roman"/>
              <w:color w:val="FF0000"/>
              <w:sz w:val="24"/>
              <w:szCs w:val="24"/>
            </w:rPr>
            <w:delText xml:space="preserve"> </w:delText>
          </w:r>
        </w:del>
      </w:ins>
      <w:del w:id="161" w:author="Author">
        <w:r w:rsidR="002E24CA" w:rsidRPr="004E5525" w:rsidDel="001458E4">
          <w:rPr>
            <w:rFonts w:ascii="Times New Roman" w:hAnsi="Times New Roman" w:cs="Times New Roman"/>
            <w:color w:val="000000" w:themeColor="text1"/>
            <w:sz w:val="24"/>
            <w:szCs w:val="24"/>
          </w:rPr>
          <w:delText xml:space="preserve">Three different machine learning algorithms were used to hindcast </w:delText>
        </w:r>
        <w:r w:rsidR="002E24CA" w:rsidRPr="004E5525" w:rsidDel="001458E4">
          <w:rPr>
            <w:rFonts w:ascii="Times New Roman" w:hAnsi="Times New Roman" w:cs="Times New Roman"/>
            <w:i/>
            <w:iCs/>
            <w:color w:val="000000" w:themeColor="text1"/>
            <w:sz w:val="24"/>
            <w:szCs w:val="24"/>
          </w:rPr>
          <w:delText>K. brevis</w:delText>
        </w:r>
        <w:r w:rsidR="002E24CA" w:rsidRPr="004E5525" w:rsidDel="001458E4">
          <w:rPr>
            <w:rFonts w:ascii="Times New Roman" w:hAnsi="Times New Roman" w:cs="Times New Roman"/>
            <w:color w:val="000000" w:themeColor="text1"/>
            <w:sz w:val="24"/>
            <w:szCs w:val="24"/>
          </w:rPr>
          <w:delText xml:space="preserve"> cell density and to test the strength of various explanatory variables. </w:delText>
        </w:r>
      </w:del>
    </w:p>
    <w:p w14:paraId="50C5E6AC" w14:textId="19348C88" w:rsidR="002305B3" w:rsidDel="001458E4" w:rsidRDefault="002305B3" w:rsidP="0076459A">
      <w:pPr>
        <w:spacing w:after="0" w:line="480" w:lineRule="auto"/>
        <w:ind w:firstLine="720"/>
        <w:rPr>
          <w:ins w:id="162" w:author="Author"/>
          <w:del w:id="163" w:author="Author"/>
          <w:rFonts w:ascii="Times New Roman" w:hAnsi="Times New Roman" w:cs="Times New Roman"/>
          <w:color w:val="000000" w:themeColor="text1"/>
          <w:sz w:val="24"/>
          <w:szCs w:val="24"/>
        </w:rPr>
      </w:pPr>
    </w:p>
    <w:p w14:paraId="1020F260" w14:textId="392B8CCD" w:rsidR="002E24CA" w:rsidRPr="006879D1" w:rsidDel="00ED5985" w:rsidRDefault="00D711CA" w:rsidP="0076459A">
      <w:pPr>
        <w:spacing w:after="0" w:line="480" w:lineRule="auto"/>
        <w:ind w:firstLine="720"/>
        <w:rPr>
          <w:del w:id="164" w:author="Author"/>
          <w:rFonts w:ascii="Times New Roman" w:hAnsi="Times New Roman" w:cs="Times New Roman"/>
          <w:color w:val="000000" w:themeColor="text1"/>
          <w:sz w:val="24"/>
          <w:szCs w:val="24"/>
        </w:rPr>
      </w:pPr>
      <w:r w:rsidRPr="004E5525">
        <w:rPr>
          <w:rFonts w:ascii="Times New Roman" w:hAnsi="Times New Roman" w:cs="Times New Roman"/>
          <w:color w:val="000000" w:themeColor="text1"/>
          <w:sz w:val="24"/>
          <w:szCs w:val="24"/>
        </w:rPr>
        <w:t xml:space="preserve">Data were aggregated into </w:t>
      </w:r>
      <w:ins w:id="165" w:author="Author">
        <w:r w:rsidR="00605861">
          <w:rPr>
            <w:rFonts w:ascii="Times New Roman" w:hAnsi="Times New Roman" w:cs="Times New Roman"/>
            <w:color w:val="000000" w:themeColor="text1"/>
            <w:sz w:val="24"/>
            <w:szCs w:val="24"/>
          </w:rPr>
          <w:t>the following</w:t>
        </w:r>
      </w:ins>
      <w:del w:id="166" w:author="Author">
        <w:r w:rsidRPr="004E5525" w:rsidDel="00605861">
          <w:rPr>
            <w:rFonts w:ascii="Times New Roman" w:hAnsi="Times New Roman" w:cs="Times New Roman"/>
            <w:color w:val="000000" w:themeColor="text1"/>
            <w:sz w:val="24"/>
            <w:szCs w:val="24"/>
          </w:rPr>
          <w:delText>a</w:delText>
        </w:r>
      </w:del>
      <w:r w:rsidRPr="004E5525">
        <w:rPr>
          <w:rFonts w:ascii="Times New Roman" w:hAnsi="Times New Roman" w:cs="Times New Roman"/>
          <w:color w:val="000000" w:themeColor="text1"/>
          <w:sz w:val="24"/>
          <w:szCs w:val="24"/>
        </w:rPr>
        <w:t xml:space="preserve"> form</w:t>
      </w:r>
      <w:del w:id="167" w:author="Author">
        <w:r w:rsidRPr="004E5525" w:rsidDel="00605861">
          <w:rPr>
            <w:rFonts w:ascii="Times New Roman" w:hAnsi="Times New Roman" w:cs="Times New Roman"/>
            <w:color w:val="000000" w:themeColor="text1"/>
            <w:sz w:val="24"/>
            <w:szCs w:val="24"/>
          </w:rPr>
          <w:delText xml:space="preserve"> usable by the machine learning algorithms</w:delText>
        </w:r>
        <w:r w:rsidRPr="004E5525" w:rsidDel="00FC7C23">
          <w:rPr>
            <w:rFonts w:ascii="Times New Roman" w:hAnsi="Times New Roman" w:cs="Times New Roman"/>
            <w:color w:val="000000" w:themeColor="text1"/>
            <w:sz w:val="24"/>
            <w:szCs w:val="24"/>
          </w:rPr>
          <w:delText xml:space="preserve"> (see </w:delText>
        </w:r>
        <w:r w:rsidR="002E24CA" w:rsidRPr="004E5525" w:rsidDel="00FC7C23">
          <w:rPr>
            <w:rFonts w:ascii="Times New Roman" w:hAnsi="Times New Roman" w:cs="Times New Roman"/>
            <w:color w:val="000000" w:themeColor="text1"/>
            <w:sz w:val="24"/>
            <w:szCs w:val="24"/>
          </w:rPr>
          <w:delText>S</w:delText>
        </w:r>
        <w:r w:rsidRPr="004E5525" w:rsidDel="00FC7C23">
          <w:rPr>
            <w:rFonts w:ascii="Times New Roman" w:hAnsi="Times New Roman" w:cs="Times New Roman"/>
            <w:color w:val="000000" w:themeColor="text1"/>
            <w:sz w:val="24"/>
            <w:szCs w:val="24"/>
          </w:rPr>
          <w:delText>ection 3.0)</w:delText>
        </w:r>
      </w:del>
      <w:r w:rsidRPr="004E5525">
        <w:rPr>
          <w:rFonts w:ascii="Times New Roman" w:hAnsi="Times New Roman" w:cs="Times New Roman"/>
          <w:color w:val="000000" w:themeColor="text1"/>
          <w:sz w:val="24"/>
          <w:szCs w:val="24"/>
        </w:rPr>
        <w:t xml:space="preserve">; each row </w:t>
      </w:r>
      <m:oMath>
        <m:r>
          <w:rPr>
            <w:rFonts w:ascii="Cambria Math" w:hAnsi="Cambria Math" w:cs="Times New Roman"/>
            <w:color w:val="000000" w:themeColor="text1"/>
            <w:sz w:val="24"/>
            <w:szCs w:val="24"/>
          </w:rPr>
          <m:t>i</m:t>
        </m:r>
      </m:oMath>
      <w:r w:rsidRPr="004E5525">
        <w:rPr>
          <w:rFonts w:ascii="Times New Roman" w:hAnsi="Times New Roman" w:cs="Times New Roman"/>
          <w:color w:val="000000" w:themeColor="text1"/>
          <w:sz w:val="24"/>
          <w:szCs w:val="24"/>
        </w:rPr>
        <w:t xml:space="preserve"> of the dataset is </w:t>
      </w:r>
      <m:oMath>
        <m:r>
          <w:rPr>
            <w:rFonts w:ascii="Cambria Math" w:hAnsi="Cambria Math" w:cs="Times New Roman"/>
            <w:color w:val="000000" w:themeColor="text1"/>
            <w:sz w:val="24"/>
            <w:szCs w:val="24"/>
          </w:rPr>
          <m:t>{</m:t>
        </m:r>
        <m:sSubSup>
          <m:sSubSupPr>
            <m:ctrlPr>
              <w:ins w:id="168"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69"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70"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71"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 xml:space="preserve">, </m:t>
        </m:r>
        <m:sSub>
          <m:sSubPr>
            <m:ctrlPr>
              <w:ins w:id="172" w:author="Author">
                <w:rPr>
                  <w:rFonts w:ascii="Cambria Math" w:hAnsi="Cambria Math" w:cs="Times New Roman"/>
                  <w:i/>
                  <w:color w:val="000000" w:themeColor="text1"/>
                  <w:sz w:val="24"/>
                  <w:szCs w:val="24"/>
                </w:rPr>
              </w:ins>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w:r w:rsidRPr="004E5525">
        <w:rPr>
          <w:rFonts w:ascii="Times New Roman" w:hAnsi="Times New Roman" w:cs="Times New Roman"/>
          <w:color w:val="000000" w:themeColor="text1"/>
          <w:sz w:val="24"/>
          <w:szCs w:val="24"/>
        </w:rPr>
        <w:t xml:space="preserve">, where </w:t>
      </w:r>
      <m:oMath>
        <m:sSubSup>
          <m:sSubSupPr>
            <m:ctrlPr>
              <w:ins w:id="173"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74"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75"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76"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up>
            <m:r>
              <w:rPr>
                <w:rFonts w:ascii="Cambria Math" w:hAnsi="Cambria Math" w:cs="Times New Roman"/>
                <w:color w:val="000000" w:themeColor="text1"/>
                <w:sz w:val="24"/>
                <w:szCs w:val="24"/>
              </w:rPr>
              <m:t>i</m:t>
            </m:r>
          </m:sup>
        </m:sSubSup>
      </m:oMath>
      <w:r w:rsidRPr="004E5525">
        <w:rPr>
          <w:rFonts w:ascii="Times New Roman" w:hAnsi="Times New Roman" w:cs="Times New Roman"/>
          <w:color w:val="000000" w:themeColor="text1"/>
          <w:sz w:val="24"/>
          <w:szCs w:val="24"/>
        </w:rPr>
        <w:t xml:space="preserve"> are the explanatory variables of </w:t>
      </w:r>
      <w:ins w:id="177" w:author="Author">
        <w:r w:rsidR="00FC7C23">
          <w:rPr>
            <w:rFonts w:ascii="Times New Roman" w:hAnsi="Times New Roman" w:cs="Times New Roman"/>
            <w:color w:val="000000" w:themeColor="text1"/>
            <w:sz w:val="24"/>
            <w:szCs w:val="24"/>
          </w:rPr>
          <w:t xml:space="preserve">river </w:t>
        </w:r>
      </w:ins>
      <w:r w:rsidRPr="004E5525">
        <w:rPr>
          <w:rFonts w:ascii="Times New Roman" w:hAnsi="Times New Roman" w:cs="Times New Roman"/>
          <w:color w:val="000000" w:themeColor="text1"/>
          <w:sz w:val="24"/>
          <w:szCs w:val="24"/>
        </w:rPr>
        <w:t>discharge, nutrient concentration,</w:t>
      </w:r>
      <w:r w:rsidRPr="00202CA6">
        <w:rPr>
          <w:rFonts w:ascii="Times New Roman" w:hAnsi="Times New Roman" w:cs="Times New Roman"/>
          <w:color w:val="000000" w:themeColor="text1"/>
          <w:sz w:val="24"/>
          <w:szCs w:val="24"/>
        </w:rPr>
        <w:t xml:space="preserve"> wind speed and direction, temperature, and sea surface height</w:t>
      </w:r>
      <w:ins w:id="178" w:author="Author">
        <w:r w:rsidR="007D66E3">
          <w:rPr>
            <w:rFonts w:ascii="Times New Roman" w:hAnsi="Times New Roman" w:cs="Times New Roman"/>
            <w:color w:val="000000" w:themeColor="text1"/>
            <w:sz w:val="24"/>
            <w:szCs w:val="24"/>
          </w:rPr>
          <w:t xml:space="preserve"> difference</w:t>
        </w:r>
      </w:ins>
      <w:r w:rsidR="002E24CA">
        <w:rPr>
          <w:rFonts w:ascii="Times New Roman" w:hAnsi="Times New Roman" w:cs="Times New Roman"/>
          <w:color w:val="000000" w:themeColor="text1"/>
          <w:sz w:val="24"/>
          <w:szCs w:val="24"/>
        </w:rPr>
        <w:t>,</w:t>
      </w:r>
      <w:r w:rsidRPr="00202CA6">
        <w:rPr>
          <w:rFonts w:ascii="Times New Roman" w:hAnsi="Times New Roman" w:cs="Times New Roman"/>
          <w:color w:val="000000" w:themeColor="text1"/>
          <w:sz w:val="24"/>
          <w:szCs w:val="24"/>
        </w:rPr>
        <w:t xml:space="preserve"> and </w:t>
      </w:r>
      <m:oMath>
        <m:sSub>
          <m:sSubPr>
            <m:ctrlPr>
              <w:ins w:id="179" w:author="Author">
                <w:rPr>
                  <w:rFonts w:ascii="Cambria Math" w:hAnsi="Cambria Math" w:cs="Times New Roman"/>
                  <w:i/>
                  <w:color w:val="000000" w:themeColor="text1"/>
                  <w:sz w:val="24"/>
                  <w:szCs w:val="24"/>
                </w:rPr>
              </w:ins>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Pr="00202CA6">
        <w:rPr>
          <w:rFonts w:ascii="Times New Roman" w:hAnsi="Times New Roman" w:cs="Times New Roman"/>
          <w:color w:val="000000" w:themeColor="text1"/>
          <w:sz w:val="24"/>
          <w:szCs w:val="24"/>
        </w:rPr>
        <w:t xml:space="preserve"> is the dependent variable of discretized </w:t>
      </w:r>
      <w:r w:rsidRPr="00202CA6">
        <w:rPr>
          <w:rFonts w:ascii="Times New Roman" w:hAnsi="Times New Roman" w:cs="Times New Roman"/>
          <w:i/>
          <w:color w:val="000000" w:themeColor="text1"/>
          <w:sz w:val="24"/>
          <w:szCs w:val="24"/>
        </w:rPr>
        <w:t>K. brevis</w:t>
      </w:r>
      <w:r w:rsidRPr="00202CA6">
        <w:rPr>
          <w:rFonts w:ascii="Times New Roman" w:hAnsi="Times New Roman" w:cs="Times New Roman"/>
          <w:color w:val="000000" w:themeColor="text1"/>
          <w:sz w:val="24"/>
          <w:szCs w:val="24"/>
        </w:rPr>
        <w:t xml:space="preserve"> cell densities. Machine </w:t>
      </w:r>
      <w:r w:rsidRPr="006879D1">
        <w:rPr>
          <w:rFonts w:ascii="Times New Roman" w:hAnsi="Times New Roman" w:cs="Times New Roman"/>
          <w:color w:val="000000" w:themeColor="text1"/>
          <w:sz w:val="24"/>
          <w:szCs w:val="24"/>
        </w:rPr>
        <w:t xml:space="preserve">learning algorithms aim to map </w:t>
      </w:r>
      <m:oMath>
        <m:sSubSup>
          <m:sSubSupPr>
            <m:ctrlPr>
              <w:ins w:id="180"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81"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82"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ins w:id="183" w:author="Author">
                <w:rPr>
                  <w:rFonts w:ascii="Cambria Math" w:hAnsi="Cambria Math" w:cs="Times New Roman"/>
                  <w:i/>
                  <w:color w:val="000000" w:themeColor="text1"/>
                  <w:sz w:val="24"/>
                  <w:szCs w:val="24"/>
                </w:rPr>
              </w:ins>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up>
            <m:r>
              <w:rPr>
                <w:rFonts w:ascii="Cambria Math" w:hAnsi="Cambria Math" w:cs="Times New Roman"/>
                <w:color w:val="000000" w:themeColor="text1"/>
                <w:sz w:val="24"/>
                <w:szCs w:val="24"/>
              </w:rPr>
              <m:t>i</m:t>
            </m:r>
          </m:sup>
        </m:sSubSup>
      </m:oMath>
      <w:r w:rsidRPr="006879D1">
        <w:rPr>
          <w:rFonts w:ascii="Times New Roman" w:hAnsi="Times New Roman" w:cs="Times New Roman"/>
          <w:color w:val="000000" w:themeColor="text1"/>
          <w:sz w:val="24"/>
          <w:szCs w:val="24"/>
        </w:rPr>
        <w:t xml:space="preserve"> to</w:t>
      </w:r>
      <m:oMath>
        <m:r>
          <w:rPr>
            <w:rFonts w:ascii="Cambria Math" w:hAnsi="Cambria Math" w:cs="Times New Roman"/>
            <w:color w:val="000000" w:themeColor="text1"/>
            <w:sz w:val="24"/>
            <w:szCs w:val="24"/>
          </w:rPr>
          <m:t xml:space="preserve"> </m:t>
        </m:r>
        <m:sSub>
          <m:sSubPr>
            <m:ctrlPr>
              <w:ins w:id="184" w:author="Author">
                <w:rPr>
                  <w:rFonts w:ascii="Cambria Math" w:hAnsi="Cambria Math" w:cs="Times New Roman"/>
                  <w:i/>
                  <w:color w:val="000000" w:themeColor="text1"/>
                  <w:sz w:val="24"/>
                  <w:szCs w:val="24"/>
                </w:rPr>
              </w:ins>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Pr="006879D1">
        <w:rPr>
          <w:rFonts w:ascii="Times New Roman" w:hAnsi="Times New Roman" w:cs="Times New Roman"/>
          <w:color w:val="000000" w:themeColor="text1"/>
          <w:sz w:val="24"/>
          <w:szCs w:val="24"/>
        </w:rPr>
        <w:t>.</w:t>
      </w:r>
      <w:ins w:id="185" w:author="Author">
        <w:r w:rsidR="007D66E3">
          <w:rPr>
            <w:rFonts w:ascii="Times New Roman" w:hAnsi="Times New Roman" w:cs="Times New Roman"/>
            <w:color w:val="000000" w:themeColor="text1"/>
            <w:sz w:val="24"/>
            <w:szCs w:val="24"/>
          </w:rPr>
          <w:t xml:space="preserve"> </w:t>
        </w:r>
      </w:ins>
      <w:del w:id="186" w:author="Author">
        <w:r w:rsidRPr="006879D1" w:rsidDel="007D66E3">
          <w:rPr>
            <w:rFonts w:ascii="Times New Roman" w:hAnsi="Times New Roman" w:cs="Times New Roman"/>
            <w:color w:val="000000" w:themeColor="text1"/>
            <w:sz w:val="24"/>
            <w:szCs w:val="24"/>
          </w:rPr>
          <w:delText xml:space="preserve"> </w:delText>
        </w:r>
      </w:del>
    </w:p>
    <w:p w14:paraId="321E1DEB" w14:textId="220D6655" w:rsidR="00D711CA" w:rsidRDefault="00D711CA" w:rsidP="00ED5985">
      <w:pPr>
        <w:spacing w:after="0" w:line="480" w:lineRule="auto"/>
        <w:ind w:firstLine="720"/>
        <w:rPr>
          <w:ins w:id="187" w:author="Autho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24"/>
        </w:rPr>
        <w:t>Open</w:t>
      </w:r>
      <w:ins w:id="188" w:author="Author">
        <w:r w:rsidR="007D66E3">
          <w:rPr>
            <w:rFonts w:ascii="Times New Roman" w:hAnsi="Times New Roman" w:cs="Times New Roman"/>
            <w:color w:val="000000" w:themeColor="text1"/>
            <w:sz w:val="24"/>
            <w:szCs w:val="24"/>
          </w:rPr>
          <w:t xml:space="preserve"> </w:t>
        </w:r>
      </w:ins>
      <w:del w:id="189" w:author="Author">
        <w:r w:rsidRPr="006879D1" w:rsidDel="007D66E3">
          <w:rPr>
            <w:rFonts w:ascii="Times New Roman" w:hAnsi="Times New Roman" w:cs="Times New Roman"/>
            <w:color w:val="000000" w:themeColor="text1"/>
            <w:sz w:val="24"/>
            <w:szCs w:val="24"/>
          </w:rPr>
          <w:delText>-</w:delText>
        </w:r>
      </w:del>
      <w:r w:rsidRPr="006879D1">
        <w:rPr>
          <w:rFonts w:ascii="Times New Roman" w:hAnsi="Times New Roman" w:cs="Times New Roman"/>
          <w:color w:val="000000" w:themeColor="text1"/>
          <w:sz w:val="24"/>
          <w:szCs w:val="24"/>
        </w:rPr>
        <w:t>source R packages were used (Stone</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1974</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Geisser</w:t>
      </w:r>
      <w:r w:rsidR="00E57AE2">
        <w:rPr>
          <w:rFonts w:ascii="Times New Roman" w:hAnsi="Times New Roman" w:cs="Times New Roman"/>
          <w:color w:val="000000" w:themeColor="text1"/>
          <w:sz w:val="24"/>
          <w:szCs w:val="24"/>
        </w:rPr>
        <w:t>,</w:t>
      </w:r>
      <w:r w:rsidR="00761CC2">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 xml:space="preserve"> 1975</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w:t>
      </w:r>
      <w:r w:rsidR="00BD5C0A" w:rsidRPr="006879D1">
        <w:rPr>
          <w:rFonts w:ascii="Times New Roman" w:hAnsi="Times New Roman" w:cs="Times New Roman"/>
          <w:color w:val="000000" w:themeColor="text1"/>
          <w:sz w:val="24"/>
          <w:szCs w:val="24"/>
        </w:rPr>
        <w:t>Burman et al.</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1994</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Cawley and Talbot</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2004</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Anguita et al.</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2009</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Bergmeir and Benitz</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2012</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R Core Team</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2017</w:t>
      </w:r>
      <w:r w:rsidRPr="006879D1">
        <w:rPr>
          <w:rFonts w:ascii="Times New Roman" w:hAnsi="Times New Roman" w:cs="Times New Roman"/>
          <w:color w:val="000000" w:themeColor="text1"/>
          <w:sz w:val="24"/>
          <w:szCs w:val="24"/>
        </w:rPr>
        <w:t>).</w:t>
      </w:r>
    </w:p>
    <w:p w14:paraId="24DE5937" w14:textId="1115777B" w:rsidR="003E604B" w:rsidRPr="006879D1" w:rsidRDefault="003E604B" w:rsidP="00ED5985">
      <w:pPr>
        <w:spacing w:after="0" w:line="480" w:lineRule="auto"/>
        <w:ind w:firstLine="720"/>
        <w:rPr>
          <w:rFonts w:ascii="Times New Roman" w:hAnsi="Times New Roman" w:cs="Times New Roman"/>
          <w:b/>
          <w:color w:val="000000" w:themeColor="text1"/>
          <w:sz w:val="24"/>
          <w:szCs w:val="24"/>
        </w:rPr>
      </w:pPr>
      <w:del w:id="190" w:author="Author">
        <w:r w:rsidDel="003E604B">
          <w:rPr>
            <w:rFonts w:ascii="Times New Roman" w:hAnsi="Times New Roman" w:cs="Times New Roman"/>
            <w:color w:val="000000" w:themeColor="text1"/>
            <w:sz w:val="24"/>
            <w:szCs w:val="28"/>
          </w:rPr>
          <w:delText>Since t</w:delText>
        </w:r>
      </w:del>
      <w:ins w:id="191" w:author="Author">
        <w:r>
          <w:rPr>
            <w:rFonts w:ascii="Times New Roman" w:hAnsi="Times New Roman" w:cs="Times New Roman"/>
            <w:color w:val="000000" w:themeColor="text1"/>
            <w:sz w:val="24"/>
            <w:szCs w:val="28"/>
          </w:rPr>
          <w:t>T</w:t>
        </w:r>
      </w:ins>
      <w:r>
        <w:rPr>
          <w:rFonts w:ascii="Times New Roman" w:hAnsi="Times New Roman" w:cs="Times New Roman"/>
          <w:color w:val="000000" w:themeColor="text1"/>
          <w:sz w:val="24"/>
          <w:szCs w:val="28"/>
        </w:rPr>
        <w:t xml:space="preserve">he number of HAB events </w:t>
      </w:r>
      <w:ins w:id="192" w:author="Author">
        <w:r w:rsidRPr="00F31A3F">
          <w:rPr>
            <w:rFonts w:ascii="Times New Roman" w:hAnsi="Times New Roman" w:cs="Times New Roman"/>
            <w:color w:val="000000" w:themeColor="text1"/>
            <w:sz w:val="24"/>
            <w:szCs w:val="28"/>
            <w:highlight w:val="yellow"/>
            <w:rPrChange w:id="193" w:author="Author">
              <w:rPr>
                <w:rFonts w:ascii="Times New Roman" w:hAnsi="Times New Roman" w:cs="Times New Roman"/>
                <w:color w:val="000000" w:themeColor="text1"/>
                <w:sz w:val="24"/>
                <w:szCs w:val="28"/>
              </w:rPr>
            </w:rPrChange>
          </w:rPr>
          <w:t>(318)</w:t>
        </w:r>
        <w:r>
          <w:rPr>
            <w:rFonts w:ascii="Times New Roman" w:hAnsi="Times New Roman" w:cs="Times New Roman"/>
            <w:color w:val="000000" w:themeColor="text1"/>
            <w:sz w:val="24"/>
            <w:szCs w:val="28"/>
          </w:rPr>
          <w:t xml:space="preserve"> </w:t>
        </w:r>
      </w:ins>
      <w:r>
        <w:rPr>
          <w:rFonts w:ascii="Times New Roman" w:hAnsi="Times New Roman" w:cs="Times New Roman"/>
          <w:color w:val="000000" w:themeColor="text1"/>
          <w:sz w:val="24"/>
          <w:szCs w:val="28"/>
        </w:rPr>
        <w:t>was significantly smaller than the number of events without HABs</w:t>
      </w:r>
      <w:ins w:id="194" w:author="Author">
        <w:r>
          <w:rPr>
            <w:rFonts w:ascii="Times New Roman" w:hAnsi="Times New Roman" w:cs="Times New Roman"/>
            <w:color w:val="000000" w:themeColor="text1"/>
            <w:sz w:val="24"/>
            <w:szCs w:val="28"/>
          </w:rPr>
          <w:t xml:space="preserve"> </w:t>
        </w:r>
        <w:r w:rsidRPr="00F31A3F">
          <w:rPr>
            <w:rFonts w:ascii="Times New Roman" w:hAnsi="Times New Roman" w:cs="Times New Roman"/>
            <w:color w:val="000000" w:themeColor="text1"/>
            <w:sz w:val="24"/>
            <w:szCs w:val="28"/>
            <w:highlight w:val="yellow"/>
            <w:rPrChange w:id="195" w:author="Author">
              <w:rPr>
                <w:rFonts w:ascii="Times New Roman" w:hAnsi="Times New Roman" w:cs="Times New Roman"/>
                <w:color w:val="000000" w:themeColor="text1"/>
                <w:sz w:val="24"/>
                <w:szCs w:val="28"/>
              </w:rPr>
            </w:rPrChange>
          </w:rPr>
          <w:t>(755).</w:t>
        </w:r>
        <w:r>
          <w:rPr>
            <w:rFonts w:ascii="Times New Roman" w:hAnsi="Times New Roman" w:cs="Times New Roman"/>
            <w:color w:val="000000" w:themeColor="text1"/>
            <w:sz w:val="24"/>
            <w:szCs w:val="28"/>
          </w:rPr>
          <w:t xml:space="preserve"> This created an imbalanced classification problem (</w:t>
        </w:r>
        <w:commentRangeStart w:id="196"/>
        <w:r>
          <w:rPr>
            <w:rFonts w:ascii="Times New Roman" w:hAnsi="Times New Roman" w:cs="Times New Roman"/>
            <w:color w:val="000000" w:themeColor="text1"/>
            <w:sz w:val="24"/>
            <w:szCs w:val="28"/>
          </w:rPr>
          <w:t>Sun et al., 2009)</w:t>
        </w:r>
      </w:ins>
      <w:commentRangeEnd w:id="196"/>
      <w:r w:rsidR="007D66E3">
        <w:rPr>
          <w:rStyle w:val="CommentReference"/>
          <w:rFonts w:eastAsiaTheme="minorHAnsi"/>
          <w:lang w:eastAsia="en-US"/>
        </w:rPr>
        <w:commentReference w:id="196"/>
      </w:r>
      <w:ins w:id="197" w:author="Author">
        <w:r>
          <w:rPr>
            <w:rFonts w:ascii="Times New Roman" w:hAnsi="Times New Roman" w:cs="Times New Roman"/>
            <w:color w:val="000000" w:themeColor="text1"/>
            <w:sz w:val="24"/>
            <w:szCs w:val="28"/>
          </w:rPr>
          <w:t xml:space="preserve">. </w:t>
        </w:r>
        <w:r w:rsidR="000E6370">
          <w:rPr>
            <w:rFonts w:ascii="Times New Roman" w:hAnsi="Times New Roman" w:cs="Times New Roman"/>
            <w:color w:val="000000" w:themeColor="text1"/>
            <w:sz w:val="24"/>
            <w:szCs w:val="28"/>
          </w:rPr>
          <w:t xml:space="preserve">Several data-level approaches have been developed to address this issue. We explored two approaches: (1) </w:t>
        </w:r>
      </w:ins>
      <w:del w:id="198" w:author="Author">
        <w:r w:rsidDel="003E604B">
          <w:rPr>
            <w:rFonts w:ascii="Times New Roman" w:hAnsi="Times New Roman" w:cs="Times New Roman"/>
            <w:color w:val="000000" w:themeColor="text1"/>
            <w:sz w:val="24"/>
            <w:szCs w:val="28"/>
          </w:rPr>
          <w:delText>, t</w:delText>
        </w:r>
      </w:del>
      <w:ins w:id="199" w:author="Author">
        <w:r w:rsidR="00F751E2">
          <w:rPr>
            <w:rFonts w:ascii="Times New Roman" w:hAnsi="Times New Roman" w:cs="Times New Roman"/>
            <w:color w:val="000000" w:themeColor="text1"/>
            <w:sz w:val="24"/>
            <w:szCs w:val="28"/>
          </w:rPr>
          <w:t>t</w:t>
        </w:r>
        <w:del w:id="200" w:author="Author">
          <w:r w:rsidDel="00F751E2">
            <w:rPr>
              <w:rFonts w:ascii="Times New Roman" w:hAnsi="Times New Roman" w:cs="Times New Roman"/>
              <w:color w:val="000000" w:themeColor="text1"/>
              <w:sz w:val="24"/>
              <w:szCs w:val="28"/>
            </w:rPr>
            <w:delText>T</w:delText>
          </w:r>
        </w:del>
      </w:ins>
      <w:r>
        <w:rPr>
          <w:rFonts w:ascii="Times New Roman" w:hAnsi="Times New Roman" w:cs="Times New Roman"/>
          <w:color w:val="000000" w:themeColor="text1"/>
          <w:sz w:val="24"/>
          <w:szCs w:val="28"/>
        </w:rPr>
        <w:t xml:space="preserve">he minority class of the training data was </w:t>
      </w:r>
      <w:ins w:id="201" w:author="Author">
        <w:r w:rsidR="000E6370">
          <w:rPr>
            <w:rFonts w:ascii="Times New Roman" w:hAnsi="Times New Roman" w:cs="Times New Roman"/>
            <w:color w:val="000000" w:themeColor="text1"/>
            <w:sz w:val="24"/>
            <w:szCs w:val="28"/>
          </w:rPr>
          <w:t xml:space="preserve">randomly </w:t>
        </w:r>
      </w:ins>
      <w:r>
        <w:rPr>
          <w:rFonts w:ascii="Times New Roman" w:hAnsi="Times New Roman" w:cs="Times New Roman"/>
          <w:color w:val="000000" w:themeColor="text1"/>
          <w:sz w:val="24"/>
          <w:szCs w:val="28"/>
        </w:rPr>
        <w:t xml:space="preserve">oversampled such that the sample size of events with and without HABs are roughly equal in the synthetic training </w:t>
      </w:r>
      <w:r w:rsidRPr="006879D1">
        <w:rPr>
          <w:rFonts w:ascii="Times New Roman" w:hAnsi="Times New Roman" w:cs="Times New Roman"/>
          <w:color w:val="000000" w:themeColor="text1"/>
          <w:sz w:val="24"/>
          <w:szCs w:val="28"/>
        </w:rPr>
        <w:t>dataset (</w:t>
      </w:r>
      <w:commentRangeStart w:id="202"/>
      <w:ins w:id="203" w:author="Author">
        <w:r w:rsidR="00D051C2">
          <w:rPr>
            <w:rFonts w:ascii="Times New Roman" w:hAnsi="Times New Roman" w:cs="Times New Roman"/>
            <w:color w:val="000000" w:themeColor="text1"/>
            <w:sz w:val="24"/>
            <w:szCs w:val="28"/>
          </w:rPr>
          <w:t>Japkowize and Holte, 2000</w:t>
        </w:r>
        <w:commentRangeEnd w:id="202"/>
        <w:r w:rsidR="00D051C2">
          <w:rPr>
            <w:rStyle w:val="CommentReference"/>
            <w:rFonts w:eastAsiaTheme="minorHAnsi"/>
            <w:lang w:eastAsia="en-US"/>
          </w:rPr>
          <w:commentReference w:id="202"/>
        </w:r>
      </w:ins>
      <w:del w:id="204" w:author="Author">
        <w:r w:rsidRPr="006879D1" w:rsidDel="00D051C2">
          <w:rPr>
            <w:rFonts w:ascii="Times New Roman" w:hAnsi="Times New Roman" w:cs="Times New Roman"/>
            <w:color w:val="000000" w:themeColor="text1"/>
            <w:sz w:val="24"/>
            <w:szCs w:val="28"/>
          </w:rPr>
          <w:delText>Fernandez et al., 2018</w:delText>
        </w:r>
      </w:del>
      <w:r w:rsidRPr="006879D1">
        <w:rPr>
          <w:rFonts w:ascii="Times New Roman" w:hAnsi="Times New Roman" w:cs="Times New Roman"/>
          <w:color w:val="000000" w:themeColor="text1"/>
          <w:sz w:val="24"/>
          <w:szCs w:val="28"/>
        </w:rPr>
        <w:t>)</w:t>
      </w:r>
      <w:ins w:id="205" w:author="Author">
        <w:r w:rsidR="00F751E2">
          <w:rPr>
            <w:rFonts w:ascii="Times New Roman" w:hAnsi="Times New Roman" w:cs="Times New Roman"/>
            <w:color w:val="000000" w:themeColor="text1"/>
            <w:sz w:val="24"/>
            <w:szCs w:val="28"/>
          </w:rPr>
          <w:t xml:space="preserve">; (2) </w:t>
        </w:r>
        <w:r w:rsidR="00D051C2">
          <w:rPr>
            <w:rFonts w:ascii="Times New Roman" w:hAnsi="Times New Roman" w:cs="Times New Roman"/>
            <w:color w:val="000000" w:themeColor="text1"/>
            <w:sz w:val="24"/>
            <w:szCs w:val="28"/>
          </w:rPr>
          <w:t xml:space="preserve">the minority class was oversampled by generating new synthetic data </w:t>
        </w:r>
        <w:r w:rsidR="00583310">
          <w:rPr>
            <w:rFonts w:ascii="Times New Roman" w:hAnsi="Times New Roman" w:cs="Times New Roman"/>
            <w:color w:val="000000" w:themeColor="text1"/>
            <w:sz w:val="24"/>
            <w:szCs w:val="28"/>
          </w:rPr>
          <w:t xml:space="preserve">using SMOTE preprocessing algorithm </w:t>
        </w:r>
        <w:r w:rsidR="00D051C2">
          <w:rPr>
            <w:rFonts w:ascii="Times New Roman" w:hAnsi="Times New Roman" w:cs="Times New Roman"/>
            <w:color w:val="000000" w:themeColor="text1"/>
            <w:sz w:val="24"/>
            <w:szCs w:val="28"/>
          </w:rPr>
          <w:t>(</w:t>
        </w:r>
        <w:commentRangeStart w:id="206"/>
        <w:r w:rsidR="00D051C2">
          <w:rPr>
            <w:rFonts w:ascii="Times New Roman" w:hAnsi="Times New Roman" w:cs="Times New Roman"/>
            <w:color w:val="000000" w:themeColor="text1"/>
            <w:sz w:val="24"/>
            <w:szCs w:val="28"/>
          </w:rPr>
          <w:t>Chawla et al., 2002</w:t>
        </w:r>
        <w:commentRangeEnd w:id="206"/>
        <w:r w:rsidR="00D051C2">
          <w:rPr>
            <w:rFonts w:ascii="Times New Roman" w:hAnsi="Times New Roman" w:cs="Times New Roman"/>
            <w:color w:val="000000" w:themeColor="text1"/>
            <w:sz w:val="24"/>
            <w:szCs w:val="28"/>
          </w:rPr>
          <w:t xml:space="preserve">; </w:t>
        </w:r>
        <w:r w:rsidR="00D051C2" w:rsidRPr="006879D1">
          <w:rPr>
            <w:rFonts w:ascii="Times New Roman" w:hAnsi="Times New Roman" w:cs="Times New Roman"/>
            <w:color w:val="000000" w:themeColor="text1"/>
            <w:sz w:val="24"/>
            <w:szCs w:val="28"/>
          </w:rPr>
          <w:t>Fernandez et al., 2018</w:t>
        </w:r>
        <w:r w:rsidR="00D051C2">
          <w:rPr>
            <w:rStyle w:val="CommentReference"/>
            <w:rFonts w:eastAsiaTheme="minorHAnsi"/>
            <w:lang w:eastAsia="en-US"/>
          </w:rPr>
          <w:commentReference w:id="206"/>
        </w:r>
        <w:r w:rsidR="00D051C2">
          <w:rPr>
            <w:rFonts w:ascii="Times New Roman" w:hAnsi="Times New Roman" w:cs="Times New Roman"/>
            <w:color w:val="000000" w:themeColor="text1"/>
            <w:sz w:val="24"/>
            <w:szCs w:val="28"/>
          </w:rPr>
          <w:t xml:space="preserve">). </w:t>
        </w:r>
      </w:ins>
      <w:del w:id="207" w:author="Author">
        <w:r w:rsidRPr="006879D1" w:rsidDel="00F751E2">
          <w:rPr>
            <w:rFonts w:ascii="Times New Roman" w:hAnsi="Times New Roman" w:cs="Times New Roman"/>
            <w:color w:val="000000" w:themeColor="text1"/>
            <w:sz w:val="24"/>
            <w:szCs w:val="28"/>
          </w:rPr>
          <w:delText>.</w:delText>
        </w:r>
      </w:del>
    </w:p>
    <w:p w14:paraId="2EF38156" w14:textId="77777777" w:rsidR="001458E4" w:rsidRPr="004E5525" w:rsidRDefault="001458E4" w:rsidP="00583310">
      <w:pPr>
        <w:spacing w:before="240" w:after="0" w:line="480" w:lineRule="auto"/>
        <w:rPr>
          <w:ins w:id="208" w:author="Author"/>
          <w:rFonts w:ascii="Times New Roman" w:hAnsi="Times New Roman" w:cs="Times New Roman"/>
          <w:b/>
          <w:i/>
          <w:sz w:val="24"/>
          <w:szCs w:val="24"/>
        </w:rPr>
      </w:pPr>
      <w:ins w:id="209" w:author="Author">
        <w:r w:rsidRPr="004E5525">
          <w:rPr>
            <w:rFonts w:ascii="Times New Roman" w:hAnsi="Times New Roman" w:cs="Times New Roman"/>
            <w:b/>
            <w:i/>
            <w:sz w:val="24"/>
            <w:szCs w:val="24"/>
          </w:rPr>
          <w:t>2.2 Machine Learning Algorithms</w:t>
        </w:r>
      </w:ins>
    </w:p>
    <w:p w14:paraId="4EB59E20" w14:textId="267F2069" w:rsidR="001458E4" w:rsidRDefault="001458E4" w:rsidP="001458E4">
      <w:pPr>
        <w:spacing w:after="0" w:line="480" w:lineRule="auto"/>
        <w:ind w:firstLine="720"/>
        <w:rPr>
          <w:ins w:id="210" w:author="Author"/>
          <w:rFonts w:ascii="Times New Roman" w:hAnsi="Times New Roman" w:cs="Times New Roman"/>
          <w:color w:val="000000" w:themeColor="text1"/>
          <w:sz w:val="24"/>
          <w:szCs w:val="24"/>
        </w:rPr>
      </w:pPr>
      <w:ins w:id="211" w:author="Author">
        <w:r w:rsidRPr="00AA54F7">
          <w:rPr>
            <w:rFonts w:ascii="Times New Roman" w:hAnsi="Times New Roman" w:cs="Times New Roman"/>
            <w:color w:val="FF0000"/>
            <w:sz w:val="24"/>
            <w:szCs w:val="24"/>
          </w:rPr>
          <w:t xml:space="preserve">To </w:t>
        </w:r>
        <w:del w:id="212" w:author="Author">
          <w:r w:rsidRPr="00AA54F7" w:rsidDel="00A02C95">
            <w:rPr>
              <w:rFonts w:ascii="Times New Roman" w:hAnsi="Times New Roman" w:cs="Times New Roman"/>
              <w:color w:val="FF0000"/>
              <w:sz w:val="24"/>
              <w:szCs w:val="24"/>
            </w:rPr>
            <w:delText>hindcast</w:delText>
          </w:r>
        </w:del>
        <w:r w:rsidR="00A02C95">
          <w:rPr>
            <w:rFonts w:ascii="Times New Roman" w:hAnsi="Times New Roman" w:cs="Times New Roman"/>
            <w:color w:val="FF0000"/>
            <w:sz w:val="24"/>
            <w:szCs w:val="24"/>
          </w:rPr>
          <w:t>predict</w:t>
        </w:r>
        <w:r w:rsidRPr="00AA54F7">
          <w:rPr>
            <w:rFonts w:ascii="Times New Roman" w:hAnsi="Times New Roman" w:cs="Times New Roman"/>
            <w:color w:val="FF0000"/>
            <w:sz w:val="24"/>
            <w:szCs w:val="24"/>
          </w:rPr>
          <w:t xml:space="preserve"> </w:t>
        </w:r>
        <w:r w:rsidRPr="007D7FA9">
          <w:rPr>
            <w:rFonts w:ascii="Times New Roman" w:hAnsi="Times New Roman" w:cs="Times New Roman"/>
            <w:i/>
            <w:color w:val="FF0000"/>
            <w:sz w:val="24"/>
            <w:szCs w:val="24"/>
          </w:rPr>
          <w:t>K. brevis</w:t>
        </w:r>
        <w:r w:rsidRPr="00AA54F7">
          <w:rPr>
            <w:rFonts w:ascii="Times New Roman" w:hAnsi="Times New Roman" w:cs="Times New Roman"/>
            <w:color w:val="FF0000"/>
            <w:sz w:val="24"/>
            <w:szCs w:val="24"/>
          </w:rPr>
          <w:t xml:space="preserve"> cell density and test the strength of various explanatory variables, </w:t>
        </w:r>
        <w:r>
          <w:rPr>
            <w:rFonts w:ascii="Times New Roman" w:hAnsi="Times New Roman" w:cs="Times New Roman"/>
            <w:color w:val="FF0000"/>
            <w:sz w:val="24"/>
            <w:szCs w:val="24"/>
          </w:rPr>
          <w:t>four</w:t>
        </w:r>
        <w:r w:rsidRPr="00AA54F7">
          <w:rPr>
            <w:rFonts w:ascii="Times New Roman" w:hAnsi="Times New Roman" w:cs="Times New Roman"/>
            <w:color w:val="FF0000"/>
            <w:sz w:val="24"/>
            <w:szCs w:val="24"/>
          </w:rPr>
          <w:t xml:space="preserve"> machine learning algorithms were used: </w:t>
        </w:r>
        <w:del w:id="213" w:author="Author">
          <w:r w:rsidRPr="00AA54F7" w:rsidDel="00605861">
            <w:rPr>
              <w:rFonts w:ascii="Times New Roman" w:hAnsi="Times New Roman" w:cs="Times New Roman"/>
              <w:color w:val="FF0000"/>
              <w:sz w:val="24"/>
              <w:szCs w:val="24"/>
            </w:rPr>
            <w:delText>i</w:delText>
          </w:r>
        </w:del>
        <w:r w:rsidR="00605861">
          <w:rPr>
            <w:rFonts w:ascii="Times New Roman" w:hAnsi="Times New Roman" w:cs="Times New Roman"/>
            <w:color w:val="FF0000"/>
            <w:sz w:val="24"/>
            <w:szCs w:val="24"/>
          </w:rPr>
          <w:t>a</w:t>
        </w:r>
        <w:r w:rsidRPr="00AA54F7">
          <w:rPr>
            <w:rFonts w:ascii="Times New Roman" w:hAnsi="Times New Roman" w:cs="Times New Roman"/>
            <w:color w:val="FF0000"/>
            <w:sz w:val="24"/>
            <w:szCs w:val="24"/>
          </w:rPr>
          <w:t xml:space="preserve">) Support Vector Machine (SVM), </w:t>
        </w:r>
        <w:del w:id="214" w:author="Author">
          <w:r w:rsidRPr="00AA54F7" w:rsidDel="00605861">
            <w:rPr>
              <w:rFonts w:ascii="Times New Roman" w:hAnsi="Times New Roman" w:cs="Times New Roman"/>
              <w:color w:val="FF0000"/>
              <w:sz w:val="24"/>
              <w:szCs w:val="24"/>
            </w:rPr>
            <w:delText>ii</w:delText>
          </w:r>
        </w:del>
        <w:r w:rsidR="00605861">
          <w:rPr>
            <w:rFonts w:ascii="Times New Roman" w:hAnsi="Times New Roman" w:cs="Times New Roman"/>
            <w:color w:val="FF0000"/>
            <w:sz w:val="24"/>
            <w:szCs w:val="24"/>
          </w:rPr>
          <w:t>b</w:t>
        </w:r>
        <w:r w:rsidRPr="00AA54F7">
          <w:rPr>
            <w:rFonts w:ascii="Times New Roman" w:hAnsi="Times New Roman" w:cs="Times New Roman"/>
            <w:color w:val="FF0000"/>
            <w:sz w:val="24"/>
            <w:szCs w:val="24"/>
          </w:rPr>
          <w:t xml:space="preserve">) </w:t>
        </w:r>
        <w:r>
          <w:rPr>
            <w:rFonts w:ascii="Times New Roman" w:hAnsi="Times New Roman" w:cs="Times New Roman"/>
            <w:color w:val="FF0000"/>
            <w:sz w:val="24"/>
            <w:szCs w:val="24"/>
          </w:rPr>
          <w:t>Relevance Vector Machine</w:t>
        </w:r>
        <w:r w:rsidR="00605861">
          <w:rPr>
            <w:rFonts w:ascii="Times New Roman" w:hAnsi="Times New Roman" w:cs="Times New Roman"/>
            <w:color w:val="FF0000"/>
            <w:sz w:val="24"/>
            <w:szCs w:val="24"/>
          </w:rPr>
          <w:t xml:space="preserve"> (RVM)</w:t>
        </w:r>
        <w:r>
          <w:rPr>
            <w:rFonts w:ascii="Times New Roman" w:hAnsi="Times New Roman" w:cs="Times New Roman"/>
            <w:color w:val="FF0000"/>
            <w:sz w:val="24"/>
            <w:szCs w:val="24"/>
          </w:rPr>
          <w:t xml:space="preserve">; </w:t>
        </w:r>
        <w:del w:id="215" w:author="Author">
          <w:r w:rsidDel="00605861">
            <w:rPr>
              <w:rFonts w:ascii="Times New Roman" w:hAnsi="Times New Roman" w:cs="Times New Roman"/>
              <w:color w:val="FF0000"/>
              <w:sz w:val="24"/>
              <w:szCs w:val="24"/>
            </w:rPr>
            <w:delText>iii</w:delText>
          </w:r>
        </w:del>
        <w:r w:rsidR="00605861">
          <w:rPr>
            <w:rFonts w:ascii="Times New Roman" w:hAnsi="Times New Roman" w:cs="Times New Roman"/>
            <w:color w:val="FF0000"/>
            <w:sz w:val="24"/>
            <w:szCs w:val="24"/>
          </w:rPr>
          <w:t>c</w:t>
        </w:r>
        <w:r>
          <w:rPr>
            <w:rFonts w:ascii="Times New Roman" w:hAnsi="Times New Roman" w:cs="Times New Roman"/>
            <w:color w:val="FF0000"/>
            <w:sz w:val="24"/>
            <w:szCs w:val="24"/>
          </w:rPr>
          <w:t xml:space="preserve">) </w:t>
        </w:r>
        <w:r w:rsidRPr="00AA54F7">
          <w:rPr>
            <w:rFonts w:ascii="Times New Roman" w:hAnsi="Times New Roman" w:cs="Times New Roman"/>
            <w:color w:val="FF0000"/>
            <w:sz w:val="24"/>
            <w:szCs w:val="24"/>
          </w:rPr>
          <w:t xml:space="preserve">Naive Bayes (NB), and </w:t>
        </w:r>
        <w:del w:id="216" w:author="Author">
          <w:r w:rsidRPr="00AA54F7" w:rsidDel="00605861">
            <w:rPr>
              <w:rFonts w:ascii="Times New Roman" w:hAnsi="Times New Roman" w:cs="Times New Roman"/>
              <w:color w:val="FF0000"/>
              <w:sz w:val="24"/>
              <w:szCs w:val="24"/>
            </w:rPr>
            <w:delText>i</w:delText>
          </w:r>
          <w:r w:rsidDel="00605861">
            <w:rPr>
              <w:rFonts w:ascii="Times New Roman" w:hAnsi="Times New Roman" w:cs="Times New Roman"/>
              <w:color w:val="FF0000"/>
              <w:sz w:val="24"/>
              <w:szCs w:val="24"/>
            </w:rPr>
            <w:delText>v</w:delText>
          </w:r>
        </w:del>
        <w:r w:rsidR="00605861">
          <w:rPr>
            <w:rFonts w:ascii="Times New Roman" w:hAnsi="Times New Roman" w:cs="Times New Roman"/>
            <w:color w:val="FF0000"/>
            <w:sz w:val="24"/>
            <w:szCs w:val="24"/>
          </w:rPr>
          <w:t>d</w:t>
        </w:r>
        <w:r w:rsidRPr="00AA54F7">
          <w:rPr>
            <w:rFonts w:ascii="Times New Roman" w:hAnsi="Times New Roman" w:cs="Times New Roman"/>
            <w:color w:val="FF0000"/>
            <w:sz w:val="24"/>
            <w:szCs w:val="24"/>
          </w:rPr>
          <w:t>) Artificial Neural Network (ANN).</w:t>
        </w:r>
        <w:r>
          <w:rPr>
            <w:rFonts w:ascii="Times New Roman" w:hAnsi="Times New Roman" w:cs="Times New Roman"/>
            <w:color w:val="FF0000"/>
            <w:sz w:val="24"/>
            <w:szCs w:val="24"/>
          </w:rPr>
          <w:t xml:space="preserve"> </w:t>
        </w:r>
        <w:r w:rsidR="00FB6A6B">
          <w:rPr>
            <w:rFonts w:ascii="Times New Roman" w:hAnsi="Times New Roman" w:cs="Times New Roman"/>
            <w:color w:val="FF0000"/>
            <w:sz w:val="24"/>
            <w:szCs w:val="24"/>
          </w:rPr>
          <w:t>Th</w:t>
        </w:r>
        <w:r w:rsidR="007842ED">
          <w:rPr>
            <w:rFonts w:ascii="Times New Roman" w:hAnsi="Times New Roman" w:cs="Times New Roman"/>
            <w:color w:val="FF0000"/>
            <w:sz w:val="24"/>
            <w:szCs w:val="24"/>
          </w:rPr>
          <w:t>ey</w:t>
        </w:r>
        <w:r w:rsidR="00FB6A6B">
          <w:rPr>
            <w:rFonts w:ascii="Times New Roman" w:hAnsi="Times New Roman" w:cs="Times New Roman"/>
            <w:color w:val="FF0000"/>
            <w:sz w:val="24"/>
            <w:szCs w:val="24"/>
          </w:rPr>
          <w:t xml:space="preserve"> represent</w:t>
        </w:r>
        <w:r w:rsidR="007842ED">
          <w:rPr>
            <w:rFonts w:ascii="Times New Roman" w:hAnsi="Times New Roman" w:cs="Times New Roman"/>
            <w:color w:val="FF0000"/>
            <w:sz w:val="24"/>
            <w:szCs w:val="24"/>
          </w:rPr>
          <w:t xml:space="preserve"> a </w:t>
        </w:r>
        <w:r w:rsidR="005027A9">
          <w:rPr>
            <w:rFonts w:ascii="Times New Roman" w:hAnsi="Times New Roman" w:cs="Times New Roman"/>
            <w:color w:val="FF0000"/>
            <w:sz w:val="24"/>
            <w:szCs w:val="24"/>
          </w:rPr>
          <w:t>range</w:t>
        </w:r>
        <w:r w:rsidR="007842ED">
          <w:rPr>
            <w:rFonts w:ascii="Times New Roman" w:hAnsi="Times New Roman" w:cs="Times New Roman"/>
            <w:color w:val="FF0000"/>
            <w:sz w:val="24"/>
            <w:szCs w:val="24"/>
          </w:rPr>
          <w:t xml:space="preserve"> of </w:t>
        </w:r>
        <w:r w:rsidR="00FB6A6B">
          <w:rPr>
            <w:rFonts w:ascii="Times New Roman" w:hAnsi="Times New Roman" w:cs="Times New Roman"/>
            <w:color w:val="FF0000"/>
            <w:sz w:val="24"/>
            <w:szCs w:val="24"/>
          </w:rPr>
          <w:t xml:space="preserve">machine learning </w:t>
        </w:r>
        <w:r w:rsidR="007842ED">
          <w:rPr>
            <w:rFonts w:ascii="Times New Roman" w:hAnsi="Times New Roman" w:cs="Times New Roman"/>
            <w:color w:val="FF0000"/>
            <w:sz w:val="24"/>
            <w:szCs w:val="24"/>
          </w:rPr>
          <w:t>algorithm</w:t>
        </w:r>
        <w:r w:rsidR="00FB6A6B">
          <w:rPr>
            <w:rFonts w:ascii="Times New Roman" w:hAnsi="Times New Roman" w:cs="Times New Roman"/>
            <w:color w:val="FF0000"/>
            <w:sz w:val="24"/>
            <w:szCs w:val="24"/>
          </w:rPr>
          <w:t>s</w:t>
        </w:r>
        <w:r w:rsidR="005027A9">
          <w:rPr>
            <w:rFonts w:ascii="Times New Roman" w:hAnsi="Times New Roman" w:cs="Times New Roman"/>
            <w:color w:val="FF0000"/>
            <w:sz w:val="24"/>
            <w:szCs w:val="24"/>
          </w:rPr>
          <w:t xml:space="preserve"> with different methodology and varying complexity</w:t>
        </w:r>
        <w:r w:rsidR="00FB6A6B">
          <w:rPr>
            <w:rFonts w:ascii="Times New Roman" w:hAnsi="Times New Roman" w:cs="Times New Roman"/>
            <w:color w:val="FF0000"/>
            <w:sz w:val="24"/>
            <w:szCs w:val="24"/>
          </w:rPr>
          <w:t xml:space="preserve">. ANN is based on a </w:t>
        </w:r>
        <w:r w:rsidR="005027A9">
          <w:rPr>
            <w:rFonts w:ascii="Times New Roman" w:hAnsi="Times New Roman" w:cs="Times New Roman"/>
            <w:color w:val="FF0000"/>
            <w:sz w:val="24"/>
            <w:szCs w:val="24"/>
          </w:rPr>
          <w:t>system</w:t>
        </w:r>
        <w:r w:rsidR="00FB6A6B">
          <w:rPr>
            <w:rFonts w:ascii="Times New Roman" w:hAnsi="Times New Roman" w:cs="Times New Roman"/>
            <w:color w:val="FF0000"/>
            <w:sz w:val="24"/>
            <w:szCs w:val="24"/>
          </w:rPr>
          <w:t xml:space="preserve"> of connected nodes </w:t>
        </w:r>
        <w:r w:rsidR="005027A9">
          <w:rPr>
            <w:rFonts w:ascii="Times New Roman" w:hAnsi="Times New Roman" w:cs="Times New Roman"/>
            <w:color w:val="FF0000"/>
            <w:sz w:val="24"/>
            <w:szCs w:val="24"/>
          </w:rPr>
          <w:t>to</w:t>
        </w:r>
        <w:r w:rsidR="00FB6A6B">
          <w:rPr>
            <w:rFonts w:ascii="Times New Roman" w:hAnsi="Times New Roman" w:cs="Times New Roman"/>
            <w:color w:val="FF0000"/>
            <w:sz w:val="24"/>
            <w:szCs w:val="24"/>
          </w:rPr>
          <w:t xml:space="preserve"> </w:t>
        </w:r>
        <w:r w:rsidR="007842ED">
          <w:rPr>
            <w:rFonts w:ascii="Times New Roman" w:hAnsi="Times New Roman" w:cs="Times New Roman"/>
            <w:color w:val="FF0000"/>
            <w:sz w:val="24"/>
            <w:szCs w:val="24"/>
          </w:rPr>
          <w:t>simulate</w:t>
        </w:r>
        <w:r w:rsidR="00FB6A6B">
          <w:rPr>
            <w:rFonts w:ascii="Times New Roman" w:hAnsi="Times New Roman" w:cs="Times New Roman"/>
            <w:color w:val="FF0000"/>
            <w:sz w:val="24"/>
            <w:szCs w:val="24"/>
          </w:rPr>
          <w:t xml:space="preserve"> neurons in a biological brain. SVM belongs to a class of algorithms called kernel methods. NB </w:t>
        </w:r>
        <w:r w:rsidR="007842ED">
          <w:rPr>
            <w:rFonts w:ascii="Times New Roman" w:hAnsi="Times New Roman" w:cs="Times New Roman"/>
            <w:color w:val="FF0000"/>
            <w:sz w:val="24"/>
            <w:szCs w:val="24"/>
          </w:rPr>
          <w:t>classifiers are</w:t>
        </w:r>
        <w:r w:rsidR="00FB6A6B">
          <w:rPr>
            <w:rFonts w:ascii="Times New Roman" w:hAnsi="Times New Roman" w:cs="Times New Roman"/>
            <w:color w:val="FF0000"/>
            <w:sz w:val="24"/>
            <w:szCs w:val="24"/>
          </w:rPr>
          <w:t xml:space="preserve"> </w:t>
        </w:r>
        <w:r w:rsidR="007842ED">
          <w:rPr>
            <w:rFonts w:ascii="Times New Roman" w:hAnsi="Times New Roman" w:cs="Times New Roman"/>
            <w:color w:val="FF0000"/>
            <w:sz w:val="24"/>
            <w:szCs w:val="24"/>
          </w:rPr>
          <w:t xml:space="preserve">a </w:t>
        </w:r>
        <w:r w:rsidR="00FB6A6B">
          <w:rPr>
            <w:rFonts w:ascii="Times New Roman" w:hAnsi="Times New Roman" w:cs="Times New Roman"/>
            <w:color w:val="FF0000"/>
            <w:sz w:val="24"/>
            <w:szCs w:val="24"/>
          </w:rPr>
          <w:t xml:space="preserve">family of </w:t>
        </w:r>
        <w:r w:rsidR="007842ED">
          <w:rPr>
            <w:rFonts w:ascii="Times New Roman" w:hAnsi="Times New Roman" w:cs="Times New Roman"/>
            <w:color w:val="FF0000"/>
            <w:sz w:val="24"/>
            <w:szCs w:val="24"/>
          </w:rPr>
          <w:t xml:space="preserve">simple </w:t>
        </w:r>
        <w:r w:rsidR="00FB6A6B">
          <w:rPr>
            <w:rFonts w:ascii="Times New Roman" w:hAnsi="Times New Roman" w:cs="Times New Roman"/>
            <w:color w:val="FF0000"/>
            <w:sz w:val="24"/>
            <w:szCs w:val="24"/>
          </w:rPr>
          <w:t>probabilistic class</w:t>
        </w:r>
        <w:r w:rsidR="007842ED">
          <w:rPr>
            <w:rFonts w:ascii="Times New Roman" w:hAnsi="Times New Roman" w:cs="Times New Roman"/>
            <w:color w:val="FF0000"/>
            <w:sz w:val="24"/>
            <w:szCs w:val="24"/>
          </w:rPr>
          <w:t>ifiers. RVM has an identical function to SVM but provides probabilistic classification.</w:t>
        </w:r>
        <w:r w:rsidR="00FB6A6B">
          <w:rPr>
            <w:rFonts w:ascii="Times New Roman" w:hAnsi="Times New Roman" w:cs="Times New Roman"/>
            <w:color w:val="FF0000"/>
            <w:sz w:val="24"/>
            <w:szCs w:val="24"/>
          </w:rPr>
          <w:t xml:space="preserve">  </w:t>
        </w:r>
      </w:ins>
    </w:p>
    <w:p w14:paraId="28802252" w14:textId="76773186" w:rsidR="001458E4" w:rsidRPr="00583310" w:rsidRDefault="001458E4" w:rsidP="001458E4">
      <w:pPr>
        <w:spacing w:after="0" w:line="480" w:lineRule="auto"/>
        <w:rPr>
          <w:ins w:id="217" w:author="Author"/>
          <w:rFonts w:ascii="Times New Roman" w:hAnsi="Times New Roman" w:cs="Times New Roman"/>
          <w:i/>
          <w:iCs/>
          <w:sz w:val="24"/>
          <w:szCs w:val="24"/>
        </w:rPr>
      </w:pPr>
      <w:ins w:id="218" w:author="Author">
        <w:r w:rsidRPr="00583310">
          <w:rPr>
            <w:rFonts w:ascii="Times New Roman" w:hAnsi="Times New Roman" w:cs="Times New Roman"/>
            <w:i/>
            <w:iCs/>
            <w:sz w:val="24"/>
            <w:szCs w:val="24"/>
          </w:rPr>
          <w:t>a. Support Vector Machine</w:t>
        </w:r>
      </w:ins>
    </w:p>
    <w:p w14:paraId="56B15E75" w14:textId="77777777" w:rsidR="001458E4" w:rsidRPr="004E5525" w:rsidRDefault="001458E4" w:rsidP="001458E4">
      <w:pPr>
        <w:spacing w:after="0" w:line="480" w:lineRule="auto"/>
        <w:ind w:firstLine="720"/>
        <w:rPr>
          <w:ins w:id="219" w:author="Author"/>
          <w:rFonts w:ascii="Times New Roman" w:hAnsi="Times New Roman" w:cs="Times New Roman"/>
          <w:sz w:val="24"/>
          <w:szCs w:val="24"/>
        </w:rPr>
      </w:pPr>
      <w:ins w:id="220" w:author="Author">
        <w:r>
          <w:rPr>
            <w:rFonts w:ascii="Times New Roman" w:hAnsi="Times New Roman" w:cs="Times New Roman"/>
            <w:sz w:val="24"/>
            <w:szCs w:val="24"/>
          </w:rPr>
          <w:t xml:space="preserve">The </w:t>
        </w:r>
        <w:r w:rsidRPr="004E5525">
          <w:rPr>
            <w:rFonts w:ascii="Times New Roman" w:hAnsi="Times New Roman" w:cs="Times New Roman"/>
            <w:sz w:val="24"/>
            <w:szCs w:val="24"/>
          </w:rPr>
          <w:t>Support Vector Machine (SVM) model is a supervised machine learning algorithm that seeks the hyperplane that best separates two labeled classes from each other</w:t>
        </w:r>
        <w:r>
          <w:rPr>
            <w:rFonts w:ascii="Times New Roman" w:hAnsi="Times New Roman" w:cs="Times New Roman"/>
            <w:sz w:val="24"/>
            <w:szCs w:val="24"/>
          </w:rPr>
          <w:t xml:space="preserve"> (Figure 2a):</w:t>
        </w:r>
        <w:r w:rsidRPr="004E5525">
          <w:rPr>
            <w:rFonts w:ascii="Times New Roman" w:hAnsi="Times New Roman" w:cs="Times New Roman"/>
            <w:sz w:val="24"/>
            <w:szCs w:val="24"/>
          </w:rPr>
          <w:t xml:space="preserve"> </w:t>
        </w:r>
      </w:ins>
    </w:p>
    <w:p w14:paraId="6D8190F5" w14:textId="64220CE8" w:rsidR="001458E4" w:rsidRDefault="001458E4" w:rsidP="001458E4">
      <w:pPr>
        <w:spacing w:after="0" w:line="480" w:lineRule="auto"/>
        <w:ind w:left="2160" w:firstLine="720"/>
        <w:jc w:val="center"/>
        <w:rPr>
          <w:ins w:id="221" w:author="Author"/>
          <w:rFonts w:ascii="Times" w:hAnsi="Times" w:cs="Times"/>
          <w:noProof/>
          <w:sz w:val="24"/>
          <w:szCs w:val="24"/>
        </w:rPr>
      </w:pPr>
      <w:ins w:id="222" w:author="Author">
        <w:r w:rsidRPr="00681D51">
          <w:rPr>
            <w:rFonts w:ascii="Times" w:hAnsi="Times" w:cs="Times"/>
            <w:noProof/>
            <w:position w:val="-14"/>
            <w:sz w:val="24"/>
            <w:szCs w:val="24"/>
          </w:rPr>
          <w:object w:dxaOrig="2380" w:dyaOrig="400" w14:anchorId="4DBC1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4.1pt;height:20.4pt;mso-width-percent:0;mso-height-percent:0;mso-width-percent:0;mso-height-percent:0" o:ole="">
              <v:imagedata r:id="rId18" o:title=""/>
            </v:shape>
            <o:OLEObject Type="Embed" ProgID="Equation.3" ShapeID="_x0000_i1025" DrawAspect="Content" ObjectID="_1645892711" r:id="rId19"/>
          </w:object>
        </w:r>
      </w:ins>
      <w:ins w:id="223" w:author="Author">
        <w:r w:rsidRPr="004E5525">
          <w:rPr>
            <w:rFonts w:ascii="Times" w:hAnsi="Times" w:cs="Times"/>
            <w:noProof/>
            <w:sz w:val="24"/>
            <w:szCs w:val="24"/>
          </w:rPr>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1</w:t>
        </w:r>
        <w:r w:rsidRPr="004E5525">
          <w:rPr>
            <w:rFonts w:ascii="Times" w:hAnsi="Times" w:cs="Times"/>
            <w:noProof/>
            <w:sz w:val="24"/>
            <w:szCs w:val="24"/>
          </w:rPr>
          <w:t>)</w:t>
        </w:r>
      </w:ins>
    </w:p>
    <w:p w14:paraId="1EA2FAC5" w14:textId="554C25C9" w:rsidR="001458E4" w:rsidRPr="004E5525" w:rsidRDefault="001458E4" w:rsidP="001458E4">
      <w:pPr>
        <w:spacing w:after="0" w:line="480" w:lineRule="auto"/>
        <w:rPr>
          <w:ins w:id="224" w:author="Author"/>
          <w:rFonts w:ascii="Times New Roman" w:hAnsi="Times New Roman" w:cs="Times New Roman"/>
          <w:sz w:val="24"/>
          <w:szCs w:val="24"/>
        </w:rPr>
      </w:pPr>
      <w:ins w:id="225" w:author="Author">
        <w:r>
          <w:rPr>
            <w:rFonts w:ascii="Times New Roman" w:hAnsi="Times New Roman" w:cs="Times New Roman"/>
            <w:sz w:val="24"/>
            <w:szCs w:val="24"/>
          </w:rPr>
          <w:t xml:space="preserve">where </w:t>
        </w:r>
      </w:ins>
      <w:ins w:id="226" w:author="Author">
        <w:r w:rsidRPr="00C834A8">
          <w:rPr>
            <w:rFonts w:ascii="Times New Roman" w:hAnsi="Times New Roman" w:cs="Times New Roman"/>
            <w:position w:val="-4"/>
            <w:sz w:val="24"/>
            <w:szCs w:val="24"/>
          </w:rPr>
          <w:object w:dxaOrig="180" w:dyaOrig="180" w14:anchorId="44BE3213">
            <v:shape id="_x0000_i1026" type="#_x0000_t75" style="width:9.6pt;height:9.6pt" o:ole="">
              <v:imagedata r:id="rId20" o:title=""/>
            </v:shape>
            <o:OLEObject Type="Embed" ProgID="Equation.3" ShapeID="_x0000_i1026" DrawAspect="Content" ObjectID="_1645892712" r:id="rId21"/>
          </w:object>
        </w:r>
      </w:ins>
      <w:ins w:id="227" w:author="Author">
        <w:r w:rsidRPr="00C834A8">
          <w:rPr>
            <w:rFonts w:ascii="Times New Roman" w:hAnsi="Times New Roman" w:cs="Times New Roman"/>
            <w:sz w:val="24"/>
            <w:szCs w:val="24"/>
          </w:rPr>
          <w:t xml:space="preserve"> represents the vector for the explanatory variables, </w:t>
        </w:r>
      </w:ins>
      <w:r w:rsidR="00A02C95" w:rsidRPr="00681D51">
        <w:rPr>
          <w:rFonts w:ascii="Times" w:hAnsi="Times" w:cs="Times"/>
          <w:noProof/>
          <w:position w:val="-14"/>
          <w:sz w:val="24"/>
          <w:szCs w:val="24"/>
        </w:rPr>
        <w:object w:dxaOrig="1340" w:dyaOrig="400" w14:anchorId="7F401769">
          <v:shape id="_x0000_i1027" type="#_x0000_t75" alt="" style="width:58.5pt;height:20.4pt" o:ole="">
            <v:imagedata r:id="rId22" o:title=""/>
          </v:shape>
          <o:OLEObject Type="Embed" ProgID="Equation.3" ShapeID="_x0000_i1027" DrawAspect="Content" ObjectID="_1645892713" r:id="rId23"/>
        </w:object>
      </w:r>
      <w:r w:rsidR="00A02C95">
        <w:rPr>
          <w:rFonts w:ascii="Times" w:hAnsi="Times" w:cs="Times"/>
          <w:noProof/>
          <w:sz w:val="24"/>
          <w:szCs w:val="24"/>
        </w:rPr>
        <w:t xml:space="preserve"> is the hyperplane</w:t>
      </w:r>
      <w:ins w:id="228" w:author="Author">
        <w:r w:rsidR="00A02C95" w:rsidRPr="00C834A8">
          <w:rPr>
            <w:rFonts w:ascii="Times New Roman" w:hAnsi="Times New Roman" w:cs="Times New Roman"/>
            <w:sz w:val="24"/>
            <w:szCs w:val="24"/>
          </w:rPr>
          <w:t xml:space="preserve"> </w:t>
        </w:r>
        <w:del w:id="229" w:author="Author">
          <w:r w:rsidRPr="00C834A8" w:rsidDel="00A02C95">
            <w:rPr>
              <w:rFonts w:ascii="Times New Roman" w:hAnsi="Times New Roman" w:cs="Times New Roman"/>
              <w:sz w:val="24"/>
              <w:szCs w:val="24"/>
            </w:rPr>
            <w:delText xml:space="preserve">is the slope of the </w:delText>
          </w:r>
          <w:r w:rsidDel="00A02C95">
            <w:rPr>
              <w:rFonts w:ascii="Times New Roman" w:hAnsi="Times New Roman" w:cs="Times New Roman"/>
              <w:sz w:val="24"/>
              <w:szCs w:val="24"/>
            </w:rPr>
            <w:delText xml:space="preserve">hyperplane </w:delText>
          </w:r>
        </w:del>
        <w:r>
          <w:rPr>
            <w:rFonts w:ascii="Times New Roman" w:hAnsi="Times New Roman" w:cs="Times New Roman"/>
            <w:sz w:val="24"/>
            <w:szCs w:val="24"/>
          </w:rPr>
          <w:t>that separates the two classes</w:t>
        </w:r>
        <w:r w:rsidRPr="00C834A8">
          <w:rPr>
            <w:rFonts w:ascii="Times New Roman" w:hAnsi="Times New Roman" w:cs="Times New Roman"/>
            <w:sz w:val="24"/>
            <w:szCs w:val="24"/>
          </w:rPr>
          <w:t xml:space="preserve">, </w:t>
        </w:r>
      </w:ins>
      <w:r w:rsidR="00A02C95" w:rsidRPr="00C834A8">
        <w:rPr>
          <w:rFonts w:ascii="Times New Roman" w:hAnsi="Times New Roman" w:cs="Times New Roman"/>
          <w:position w:val="-6"/>
          <w:sz w:val="24"/>
          <w:szCs w:val="24"/>
        </w:rPr>
        <w:object w:dxaOrig="240" w:dyaOrig="200" w14:anchorId="61DCD46E">
          <v:shape id="_x0000_i1028" type="#_x0000_t75" style="width:10.5pt;height:10.5pt" o:ole="">
            <v:imagedata r:id="rId24" o:title=""/>
          </v:shape>
          <o:OLEObject Type="Embed" ProgID="Equation.3" ShapeID="_x0000_i1028" DrawAspect="Content" ObjectID="_1645892714" r:id="rId25"/>
        </w:object>
      </w:r>
      <w:r w:rsidR="00A02C95">
        <w:rPr>
          <w:rFonts w:ascii="Times New Roman" w:hAnsi="Times New Roman" w:cs="Times New Roman"/>
          <w:sz w:val="24"/>
          <w:szCs w:val="24"/>
        </w:rPr>
        <w:t xml:space="preserve"> </w:t>
      </w:r>
      <w:ins w:id="230" w:author="Author">
        <w:r w:rsidR="00A02C95" w:rsidRPr="00C834A8">
          <w:rPr>
            <w:rFonts w:ascii="Times New Roman" w:hAnsi="Times New Roman" w:cs="Times New Roman"/>
            <w:sz w:val="24"/>
            <w:szCs w:val="24"/>
          </w:rPr>
          <w:t xml:space="preserve">is the slope of the </w:t>
        </w:r>
        <w:r w:rsidR="00A02C95">
          <w:rPr>
            <w:rFonts w:ascii="Times New Roman" w:hAnsi="Times New Roman" w:cs="Times New Roman"/>
            <w:sz w:val="24"/>
            <w:szCs w:val="24"/>
          </w:rPr>
          <w:t xml:space="preserve">hyperplane, </w:t>
        </w:r>
        <w:r w:rsidRPr="00C834A8">
          <w:rPr>
            <w:rFonts w:ascii="Times New Roman" w:hAnsi="Times New Roman" w:cs="Times New Roman"/>
            <w:i/>
            <w:sz w:val="24"/>
            <w:szCs w:val="24"/>
          </w:rPr>
          <w:t>b</w:t>
        </w:r>
        <w:r w:rsidRPr="00C834A8">
          <w:rPr>
            <w:rFonts w:ascii="Times New Roman" w:hAnsi="Times New Roman" w:cs="Times New Roman"/>
            <w:sz w:val="24"/>
            <w:szCs w:val="24"/>
          </w:rPr>
          <w:t xml:space="preserve"> is the intercept, </w:t>
        </w:r>
        <w:del w:id="231" w:author="Author">
          <w:r w:rsidDel="00A02C95">
            <w:rPr>
              <w:rFonts w:ascii="Times" w:hAnsi="Times" w:cs="Times"/>
              <w:noProof/>
              <w:sz w:val="24"/>
              <w:szCs w:val="24"/>
            </w:rPr>
            <w:delText xml:space="preserve">, </w:delText>
          </w:r>
        </w:del>
        <w:r>
          <w:rPr>
            <w:rFonts w:ascii="Times New Roman" w:hAnsi="Times New Roman" w:cs="Times New Roman"/>
            <w:sz w:val="24"/>
            <w:szCs w:val="24"/>
          </w:rPr>
          <w:t>and f(</w:t>
        </w:r>
      </w:ins>
      <w:ins w:id="232" w:author="Author">
        <w:r w:rsidRPr="00C834A8">
          <w:rPr>
            <w:rFonts w:ascii="Times New Roman" w:hAnsi="Times New Roman" w:cs="Times New Roman"/>
            <w:position w:val="-4"/>
            <w:sz w:val="24"/>
            <w:szCs w:val="24"/>
          </w:rPr>
          <w:object w:dxaOrig="180" w:dyaOrig="180" w14:anchorId="235C5BE0">
            <v:shape id="_x0000_i1029" type="#_x0000_t75" style="width:9.6pt;height:9.6pt" o:ole="">
              <v:imagedata r:id="rId20" o:title=""/>
            </v:shape>
            <o:OLEObject Type="Embed" ProgID="Equation.3" ShapeID="_x0000_i1029" DrawAspect="Content" ObjectID="_1645892715" r:id="rId26"/>
          </w:object>
        </w:r>
      </w:ins>
      <w:ins w:id="233" w:author="Autho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is the classifier output which takes the value of either 1 or -1</w:t>
        </w:r>
        <w:r w:rsidR="00E52DDD">
          <w:rPr>
            <w:rFonts w:ascii="Times New Roman" w:hAnsi="Times New Roman" w:cs="Times New Roman"/>
            <w:sz w:val="24"/>
            <w:szCs w:val="24"/>
          </w:rPr>
          <w:t xml:space="preserve">. </w:t>
        </w:r>
        <w:del w:id="234" w:author="Author">
          <w:r w:rsidDel="00E52DDD">
            <w:rPr>
              <w:rFonts w:ascii="Times New Roman" w:hAnsi="Times New Roman" w:cs="Times New Roman"/>
              <w:sz w:val="24"/>
              <w:szCs w:val="24"/>
            </w:rPr>
            <w:delText xml:space="preserve">. </w:delText>
          </w:r>
        </w:del>
        <w:r>
          <w:rPr>
            <w:rFonts w:ascii="Times New Roman" w:hAnsi="Times New Roman" w:cs="Times New Roman"/>
            <w:sz w:val="24"/>
            <w:szCs w:val="24"/>
          </w:rPr>
          <w:t xml:space="preserve">SVM seeks a solution for the hyperplane </w:t>
        </w:r>
        <w:r w:rsidRPr="004E5525">
          <w:rPr>
            <w:rFonts w:ascii="Times New Roman" w:hAnsi="Times New Roman" w:cs="Times New Roman"/>
            <w:sz w:val="24"/>
            <w:szCs w:val="24"/>
          </w:rPr>
          <w:t>by maximizing the width of the gap between the two data clouds</w:t>
        </w:r>
        <w:r>
          <w:rPr>
            <w:rFonts w:ascii="Times New Roman" w:hAnsi="Times New Roman" w:cs="Times New Roman"/>
            <w:sz w:val="24"/>
            <w:szCs w:val="24"/>
          </w:rPr>
          <w:t xml:space="preserve"> or minimizing the cost function CF</w:t>
        </w:r>
        <w:r w:rsidR="00A02C95">
          <w:rPr>
            <w:rFonts w:ascii="Times New Roman" w:hAnsi="Times New Roman" w:cs="Times New Roman"/>
            <w:sz w:val="24"/>
            <w:szCs w:val="24"/>
          </w:rPr>
          <w:t xml:space="preserve"> </w:t>
        </w:r>
      </w:ins>
    </w:p>
    <w:p w14:paraId="6D7B2377" w14:textId="0A225D32" w:rsidR="001458E4" w:rsidRPr="004E5525" w:rsidDel="00605861" w:rsidRDefault="001458E4" w:rsidP="00597392">
      <w:pPr>
        <w:spacing w:after="0" w:line="480" w:lineRule="auto"/>
        <w:ind w:left="2160" w:firstLine="720"/>
        <w:jc w:val="center"/>
        <w:rPr>
          <w:ins w:id="235" w:author="Author"/>
          <w:del w:id="236" w:author="Author"/>
          <w:rFonts w:ascii="Times New Roman" w:hAnsi="Times New Roman" w:cs="Times New Roman"/>
          <w:sz w:val="24"/>
          <w:szCs w:val="24"/>
        </w:rPr>
      </w:pPr>
      <w:ins w:id="237" w:author="Author">
        <w:r>
          <w:rPr>
            <w:rFonts w:ascii="Times" w:hAnsi="Times" w:cs="Times"/>
            <w:noProof/>
            <w:sz w:val="24"/>
            <w:szCs w:val="24"/>
          </w:rPr>
          <w:t xml:space="preserve">     </w:t>
        </w:r>
      </w:ins>
      <w:ins w:id="238" w:author="Author">
        <w:r w:rsidRPr="00895A5E">
          <w:rPr>
            <w:rFonts w:ascii="Times" w:hAnsi="Times" w:cs="Times"/>
            <w:noProof/>
            <w:position w:val="-14"/>
            <w:sz w:val="24"/>
            <w:szCs w:val="24"/>
          </w:rPr>
          <w:object w:dxaOrig="1219" w:dyaOrig="440" w14:anchorId="293D5966">
            <v:shape id="_x0000_i1030" type="#_x0000_t75" alt="" style="width:62.1pt;height:22.5pt" o:ole="">
              <v:imagedata r:id="rId27" o:title=""/>
            </v:shape>
            <o:OLEObject Type="Embed" ProgID="Equation.3" ShapeID="_x0000_i1030" DrawAspect="Content" ObjectID="_1645892716" r:id="rId28"/>
          </w:object>
        </w:r>
      </w:ins>
      <w:ins w:id="239" w:author="Author">
        <w:r w:rsidRPr="004E5525">
          <w:rPr>
            <w:rFonts w:ascii="Times" w:hAnsi="Times" w:cs="Times"/>
            <w:noProof/>
            <w:sz w:val="24"/>
            <w:szCs w:val="24"/>
          </w:rPr>
          <w:t xml:space="preserve"> </w:t>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2</w:t>
        </w:r>
        <w:r w:rsidRPr="004E5525">
          <w:rPr>
            <w:rFonts w:ascii="Times" w:hAnsi="Times" w:cs="Times"/>
            <w:noProof/>
            <w:sz w:val="24"/>
            <w:szCs w:val="24"/>
          </w:rPr>
          <w:t xml:space="preserve">) </w:t>
        </w:r>
      </w:ins>
    </w:p>
    <w:p w14:paraId="280C8C82" w14:textId="77777777" w:rsidR="001458E4" w:rsidRDefault="001458E4">
      <w:pPr>
        <w:spacing w:after="0" w:line="480" w:lineRule="auto"/>
        <w:ind w:left="2160" w:firstLine="720"/>
        <w:jc w:val="center"/>
        <w:rPr>
          <w:ins w:id="240" w:author="Author"/>
          <w:rFonts w:ascii="Times New Roman" w:hAnsi="Times New Roman" w:cs="Times New Roman"/>
          <w:sz w:val="24"/>
          <w:szCs w:val="24"/>
        </w:rPr>
        <w:pPrChange w:id="241" w:author="Author">
          <w:pPr>
            <w:spacing w:after="0" w:line="480" w:lineRule="auto"/>
          </w:pPr>
        </w:pPrChange>
      </w:pPr>
    </w:p>
    <w:p w14:paraId="04772FDF" w14:textId="5E57EDA7" w:rsidR="001458E4" w:rsidRPr="004E5525" w:rsidRDefault="001458E4" w:rsidP="001458E4">
      <w:pPr>
        <w:spacing w:after="0" w:line="480" w:lineRule="auto"/>
        <w:ind w:firstLine="720"/>
        <w:rPr>
          <w:ins w:id="242" w:author="Author"/>
          <w:rFonts w:ascii="Times" w:hAnsi="Times" w:cs="Times"/>
          <w:sz w:val="24"/>
          <w:szCs w:val="24"/>
        </w:rPr>
      </w:pPr>
      <w:ins w:id="243" w:author="Author">
        <w:r w:rsidRPr="004E5525">
          <w:rPr>
            <w:rFonts w:ascii="Times New Roman" w:hAnsi="Times New Roman" w:cs="Times New Roman"/>
            <w:sz w:val="24"/>
            <w:szCs w:val="24"/>
          </w:rPr>
          <w:t>Sometimes</w:t>
        </w:r>
        <w:r w:rsidRPr="004E5525">
          <w:rPr>
            <w:rFonts w:ascii="Times" w:hAnsi="Times" w:cs="Times"/>
            <w:sz w:val="24"/>
            <w:szCs w:val="24"/>
          </w:rPr>
          <w:t xml:space="preserve"> the SVM cannot achieve a perfect separation. </w:t>
        </w:r>
        <w:r w:rsidRPr="004E5525">
          <w:rPr>
            <w:rFonts w:ascii="Times New Roman" w:hAnsi="Times New Roman" w:cs="Times New Roman"/>
            <w:sz w:val="24"/>
            <w:szCs w:val="24"/>
          </w:rPr>
          <w:t xml:space="preserve">The </w:t>
        </w:r>
        <w:r w:rsidRPr="004E5525">
          <w:rPr>
            <w:rFonts w:ascii="Times New Roman" w:hAnsi="Times New Roman" w:cs="Times New Roman"/>
            <w:bCs/>
            <w:sz w:val="24"/>
            <w:szCs w:val="24"/>
          </w:rPr>
          <w:t xml:space="preserve">soft-margin loss formulation </w:t>
        </w:r>
        <w:r w:rsidRPr="004E5525">
          <w:rPr>
            <w:rFonts w:ascii="Times New Roman" w:hAnsi="Times New Roman" w:cs="Times New Roman"/>
            <w:sz w:val="24"/>
            <w:szCs w:val="24"/>
          </w:rPr>
          <w:t>allows some data points to lie within the margin of tolerance but penalizes them in the cost function (Cortes and Vapnik</w:t>
        </w:r>
        <w:r>
          <w:rPr>
            <w:rFonts w:ascii="Times New Roman" w:hAnsi="Times New Roman" w:cs="Times New Roman"/>
            <w:sz w:val="24"/>
            <w:szCs w:val="24"/>
          </w:rPr>
          <w:t>,</w:t>
        </w:r>
        <w:r w:rsidRPr="004E5525">
          <w:rPr>
            <w:rFonts w:ascii="Times New Roman" w:hAnsi="Times New Roman" w:cs="Times New Roman"/>
            <w:sz w:val="24"/>
            <w:szCs w:val="24"/>
          </w:rPr>
          <w:t xml:space="preserve"> 1995) according to Eq. </w:t>
        </w:r>
        <w:r>
          <w:rPr>
            <w:rFonts w:ascii="Times New Roman" w:hAnsi="Times New Roman" w:cs="Times New Roman"/>
            <w:sz w:val="24"/>
            <w:szCs w:val="24"/>
          </w:rPr>
          <w:t>3</w:t>
        </w:r>
        <w:r w:rsidRPr="004E5525">
          <w:rPr>
            <w:rFonts w:ascii="Times New Roman" w:hAnsi="Times New Roman" w:cs="Times New Roman"/>
            <w:sz w:val="24"/>
            <w:szCs w:val="24"/>
          </w:rPr>
          <w:t xml:space="preserve"> as follows, </w:t>
        </w:r>
      </w:ins>
    </w:p>
    <w:p w14:paraId="6B742CEA" w14:textId="5A1A2DD1" w:rsidR="001458E4" w:rsidRPr="004E5525" w:rsidRDefault="001458E4" w:rsidP="001458E4">
      <w:pPr>
        <w:spacing w:after="0" w:line="480" w:lineRule="auto"/>
        <w:ind w:left="1440" w:firstLine="720"/>
        <w:jc w:val="center"/>
        <w:rPr>
          <w:ins w:id="244" w:author="Author"/>
          <w:rFonts w:ascii="Times" w:hAnsi="Times" w:cs="Times"/>
          <w:sz w:val="24"/>
          <w:szCs w:val="24"/>
        </w:rPr>
      </w:pPr>
      <w:ins w:id="245" w:author="Author">
        <w:r>
          <w:rPr>
            <w:rFonts w:ascii="Times" w:hAnsi="Times" w:cs="Times"/>
            <w:noProof/>
            <w:sz w:val="24"/>
            <w:szCs w:val="24"/>
          </w:rPr>
          <w:t xml:space="preserve">   </w:t>
        </w:r>
      </w:ins>
      <w:ins w:id="246" w:author="Author">
        <w:r w:rsidRPr="00681D51">
          <w:rPr>
            <w:rFonts w:ascii="Times" w:hAnsi="Times" w:cs="Times"/>
            <w:noProof/>
            <w:position w:val="-28"/>
            <w:sz w:val="24"/>
            <w:szCs w:val="24"/>
          </w:rPr>
          <w:object w:dxaOrig="3360" w:dyaOrig="680" w14:anchorId="319B5A4C">
            <v:shape id="_x0000_i1031" type="#_x0000_t75" alt="" style="width:168.6pt;height:33.6pt;mso-width-percent:0;mso-height-percent:0;mso-width-percent:0;mso-height-percent:0" o:ole="">
              <v:imagedata r:id="rId29" o:title=""/>
            </v:shape>
            <o:OLEObject Type="Embed" ProgID="Equation.3" ShapeID="_x0000_i1031" DrawAspect="Content" ObjectID="_1645892717" r:id="rId30"/>
          </w:object>
        </w:r>
      </w:ins>
      <w:ins w:id="247" w:author="Autho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3</w:t>
        </w:r>
        <w:r w:rsidRPr="004E5525">
          <w:rPr>
            <w:rFonts w:ascii="Times" w:hAnsi="Times" w:cs="Times"/>
            <w:noProof/>
            <w:sz w:val="24"/>
            <w:szCs w:val="24"/>
          </w:rPr>
          <w:t>)</w:t>
        </w:r>
      </w:ins>
    </w:p>
    <w:p w14:paraId="62EC01F8" w14:textId="06EEEAF5" w:rsidR="001458E4" w:rsidRPr="004E5525" w:rsidRDefault="001458E4" w:rsidP="001458E4">
      <w:pPr>
        <w:spacing w:after="0" w:line="480" w:lineRule="auto"/>
        <w:rPr>
          <w:ins w:id="248" w:author="Author"/>
          <w:rFonts w:ascii="Times New Roman" w:hAnsi="Times New Roman" w:cs="Times New Roman"/>
          <w:sz w:val="24"/>
          <w:szCs w:val="24"/>
        </w:rPr>
      </w:pPr>
      <w:ins w:id="249" w:author="Author">
        <w:r w:rsidRPr="004E5525">
          <w:rPr>
            <w:rFonts w:ascii="Times" w:hAnsi="Times" w:cs="Times"/>
            <w:sz w:val="24"/>
            <w:szCs w:val="24"/>
          </w:rPr>
          <w:t xml:space="preserve">where </w:t>
        </w:r>
        <w:r>
          <w:rPr>
            <w:rFonts w:ascii="Times" w:hAnsi="Times" w:cs="Times"/>
            <w:sz w:val="24"/>
            <w:szCs w:val="24"/>
          </w:rPr>
          <w:t xml:space="preserve">the slack variables </w:t>
        </w:r>
      </w:ins>
      <w:ins w:id="250" w:author="Author">
        <w:r w:rsidRPr="00681D51">
          <w:rPr>
            <w:rFonts w:ascii="Times" w:hAnsi="Times" w:cs="Times"/>
            <w:noProof/>
            <w:position w:val="-14"/>
            <w:sz w:val="24"/>
            <w:szCs w:val="24"/>
          </w:rPr>
          <w:object w:dxaOrig="3060" w:dyaOrig="400" w14:anchorId="2FE3F0F3">
            <v:shape id="_x0000_i1032" type="#_x0000_t75" alt="" style="width:153pt;height:20.4pt;mso-width-percent:0;mso-height-percent:0;mso-width-percent:0;mso-height-percent:0" o:ole="">
              <v:imagedata r:id="rId31" o:title=""/>
            </v:shape>
            <o:OLEObject Type="Embed" ProgID="Equation.3" ShapeID="_x0000_i1032" DrawAspect="Content" ObjectID="_1645892718" r:id="rId32"/>
          </w:object>
        </w:r>
      </w:ins>
      <w:ins w:id="251" w:author="Author">
        <w:r>
          <w:rPr>
            <w:rFonts w:ascii="Times" w:hAnsi="Times" w:cs="Times"/>
            <w:noProof/>
            <w:sz w:val="24"/>
            <w:szCs w:val="24"/>
          </w:rPr>
          <w:t xml:space="preserve">, </w:t>
        </w:r>
        <m:oMath>
          <m:sSub>
            <m:sSubPr>
              <m:ctrlPr>
                <w:rPr>
                  <w:rFonts w:ascii="Cambria Math" w:hAnsi="Cambria Math" w:cs="Times"/>
                  <w:i/>
                  <w:noProof/>
                  <w:sz w:val="24"/>
                  <w:szCs w:val="24"/>
                </w:rPr>
              </m:ctrlPr>
            </m:sSubPr>
            <m:e>
              <m:r>
                <w:rPr>
                  <w:rFonts w:ascii="Cambria Math" w:hAnsi="Cambria Math" w:cs="Times"/>
                  <w:noProof/>
                  <w:sz w:val="24"/>
                  <w:szCs w:val="24"/>
                </w:rPr>
                <m:t>y</m:t>
              </m:r>
            </m:e>
            <m:sub>
              <m:r>
                <w:rPr>
                  <w:rFonts w:ascii="Cambria Math" w:hAnsi="Cambria Math" w:cs="Times"/>
                  <w:noProof/>
                  <w:sz w:val="24"/>
                  <w:szCs w:val="24"/>
                </w:rPr>
                <m:t>i</m:t>
              </m:r>
            </m:sub>
          </m:sSub>
        </m:oMath>
        <w:r>
          <w:rPr>
            <w:rFonts w:ascii="Times" w:hAnsi="Times" w:cs="Times"/>
            <w:noProof/>
            <w:sz w:val="24"/>
            <w:szCs w:val="24"/>
          </w:rPr>
          <w:t xml:space="preserve"> is either 1 or -1, and </w:t>
        </w:r>
        <m:oMath>
          <m:r>
            <w:rPr>
              <w:rFonts w:ascii="Cambria Math" w:hAnsi="Cambria Math" w:cs="Times"/>
              <w:noProof/>
              <w:sz w:val="24"/>
              <w:szCs w:val="24"/>
            </w:rPr>
            <m:t>C</m:t>
          </m:r>
        </m:oMath>
        <w:r>
          <w:rPr>
            <w:rFonts w:ascii="Times" w:hAnsi="Times" w:cs="Times"/>
            <w:noProof/>
            <w:sz w:val="24"/>
            <w:szCs w:val="24"/>
          </w:rPr>
          <w:t xml:space="preserve"> is a hyperparameter which </w:t>
        </w:r>
        <w:r w:rsidRPr="004E5525">
          <w:rPr>
            <w:rFonts w:ascii="Times New Roman" w:hAnsi="Times New Roman" w:cs="Times New Roman"/>
            <w:sz w:val="24"/>
            <w:szCs w:val="24"/>
          </w:rPr>
          <w:t xml:space="preserve">determines the </w:t>
        </w:r>
        <w:del w:id="252" w:author="Author">
          <w:r w:rsidRPr="004E5525" w:rsidDel="00E52DDD">
            <w:rPr>
              <w:rFonts w:ascii="Times New Roman" w:hAnsi="Times New Roman" w:cs="Times New Roman"/>
              <w:sz w:val="24"/>
              <w:szCs w:val="24"/>
            </w:rPr>
            <w:delText>balance</w:delText>
          </w:r>
        </w:del>
        <w:r w:rsidR="00E52DDD">
          <w:rPr>
            <w:rFonts w:ascii="Times New Roman" w:hAnsi="Times New Roman" w:cs="Times New Roman"/>
            <w:sz w:val="24"/>
            <w:szCs w:val="24"/>
          </w:rPr>
          <w:t>trade-off</w:t>
        </w:r>
        <w:r w:rsidRPr="004E5525">
          <w:rPr>
            <w:rFonts w:ascii="Times New Roman" w:hAnsi="Times New Roman" w:cs="Times New Roman"/>
            <w:sz w:val="24"/>
            <w:szCs w:val="24"/>
          </w:rPr>
          <w:t xml:space="preserve"> between </w:t>
        </w:r>
        <w:del w:id="253" w:author="Author">
          <w:r w:rsidRPr="004E5525" w:rsidDel="00E52DDD">
            <w:rPr>
              <w:rFonts w:ascii="Times New Roman" w:hAnsi="Times New Roman" w:cs="Times New Roman"/>
              <w:sz w:val="24"/>
              <w:szCs w:val="24"/>
            </w:rPr>
            <w:delText>a good separation and flatness</w:delText>
          </w:r>
        </w:del>
        <w:r w:rsidR="00E52DDD">
          <w:rPr>
            <w:rFonts w:ascii="Times New Roman" w:hAnsi="Times New Roman" w:cs="Times New Roman"/>
            <w:sz w:val="24"/>
            <w:szCs w:val="24"/>
          </w:rPr>
          <w:t>maximizing the margin width and minimizing the associated error</w:t>
        </w:r>
        <w:r>
          <w:rPr>
            <w:rFonts w:ascii="Times New Roman" w:hAnsi="Times New Roman" w:cs="Times New Roman"/>
            <w:sz w:val="24"/>
            <w:szCs w:val="24"/>
          </w:rPr>
          <w:t xml:space="preserve"> (Figure 2a)</w:t>
        </w:r>
        <w:r w:rsidRPr="004E5525">
          <w:rPr>
            <w:rFonts w:ascii="Times" w:hAnsi="Times" w:cs="Times"/>
            <w:sz w:val="24"/>
            <w:szCs w:val="24"/>
          </w:rPr>
          <w:t xml:space="preserve">. </w:t>
        </w:r>
        <w:r w:rsidRPr="004E5525">
          <w:rPr>
            <w:rFonts w:ascii="Times New Roman" w:hAnsi="Times New Roman" w:cs="Times New Roman"/>
            <w:sz w:val="24"/>
            <w:szCs w:val="24"/>
          </w:rPr>
          <w:t>Th</w:t>
        </w:r>
        <w:r>
          <w:rPr>
            <w:rFonts w:ascii="Times New Roman" w:hAnsi="Times New Roman" w:cs="Times New Roman"/>
            <w:sz w:val="24"/>
            <w:szCs w:val="24"/>
          </w:rPr>
          <w:t>is new</w:t>
        </w:r>
        <w:r w:rsidRPr="004E5525">
          <w:rPr>
            <w:rFonts w:ascii="Times New Roman" w:hAnsi="Times New Roman" w:cs="Times New Roman"/>
            <w:sz w:val="24"/>
            <w:szCs w:val="24"/>
          </w:rPr>
          <w:t xml:space="preserve"> cost function is then optimized, yielding the linear support vector expansion for the classifier (Eq. </w:t>
        </w:r>
        <w:r>
          <w:rPr>
            <w:rFonts w:ascii="Times New Roman" w:hAnsi="Times New Roman" w:cs="Times New Roman"/>
            <w:sz w:val="24"/>
            <w:szCs w:val="24"/>
          </w:rPr>
          <w:t>4</w:t>
        </w:r>
        <w:r w:rsidRPr="004E5525">
          <w:rPr>
            <w:rFonts w:ascii="Times New Roman" w:hAnsi="Times New Roman" w:cs="Times New Roman"/>
            <w:sz w:val="24"/>
            <w:szCs w:val="24"/>
          </w:rPr>
          <w:t>):</w:t>
        </w:r>
      </w:ins>
    </w:p>
    <w:p w14:paraId="131475C4" w14:textId="1A34A78E" w:rsidR="001458E4" w:rsidRPr="004E5525" w:rsidRDefault="001458E4" w:rsidP="001458E4">
      <w:pPr>
        <w:spacing w:after="0" w:line="480" w:lineRule="auto"/>
        <w:ind w:left="2160" w:firstLine="720"/>
        <w:jc w:val="center"/>
        <w:rPr>
          <w:ins w:id="254" w:author="Author"/>
          <w:rFonts w:ascii="Times New Roman" w:hAnsi="Times New Roman" w:cs="Times New Roman"/>
          <w:sz w:val="24"/>
          <w:szCs w:val="24"/>
        </w:rPr>
      </w:pPr>
      <w:ins w:id="255" w:author="Author">
        <w:r w:rsidRPr="00681D51">
          <w:rPr>
            <w:rFonts w:ascii="Times New Roman" w:hAnsi="Times New Roman" w:cs="Times New Roman"/>
            <w:noProof/>
            <w:position w:val="-28"/>
            <w:sz w:val="24"/>
            <w:szCs w:val="24"/>
          </w:rPr>
          <w:object w:dxaOrig="3260" w:dyaOrig="680" w14:anchorId="569F5DDD">
            <v:shape id="_x0000_i1033" type="#_x0000_t75" alt="" style="width:162.6pt;height:33.6pt;mso-width-percent:0;mso-height-percent:0;mso-width-percent:0;mso-height-percent:0" o:ole="">
              <v:imagedata r:id="rId33" o:title=""/>
            </v:shape>
            <o:OLEObject Type="Embed" ProgID="Equation.3" ShapeID="_x0000_i1033" DrawAspect="Content" ObjectID="_1645892719" r:id="rId34"/>
          </w:object>
        </w:r>
      </w:ins>
      <w:ins w:id="256" w:author="Autho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xml:space="preserve">        </w:t>
        </w:r>
        <w:r w:rsidRPr="004E5525">
          <w:rPr>
            <w:rFonts w:ascii="Times New Roman" w:hAnsi="Times New Roman" w:cs="Times New Roman"/>
            <w:noProof/>
            <w:sz w:val="24"/>
            <w:szCs w:val="24"/>
          </w:rPr>
          <w:t>(</w:t>
        </w:r>
        <w:r>
          <w:rPr>
            <w:rFonts w:ascii="Times New Roman" w:hAnsi="Times New Roman" w:cs="Times New Roman"/>
            <w:noProof/>
            <w:sz w:val="24"/>
            <w:szCs w:val="24"/>
          </w:rPr>
          <w:t>4</w:t>
        </w:r>
        <w:r w:rsidRPr="004E5525">
          <w:rPr>
            <w:rFonts w:ascii="Times New Roman" w:hAnsi="Times New Roman" w:cs="Times New Roman"/>
            <w:noProof/>
            <w:sz w:val="24"/>
            <w:szCs w:val="24"/>
          </w:rPr>
          <w:t>)</w:t>
        </w:r>
      </w:ins>
    </w:p>
    <w:p w14:paraId="12F69E8C" w14:textId="7FB7D804" w:rsidR="001458E4" w:rsidRPr="00C834A8" w:rsidRDefault="001458E4" w:rsidP="00E52DDD">
      <w:pPr>
        <w:spacing w:after="0" w:line="480" w:lineRule="auto"/>
        <w:rPr>
          <w:ins w:id="257" w:author="Author"/>
          <w:rFonts w:ascii="Times New Roman" w:hAnsi="Times New Roman" w:cs="Times New Roman"/>
          <w:sz w:val="24"/>
          <w:szCs w:val="24"/>
        </w:rPr>
      </w:pPr>
      <w:ins w:id="258" w:author="Author">
        <w:r w:rsidRPr="004E5525">
          <w:rPr>
            <w:rFonts w:ascii="Times New Roman" w:hAnsi="Times New Roman" w:cs="Times New Roman"/>
            <w:sz w:val="24"/>
            <w:szCs w:val="24"/>
          </w:rPr>
          <w:t>where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Pr="004E5525">
          <w:rPr>
            <w:rFonts w:ascii="Times New Roman" w:hAnsi="Times New Roman" w:cs="Times New Roman"/>
            <w:sz w:val="24"/>
            <w:szCs w:val="24"/>
          </w:rPr>
          <w:t xml:space="preserve"> </w:t>
        </w:r>
        <w:r>
          <w:rPr>
            <w:rFonts w:ascii="Times New Roman" w:hAnsi="Times New Roman" w:cs="Times New Roman"/>
            <w:sz w:val="24"/>
            <w:szCs w:val="24"/>
          </w:rPr>
          <w:t xml:space="preserve">are the Lagrangian multipliers and </w:t>
        </w:r>
        <m:oMath>
          <m:r>
            <m:rPr>
              <m:sty m:val="bi"/>
            </m:rPr>
            <w:rPr>
              <w:rFonts w:ascii="Cambria Math" w:eastAsia="RMTMI" w:hAnsi="Cambria Math" w:cs="Times New Roman"/>
              <w:sz w:val="24"/>
              <w:szCs w:val="24"/>
            </w:rPr>
            <m:t>w</m:t>
          </m:r>
        </m:oMath>
        <w:r w:rsidRPr="004E5525">
          <w:rPr>
            <w:rFonts w:ascii="Times New Roman" w:eastAsia="RMTMI" w:hAnsi="Times New Roman" w:cs="Times New Roman"/>
            <w:i/>
            <w:iCs/>
            <w:sz w:val="24"/>
            <w:szCs w:val="24"/>
          </w:rPr>
          <w:t xml:space="preserve"> </w:t>
        </w:r>
        <w:r w:rsidRPr="004E5525">
          <w:rPr>
            <w:rFonts w:ascii="Times New Roman" w:hAnsi="Times New Roman" w:cs="Times New Roman"/>
            <w:sz w:val="24"/>
            <w:szCs w:val="24"/>
          </w:rPr>
          <w:t xml:space="preserve">is </w:t>
        </w:r>
        <w:r>
          <w:rPr>
            <w:rFonts w:ascii="Times New Roman" w:hAnsi="Times New Roman" w:cs="Times New Roman"/>
            <w:sz w:val="24"/>
            <w:szCs w:val="24"/>
          </w:rPr>
          <w:t>re</w:t>
        </w:r>
        <w:r w:rsidRPr="004E5525">
          <w:rPr>
            <w:rFonts w:ascii="Times New Roman" w:hAnsi="Times New Roman" w:cs="Times New Roman"/>
            <w:sz w:val="24"/>
            <w:szCs w:val="24"/>
          </w:rPr>
          <w:t>written as a linear combination of the training patterns</w:t>
        </w:r>
        <w:r>
          <w:rPr>
            <w:rFonts w:ascii="Times New Roman" w:hAnsi="Times New Roman" w:cs="Times New Roman"/>
            <w:sz w:val="24"/>
            <w:szCs w:val="24"/>
          </w:rPr>
          <w:t xml:space="preserve"> </w:t>
        </w:r>
        <w:commentRangeStart w:id="259"/>
        <w:r w:rsidR="00E52DDD">
          <w:rPr>
            <w:rFonts w:ascii="Times New Roman" w:hAnsi="Times New Roman" w:cs="Times New Roman"/>
            <w:sz w:val="24"/>
            <w:szCs w:val="24"/>
          </w:rPr>
          <w:t>(Nello and John, 2000).</w:t>
        </w:r>
        <w:r w:rsidR="00E52DDD" w:rsidRPr="00583310">
          <w:rPr>
            <w:rFonts w:ascii="Times New Roman" w:hAnsi="Times New Roman" w:cs="Times New Roman"/>
            <w:sz w:val="24"/>
            <w:szCs w:val="24"/>
          </w:rPr>
          <w:t xml:space="preserve"> </w:t>
        </w:r>
        <w:commentRangeEnd w:id="259"/>
        <w:r w:rsidR="00E52DDD">
          <w:rPr>
            <w:rStyle w:val="CommentReference"/>
            <w:rFonts w:eastAsiaTheme="minorHAnsi"/>
            <w:lang w:eastAsia="en-US"/>
          </w:rPr>
          <w:commentReference w:id="259"/>
        </w:r>
        <w:del w:id="260" w:author="Author">
          <w:r w:rsidRPr="007D7FA9" w:rsidDel="00E52DDD">
            <w:rPr>
              <w:rFonts w:ascii="Times New Roman" w:hAnsi="Times New Roman" w:cs="Times New Roman"/>
              <w:sz w:val="24"/>
              <w:szCs w:val="24"/>
              <w:highlight w:val="yellow"/>
            </w:rPr>
            <w:delText>(refs)</w:delText>
          </w:r>
          <w:r w:rsidRPr="004E5525" w:rsidDel="00E52DDD">
            <w:rPr>
              <w:rFonts w:ascii="Times New Roman" w:hAnsi="Times New Roman" w:cs="Times New Roman"/>
              <w:sz w:val="24"/>
              <w:szCs w:val="24"/>
            </w:rPr>
            <w:delText xml:space="preserve">. </w:delText>
          </w:r>
        </w:del>
        <w:r w:rsidRPr="004E5525">
          <w:rPr>
            <w:rFonts w:ascii="Times New Roman" w:hAnsi="Times New Roman" w:cs="Times New Roman"/>
            <w:sz w:val="24"/>
            <w:szCs w:val="24"/>
          </w:rPr>
          <w:t xml:space="preserve">The constant </w:t>
        </w:r>
        <w:r w:rsidRPr="004E5525">
          <w:rPr>
            <w:rFonts w:ascii="Times New Roman" w:hAnsi="Times New Roman" w:cs="Times New Roman"/>
            <w:i/>
            <w:sz w:val="24"/>
            <w:szCs w:val="24"/>
          </w:rPr>
          <w:t>b</w:t>
        </w:r>
        <w:r w:rsidRPr="004E5525">
          <w:rPr>
            <w:rFonts w:ascii="Times New Roman" w:hAnsi="Times New Roman" w:cs="Times New Roman"/>
            <w:sz w:val="24"/>
            <w:szCs w:val="24"/>
          </w:rPr>
          <w:t xml:space="preserve"> can be found with the Karush-Kuhn-Tucker Conditions </w:t>
        </w:r>
        <w:r w:rsidRPr="006879D1">
          <w:rPr>
            <w:rFonts w:ascii="Times New Roman" w:hAnsi="Times New Roman" w:cs="Times New Roman"/>
            <w:color w:val="000000" w:themeColor="text1"/>
            <w:sz w:val="24"/>
            <w:szCs w:val="24"/>
          </w:rPr>
          <w:t>(</w:t>
        </w:r>
        <w:del w:id="261" w:author="Author">
          <w:r w:rsidRPr="006879D1" w:rsidDel="00E52DDD">
            <w:rPr>
              <w:rFonts w:ascii="Times New Roman" w:hAnsi="Times New Roman" w:cs="Times New Roman"/>
              <w:color w:val="000000" w:themeColor="text1"/>
              <w:sz w:val="24"/>
              <w:szCs w:val="24"/>
            </w:rPr>
            <w:delText xml:space="preserve">KKT; </w:delText>
          </w:r>
        </w:del>
        <w:r>
          <w:rPr>
            <w:rFonts w:ascii="Times New Roman" w:hAnsi="Times New Roman" w:cs="Times New Roman"/>
            <w:color w:val="000000" w:themeColor="text1"/>
            <w:sz w:val="24"/>
            <w:szCs w:val="24"/>
          </w:rPr>
          <w:t>Basak et al</w:t>
        </w:r>
        <w:r w:rsidR="0070237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2007; </w:t>
        </w:r>
        <w:r w:rsidRPr="006879D1">
          <w:rPr>
            <w:rFonts w:ascii="Times New Roman" w:hAnsi="Times New Roman" w:cs="Times New Roman"/>
            <w:color w:val="000000" w:themeColor="text1"/>
            <w:sz w:val="24"/>
            <w:szCs w:val="24"/>
          </w:rPr>
          <w:t>Vapnik</w:t>
        </w:r>
        <w:r>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1995)</w:t>
        </w:r>
        <w:r>
          <w:rPr>
            <w:rFonts w:ascii="Times New Roman" w:hAnsi="Times New Roman" w:cs="Times New Roman"/>
            <w:color w:val="000000" w:themeColor="text1"/>
            <w:sz w:val="24"/>
            <w:szCs w:val="24"/>
          </w:rPr>
          <w:t xml:space="preserve">. </w:t>
        </w:r>
      </w:ins>
    </w:p>
    <w:p w14:paraId="78E6B77A" w14:textId="77777777" w:rsidR="00DF29A0" w:rsidRDefault="001458E4" w:rsidP="001458E4">
      <w:pPr>
        <w:spacing w:after="0" w:line="480" w:lineRule="auto"/>
        <w:rPr>
          <w:ins w:id="262" w:author="Author"/>
          <w:rFonts w:ascii="Times New Roman" w:hAnsi="Times New Roman" w:cs="Times New Roman"/>
          <w:sz w:val="24"/>
          <w:szCs w:val="24"/>
        </w:rPr>
      </w:pPr>
      <w:ins w:id="263" w:author="Author">
        <w:r>
          <w:rPr>
            <w:rFonts w:ascii="Times New Roman" w:hAnsi="Times New Roman" w:cs="Times New Roman"/>
            <w:sz w:val="24"/>
            <w:szCs w:val="24"/>
          </w:rPr>
          <w:tab/>
          <w:t xml:space="preserve">The linear support vector expansion cannot be used to describe nonlinear relationships between the explanatory and dependent </w:t>
        </w:r>
        <w:r w:rsidRPr="004E5525">
          <w:rPr>
            <w:rFonts w:ascii="Times New Roman" w:hAnsi="Times New Roman" w:cs="Times New Roman"/>
            <w:sz w:val="24"/>
            <w:szCs w:val="24"/>
          </w:rPr>
          <w:t xml:space="preserve">variables. To describe nonlinear datasets, kernel functions are used to map the data to higher dimensions where they exhibit linear patterns and the linear model can be applied in that </w:t>
        </w:r>
        <w:r w:rsidRPr="006879D1">
          <w:rPr>
            <w:rFonts w:ascii="Times New Roman" w:hAnsi="Times New Roman" w:cs="Times New Roman"/>
            <w:color w:val="000000" w:themeColor="text1"/>
            <w:sz w:val="24"/>
            <w:szCs w:val="24"/>
          </w:rPr>
          <w:t>feature space (Boser et al.</w:t>
        </w:r>
        <w:r>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1992</w:t>
        </w:r>
        <w:r>
          <w:rPr>
            <w:rFonts w:ascii="Times New Roman" w:hAnsi="Times New Roman" w:cs="Times New Roman"/>
            <w:color w:val="000000" w:themeColor="text1"/>
            <w:sz w:val="24"/>
            <w:szCs w:val="24"/>
          </w:rPr>
          <w:t>; Scholkopf and Smola, 2002</w:t>
        </w:r>
        <w:r w:rsidRPr="006879D1">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 xml:space="preserve">Gaussian </w:t>
        </w:r>
        <w:r w:rsidRPr="004E5525">
          <w:rPr>
            <w:rFonts w:ascii="Times New Roman" w:hAnsi="Times New Roman" w:cs="Times New Roman"/>
            <w:sz w:val="24"/>
            <w:szCs w:val="24"/>
          </w:rPr>
          <w:t>radial basis function</w:t>
        </w:r>
      </w:ins>
    </w:p>
    <w:p w14:paraId="0AB7276C" w14:textId="77777777" w:rsidR="00DF29A0" w:rsidRDefault="001458E4" w:rsidP="001458E4">
      <w:pPr>
        <w:spacing w:after="0" w:line="480" w:lineRule="auto"/>
        <w:rPr>
          <w:ins w:id="264" w:author="Author"/>
          <w:rFonts w:ascii="Times New Roman" w:hAnsi="Times New Roman" w:cs="Times New Roman"/>
          <w:sz w:val="24"/>
          <w:szCs w:val="24"/>
        </w:rPr>
      </w:pPr>
      <w:ins w:id="265" w:author="Author">
        <w:r w:rsidRPr="004E5525">
          <w:rPr>
            <w:rFonts w:ascii="Times New Roman" w:hAnsi="Times New Roman" w:cs="Times New Roman"/>
            <w:sz w:val="24"/>
            <w:szCs w:val="24"/>
          </w:rPr>
          <w:t xml:space="preserve"> was </w:t>
        </w:r>
        <w:r>
          <w:rPr>
            <w:rFonts w:ascii="Times New Roman" w:hAnsi="Times New Roman" w:cs="Times New Roman"/>
            <w:sz w:val="24"/>
            <w:szCs w:val="24"/>
          </w:rPr>
          <w:t>chosen as the kernel function</w:t>
        </w:r>
        <w:r w:rsidRPr="004E5525">
          <w:rPr>
            <w:rFonts w:ascii="Times New Roman" w:hAnsi="Times New Roman" w:cs="Times New Roman"/>
            <w:sz w:val="24"/>
            <w:szCs w:val="24"/>
          </w:rPr>
          <w:t xml:space="preserve"> because of its computational efficiency</w:t>
        </w:r>
        <w:r w:rsidR="00DF29A0">
          <w:rPr>
            <w:rFonts w:ascii="Times New Roman" w:hAnsi="Times New Roman" w:cs="Times New Roman"/>
            <w:sz w:val="24"/>
            <w:szCs w:val="24"/>
          </w:rPr>
          <w:t>:</w:t>
        </w:r>
      </w:ins>
    </w:p>
    <w:p w14:paraId="1AC82926" w14:textId="01C8B80D" w:rsidR="00DF29A0" w:rsidRPr="004E5525" w:rsidRDefault="00DF29A0" w:rsidP="00DF29A0">
      <w:pPr>
        <w:spacing w:after="0" w:line="480" w:lineRule="auto"/>
        <w:jc w:val="center"/>
        <w:rPr>
          <w:ins w:id="266" w:author="Author"/>
          <w:rFonts w:ascii="Times New Roman" w:hAnsi="Times New Roman" w:cs="Times New Roman"/>
          <w:sz w:val="24"/>
          <w:szCs w:val="24"/>
        </w:rPr>
      </w:pPr>
      <w:ins w:id="267" w:author="Author">
        <w:r>
          <w:rPr>
            <w:rFonts w:ascii="Times New Roman" w:hAnsi="Times New Roman" w:cs="Times New Roman"/>
            <w:sz w:val="24"/>
            <w:szCs w:val="24"/>
          </w:rPr>
          <w:t xml:space="preserve">                                                        </w:t>
        </w:r>
        <m:oMath>
          <m:r>
            <w:rPr>
              <w:rFonts w:ascii="Cambria Math" w:hAnsi="Cambria Math" w:cs="Times New Roman"/>
              <w:sz w:val="24"/>
              <w:szCs w:val="24"/>
            </w:rPr>
            <m:t>K</m:t>
          </m:r>
          <m:d>
            <m:dPr>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-γ</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e>
                      </m:d>
                    </m:e>
                    <m:sup>
                      <m:r>
                        <w:rPr>
                          <w:rFonts w:ascii="Cambria Math" w:hAnsi="Cambria Math" w:cs="Times New Roman"/>
                          <w:sz w:val="24"/>
                          <w:szCs w:val="24"/>
                        </w:rPr>
                        <m:t>2</m:t>
                      </m:r>
                    </m:sup>
                  </m:sSup>
                </m:e>
              </m:d>
              <m:r>
                <w:rPr>
                  <w:rFonts w:ascii="Cambria Math" w:hAnsi="Cambria Math" w:cs="Times New Roman"/>
                  <w:sz w:val="24"/>
                  <w:szCs w:val="24"/>
                </w:rPr>
                <m:t xml:space="preserve">   </m:t>
              </m:r>
            </m:e>
          </m:func>
        </m:oMath>
        <w:r w:rsidRPr="004E55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5525">
          <w:rPr>
            <w:rFonts w:ascii="Times New Roman" w:hAnsi="Times New Roman" w:cs="Times New Roman"/>
            <w:sz w:val="24"/>
            <w:szCs w:val="24"/>
          </w:rPr>
          <w:t>(</w:t>
        </w:r>
        <w:r>
          <w:rPr>
            <w:rFonts w:ascii="Times New Roman" w:hAnsi="Times New Roman" w:cs="Times New Roman"/>
            <w:sz w:val="24"/>
            <w:szCs w:val="24"/>
          </w:rPr>
          <w:t>5</w:t>
        </w:r>
        <w:r w:rsidRPr="004E5525">
          <w:rPr>
            <w:rFonts w:ascii="Times New Roman" w:hAnsi="Times New Roman" w:cs="Times New Roman"/>
            <w:sz w:val="24"/>
            <w:szCs w:val="24"/>
          </w:rPr>
          <w:t>)</w:t>
        </w:r>
      </w:ins>
    </w:p>
    <w:p w14:paraId="1A2D1922" w14:textId="3CAA64C9" w:rsidR="001458E4" w:rsidRDefault="00DF29A0" w:rsidP="001458E4">
      <w:pPr>
        <w:spacing w:after="0" w:line="480" w:lineRule="auto"/>
        <w:rPr>
          <w:ins w:id="268" w:author="Author"/>
          <w:rFonts w:ascii="Times New Roman" w:hAnsi="Times New Roman" w:cs="Times New Roman"/>
          <w:sz w:val="24"/>
          <w:szCs w:val="24"/>
        </w:rPr>
      </w:pPr>
      <w:ins w:id="269" w:author="Author">
        <w:r>
          <w:rPr>
            <w:rFonts w:ascii="Times New Roman" w:hAnsi="Times New Roman" w:cs="Times New Roman"/>
            <w:sz w:val="24"/>
            <w:szCs w:val="24"/>
          </w:rPr>
          <w:t xml:space="preserve">where </w:t>
        </w:r>
        <w:r w:rsidR="00E52DDD">
          <w:rPr>
            <w:rFonts w:ascii="Symbol" w:hAnsi="Symbol" w:cs="Times New Roman"/>
            <w:sz w:val="24"/>
            <w:szCs w:val="24"/>
          </w:rPr>
          <w:t></w:t>
        </w:r>
        <w:r w:rsidR="00E52DDD">
          <w:rPr>
            <w:rFonts w:ascii="Symbol" w:hAnsi="Symbol" w:cs="Times New Roman"/>
            <w:sz w:val="24"/>
            <w:szCs w:val="24"/>
          </w:rPr>
          <w:t></w:t>
        </w:r>
        <w:r>
          <w:rPr>
            <w:rFonts w:ascii="Times New Roman" w:hAnsi="Times New Roman" w:cs="Times New Roman"/>
            <w:sz w:val="24"/>
            <w:szCs w:val="24"/>
          </w:rPr>
          <w:t xml:space="preserve">is the kernel parameter controlling the sensitivity of the kernel function. </w:t>
        </w:r>
        <w:del w:id="270" w:author="Author">
          <w:r w:rsidR="001458E4" w:rsidDel="00DF29A0">
            <w:rPr>
              <w:rFonts w:ascii="Times New Roman" w:hAnsi="Times New Roman" w:cs="Times New Roman"/>
              <w:sz w:val="24"/>
              <w:szCs w:val="24"/>
            </w:rPr>
            <w:delText>.</w:delText>
          </w:r>
        </w:del>
      </w:ins>
    </w:p>
    <w:p w14:paraId="4F29F0A3" w14:textId="45684D1A" w:rsidR="001458E4" w:rsidRDefault="001458E4" w:rsidP="001458E4">
      <w:pPr>
        <w:spacing w:after="0" w:line="480" w:lineRule="auto"/>
        <w:ind w:firstLine="720"/>
        <w:rPr>
          <w:ins w:id="271" w:author="Author"/>
          <w:rFonts w:ascii="Times New Roman" w:hAnsi="Times New Roman" w:cs="Times New Roman"/>
          <w:b/>
          <w:i/>
          <w:iCs/>
          <w:sz w:val="24"/>
          <w:szCs w:val="24"/>
        </w:rPr>
      </w:pPr>
      <w:ins w:id="272" w:author="Author">
        <w:r w:rsidRPr="008C55E8">
          <w:rPr>
            <w:rFonts w:ascii="Times New Roman" w:hAnsi="Times New Roman" w:cs="Times New Roman"/>
            <w:sz w:val="24"/>
            <w:szCs w:val="24"/>
          </w:rPr>
          <w:t>SVM has two hyperparameters that cannot be determined from optimization: C and</w:t>
        </w:r>
        <m:oMath>
          <m:r>
            <m:rPr>
              <m:sty m:val="p"/>
            </m:rPr>
            <w:rPr>
              <w:rFonts w:ascii="Cambria Math" w:hAnsi="Cambria Math" w:cs="Times New Roman"/>
              <w:sz w:val="24"/>
              <w:szCs w:val="24"/>
            </w:rPr>
            <m:t xml:space="preserve"> </m:t>
          </m:r>
          <m:r>
            <w:del w:id="273" w:author="Author">
              <w:rPr>
                <w:rFonts w:ascii="Cambria Math" w:hAnsi="Cambria Math" w:cs="Times New Roman"/>
                <w:sz w:val="24"/>
                <w:szCs w:val="24"/>
              </w:rPr>
              <m:t xml:space="preserve"> </m:t>
            </w:del>
          </m:r>
          <m:r>
            <w:del w:id="274" w:author="Author">
              <w:rPr>
                <w:rFonts w:ascii="Cambria Math" w:hAnsi="Cambria Math" w:cs="Times New Roman" w:hint="eastAsia"/>
                <w:sz w:val="24"/>
                <w:szCs w:val="24"/>
              </w:rPr>
              <m:t>σ</m:t>
            </w:del>
          </m:r>
          <m:r>
            <w:del w:id="275" w:author="Author">
              <m:rPr>
                <m:sty m:val="p"/>
              </m:rPr>
              <w:rPr>
                <w:rFonts w:ascii="Cambria Math" w:hAnsi="Cambria Math" w:cs="Times New Roman"/>
                <w:sz w:val="24"/>
                <w:szCs w:val="24"/>
              </w:rPr>
              <m:t>, a parameter for the kernel function</m:t>
            </w:del>
          </m:r>
        </m:oMath>
        <w:r w:rsidR="00E52DDD">
          <w:rPr>
            <w:rFonts w:ascii="Symbol" w:hAnsi="Symbol" w:cs="Times New Roman"/>
            <w:sz w:val="24"/>
            <w:szCs w:val="24"/>
          </w:rPr>
          <w:t></w:t>
        </w:r>
        <w:r w:rsidR="00E52DDD">
          <w:rPr>
            <w:rFonts w:ascii="Symbol" w:hAnsi="Symbol" w:cs="Times New Roman"/>
            <w:sz w:val="24"/>
            <w:szCs w:val="24"/>
          </w:rPr>
          <w:t></w:t>
        </w:r>
        <w:r w:rsidR="00E52DDD">
          <w:rPr>
            <w:rFonts w:ascii="Symbol" w:hAnsi="Symbol" w:cs="Times New Roman"/>
            <w:sz w:val="24"/>
            <w:szCs w:val="24"/>
          </w:rPr>
          <w:t></w:t>
        </w:r>
        <w:del w:id="276" w:author="Author">
          <w:r w:rsidRPr="008C55E8" w:rsidDel="00E52DDD">
            <w:rPr>
              <w:rFonts w:ascii="Times New Roman" w:hAnsi="Times New Roman" w:cs="Times New Roman"/>
              <w:sz w:val="24"/>
              <w:szCs w:val="24"/>
            </w:rPr>
            <w:delText xml:space="preserve">. </w:delText>
          </w:r>
        </w:del>
        <w:r w:rsidRPr="008C55E8">
          <w:rPr>
            <w:rFonts w:ascii="Times New Roman" w:hAnsi="Times New Roman" w:cs="Times New Roman"/>
            <w:sz w:val="24"/>
            <w:szCs w:val="24"/>
          </w:rPr>
          <w:t xml:space="preserve">Both were determined with a grid search method on the training data. </w:t>
        </w:r>
      </w:ins>
    </w:p>
    <w:p w14:paraId="17017B67" w14:textId="5BB19C22" w:rsidR="001458E4" w:rsidRPr="001458E4" w:rsidRDefault="001458E4" w:rsidP="001458E4">
      <w:pPr>
        <w:spacing w:after="0" w:line="480" w:lineRule="auto"/>
        <w:rPr>
          <w:ins w:id="277" w:author="Author"/>
          <w:rFonts w:ascii="Times New Roman" w:hAnsi="Times New Roman" w:cs="Times New Roman"/>
          <w:sz w:val="24"/>
          <w:szCs w:val="24"/>
        </w:rPr>
      </w:pPr>
      <w:ins w:id="278" w:author="Author">
        <w:r>
          <w:rPr>
            <w:rFonts w:ascii="Times New Roman" w:hAnsi="Times New Roman" w:cs="Times New Roman"/>
            <w:i/>
            <w:iCs/>
            <w:sz w:val="24"/>
            <w:szCs w:val="24"/>
          </w:rPr>
          <w:t>b.</w:t>
        </w:r>
        <w:r w:rsidRPr="00583310">
          <w:rPr>
            <w:rFonts w:ascii="Times New Roman" w:hAnsi="Times New Roman" w:cs="Times New Roman"/>
            <w:i/>
            <w:iCs/>
            <w:sz w:val="24"/>
            <w:szCs w:val="24"/>
          </w:rPr>
          <w:t xml:space="preserve"> Relevance Vector Machine</w:t>
        </w:r>
      </w:ins>
    </w:p>
    <w:p w14:paraId="2EE7DE42" w14:textId="0A38FAA3" w:rsidR="001458E4" w:rsidRDefault="001458E4" w:rsidP="001458E4">
      <w:pPr>
        <w:pStyle w:val="ListParagraph"/>
        <w:spacing w:after="0" w:line="480" w:lineRule="auto"/>
        <w:ind w:left="0" w:firstLine="720"/>
        <w:rPr>
          <w:ins w:id="279" w:author="Author"/>
        </w:rPr>
      </w:pPr>
      <w:ins w:id="280" w:author="Author">
        <w:r w:rsidRPr="009C6C7B">
          <w:rPr>
            <w:rFonts w:ascii="Times New Roman" w:hAnsi="Times New Roman" w:cs="Times New Roman"/>
            <w:sz w:val="24"/>
            <w:szCs w:val="24"/>
          </w:rPr>
          <w:t>Relevance Vector Machine (RVM) has an identical functional form to SV</w:t>
        </w:r>
        <w:r>
          <w:rPr>
            <w:rFonts w:ascii="Times New Roman" w:hAnsi="Times New Roman" w:cs="Times New Roman"/>
            <w:sz w:val="24"/>
            <w:szCs w:val="24"/>
          </w:rPr>
          <w:t>M</w:t>
        </w:r>
        <w:r w:rsidRPr="009C6C7B">
          <w:rPr>
            <w:rFonts w:ascii="Times New Roman" w:hAnsi="Times New Roman" w:cs="Times New Roman"/>
            <w:sz w:val="24"/>
            <w:szCs w:val="24"/>
          </w:rPr>
          <w:t xml:space="preserve"> but uses B</w:t>
        </w:r>
        <w:r>
          <w:rPr>
            <w:rFonts w:ascii="Times New Roman" w:hAnsi="Times New Roman" w:cs="Times New Roman"/>
            <w:sz w:val="24"/>
            <w:szCs w:val="24"/>
          </w:rPr>
          <w:t xml:space="preserve">ayesian probabilistic framework to estimate the parameters (Tipping 2001; </w:t>
        </w:r>
        <w:commentRangeStart w:id="281"/>
        <w:r>
          <w:rPr>
            <w:rFonts w:ascii="Times New Roman" w:hAnsi="Times New Roman" w:cs="Times New Roman"/>
            <w:sz w:val="24"/>
            <w:szCs w:val="24"/>
          </w:rPr>
          <w:t>Camps-Valls et al. 2006</w:t>
        </w:r>
        <w:commentRangeEnd w:id="281"/>
        <w:r>
          <w:rPr>
            <w:rStyle w:val="CommentReference"/>
            <w:rFonts w:eastAsiaTheme="minorHAnsi"/>
            <w:lang w:eastAsia="en-US"/>
          </w:rPr>
          <w:commentReference w:id="281"/>
        </w:r>
        <w:r w:rsidRPr="009C6C7B">
          <w:rPr>
            <w:rFonts w:ascii="Times New Roman" w:hAnsi="Times New Roman" w:cs="Times New Roman"/>
            <w:sz w:val="24"/>
            <w:szCs w:val="24"/>
          </w:rPr>
          <w:t xml:space="preserve">). </w:t>
        </w:r>
        <w:r>
          <w:rPr>
            <w:rFonts w:ascii="Times New Roman" w:hAnsi="Times New Roman" w:cs="Times New Roman"/>
            <w:sz w:val="24"/>
            <w:szCs w:val="24"/>
          </w:rPr>
          <w:t xml:space="preserve">To obtain maximum likelihood estimate of </w:t>
        </w:r>
      </w:ins>
      <w:ins w:id="282" w:author="Author">
        <w:r w:rsidRPr="00CB23D9">
          <w:rPr>
            <w:position w:val="-6"/>
          </w:rPr>
          <w:object w:dxaOrig="260" w:dyaOrig="220" w14:anchorId="3AE0BAFB">
            <v:shape id="_x0000_i1034" type="#_x0000_t75" style="width:12.6pt;height:11.4pt" o:ole="">
              <v:imagedata r:id="rId35" o:title=""/>
            </v:shape>
            <o:OLEObject Type="Embed" ProgID="Equation.3" ShapeID="_x0000_i1034" DrawAspect="Content" ObjectID="_1645892720" r:id="rId36"/>
          </w:object>
        </w:r>
      </w:ins>
      <w:ins w:id="283" w:author="Author">
        <w:r w:rsidRPr="00730396">
          <w:rPr>
            <w:rFonts w:ascii="Times New Roman" w:hAnsi="Times New Roman" w:cs="Times New Roman"/>
            <w:sz w:val="24"/>
            <w:szCs w:val="24"/>
            <w:highlight w:val="yellow"/>
            <w:rPrChange w:id="284" w:author="Author">
              <w:rPr>
                <w:rFonts w:ascii="Times New Roman" w:hAnsi="Times New Roman" w:cs="Times New Roman"/>
                <w:sz w:val="24"/>
                <w:szCs w:val="24"/>
              </w:rPr>
            </w:rPrChange>
          </w:rPr>
          <w:t xml:space="preserve">and </w:t>
        </w:r>
        <m:oMath>
          <m:r>
            <m:rPr>
              <m:sty m:val="p"/>
            </m:rPr>
            <w:rPr>
              <w:rFonts w:ascii="Cambria Math" w:hAnsi="Cambria Math" w:cs="Times New Roman"/>
              <w:sz w:val="24"/>
              <w:szCs w:val="24"/>
              <w:highlight w:val="yellow"/>
              <w:rPrChange w:id="285" w:author="Author">
                <w:rPr>
                  <w:rFonts w:ascii="Cambria Math" w:hAnsi="Cambria Math" w:cs="Times New Roman"/>
                  <w:sz w:val="24"/>
                  <w:szCs w:val="24"/>
                </w:rPr>
              </w:rPrChange>
            </w:rPr>
            <m:t xml:space="preserve"> </m:t>
          </m:r>
        </m:oMath>
        <w:r w:rsidR="00C070BC" w:rsidRPr="00730396">
          <w:rPr>
            <w:rFonts w:ascii="Symbol" w:hAnsi="Symbol" w:cs="Times New Roman"/>
            <w:sz w:val="24"/>
            <w:szCs w:val="24"/>
            <w:highlight w:val="yellow"/>
            <w:rPrChange w:id="286" w:author="Author">
              <w:rPr>
                <w:rFonts w:ascii="Symbol" w:hAnsi="Symbol" w:cs="Times New Roman"/>
                <w:sz w:val="24"/>
                <w:szCs w:val="24"/>
              </w:rPr>
            </w:rPrChange>
          </w:rPr>
          <w:t></w:t>
        </w:r>
        <w:r w:rsidR="00C070BC">
          <w:rPr>
            <w:rFonts w:ascii="Symbol" w:hAnsi="Symbol" w:cs="Times New Roman"/>
            <w:sz w:val="24"/>
            <w:szCs w:val="24"/>
          </w:rPr>
          <w:t></w:t>
        </w:r>
      </w:ins>
      <w:ins w:id="287" w:author="Author">
        <w:del w:id="288" w:author="Author">
          <w:r w:rsidRPr="007D344A" w:rsidDel="00C070BC">
            <w:rPr>
              <w:rFonts w:ascii="Times New Roman" w:hAnsi="Times New Roman" w:cs="Times New Roman"/>
              <w:position w:val="-6"/>
              <w:sz w:val="24"/>
              <w:szCs w:val="24"/>
            </w:rPr>
            <w:object w:dxaOrig="240" w:dyaOrig="220" w14:anchorId="5A7204E6">
              <v:shape id="_x0000_i1035" type="#_x0000_t75" style="width:12pt;height:11.1pt" o:ole="">
                <v:imagedata r:id="rId37" o:title=""/>
              </v:shape>
              <o:OLEObject Type="Embed" ProgID="Equation.3" ShapeID="_x0000_i1035" DrawAspect="Content" ObjectID="_1645892721" r:id="rId38"/>
            </w:object>
          </w:r>
        </w:del>
      </w:ins>
      <w:ins w:id="289" w:author="Author">
        <w:r>
          <w:rPr>
            <w:rFonts w:ascii="Times New Roman" w:hAnsi="Times New Roman" w:cs="Times New Roman"/>
            <w:sz w:val="24"/>
            <w:szCs w:val="24"/>
          </w:rPr>
          <w:t xml:space="preserve">and avoid overfitting, the Baysian approach is taken to constrain the parameters by defining an explicit prior probability distribution over them. The prior probability distribution is chosen to be a Gaussian distribution, and RVM introduces </w:t>
        </w:r>
        <w:r>
          <w:rPr>
            <w:rFonts w:ascii="Times New Roman" w:hAnsi="Times New Roman" w:cs="Times New Roman"/>
            <w:iCs/>
            <w:sz w:val="24"/>
            <w:szCs w:val="24"/>
          </w:rPr>
          <w:t xml:space="preserve">a vector </w:t>
        </w:r>
        <m:oMath>
          <m:r>
            <m:rPr>
              <m:sty m:val="bi"/>
            </m:rPr>
            <w:rPr>
              <w:rFonts w:ascii="Cambria Math" w:hAnsi="Cambria Math" w:cs="Times New Roman"/>
              <w:sz w:val="24"/>
              <w:szCs w:val="24"/>
            </w:rPr>
            <m:t>α</m:t>
          </m:r>
        </m:oMath>
        <w:r>
          <w:rPr>
            <w:rFonts w:ascii="Times New Roman" w:hAnsi="Times New Roman" w:cs="Times New Roman"/>
            <w:iCs/>
            <w:sz w:val="24"/>
            <w:szCs w:val="24"/>
          </w:rPr>
          <w:t xml:space="preserve"> of N+1 hyperparameters</w:t>
        </w:r>
        <w:r w:rsidRPr="008F65B3" w:rsidDel="008F65B3">
          <w:rPr>
            <w:rFonts w:ascii="Times New Roman" w:hAnsi="Times New Roman" w:cs="Times New Roman"/>
            <w:sz w:val="24"/>
            <w:szCs w:val="24"/>
          </w:rPr>
          <w:t xml:space="preserve"> </w:t>
        </w:r>
        <w:r>
          <w:rPr>
            <w:rFonts w:ascii="Times New Roman" w:hAnsi="Times New Roman" w:cs="Times New Roman"/>
            <w:iCs/>
            <w:sz w:val="24"/>
            <w:szCs w:val="24"/>
          </w:rPr>
          <w:t xml:space="preserve"> to enforce a preference for smoother. Then the posterior estimate of the unknown parameters given the data is obtained using Bayes’ rule. Since the posterior probability can be evaluated exactly, RVM seeks to maximize the marginal likelihood </w:t>
        </w:r>
        <w:r>
          <w:rPr>
            <w:rFonts w:ascii="Times New Roman" w:hAnsi="Times New Roman" w:cs="Times New Roman"/>
            <w:sz w:val="24"/>
            <w:szCs w:val="24"/>
          </w:rPr>
          <w:t>with respect to the hyperparameters</w:t>
        </w:r>
        <w:r>
          <w:rPr>
            <w:rFonts w:ascii="Times New Roman" w:hAnsi="Times New Roman" w:cs="Times New Roman"/>
            <w:iCs/>
            <w:sz w:val="24"/>
            <w:szCs w:val="24"/>
          </w:rPr>
          <w:t xml:space="preserve"> </w:t>
        </w:r>
        <m:oMath>
          <m:r>
            <m:rPr>
              <m:sty m:val="bi"/>
            </m:rPr>
            <w:rPr>
              <w:rFonts w:ascii="Cambria Math" w:hAnsi="Cambria Math" w:cs="Times New Roman"/>
              <w:sz w:val="24"/>
              <w:szCs w:val="24"/>
            </w:rPr>
            <m:t>α</m:t>
          </m:r>
        </m:oMath>
        <w:r w:rsidRPr="00783358">
          <w:rPr>
            <w:rFonts w:ascii="Times New Roman" w:hAnsi="Times New Roman" w:cs="Times New Roman"/>
            <w:sz w:val="24"/>
            <w:szCs w:val="24"/>
          </w:rPr>
          <w:t xml:space="preserve"> </w:t>
        </w:r>
        <w:r w:rsidRPr="00730396">
          <w:rPr>
            <w:rFonts w:ascii="Times New Roman" w:hAnsi="Times New Roman" w:cs="Times New Roman"/>
            <w:sz w:val="24"/>
            <w:szCs w:val="24"/>
            <w:highlight w:val="yellow"/>
            <w:rPrChange w:id="290" w:author="Author">
              <w:rPr>
                <w:rFonts w:ascii="Times New Roman" w:hAnsi="Times New Roman" w:cs="Times New Roman"/>
                <w:sz w:val="24"/>
                <w:szCs w:val="24"/>
              </w:rPr>
            </w:rPrChange>
          </w:rPr>
          <w:t xml:space="preserve">and </w:t>
        </w:r>
        <m:oMath>
          <m:r>
            <m:rPr>
              <m:sty m:val="p"/>
            </m:rPr>
            <w:rPr>
              <w:rFonts w:ascii="Cambria Math" w:hAnsi="Cambria Math" w:cs="Times New Roman"/>
              <w:sz w:val="24"/>
              <w:szCs w:val="24"/>
              <w:highlight w:val="yellow"/>
              <w:rPrChange w:id="291" w:author="Author">
                <w:rPr>
                  <w:rFonts w:ascii="Cambria Math" w:hAnsi="Cambria Math" w:cs="Times New Roman"/>
                  <w:sz w:val="24"/>
                  <w:szCs w:val="24"/>
                </w:rPr>
              </w:rPrChange>
            </w:rPr>
            <m:t xml:space="preserve"> </m:t>
          </m:r>
        </m:oMath>
        <w:r w:rsidR="00C070BC" w:rsidRPr="00730396">
          <w:rPr>
            <w:rFonts w:ascii="Symbol" w:hAnsi="Symbol" w:cs="Times New Roman"/>
            <w:sz w:val="24"/>
            <w:szCs w:val="24"/>
            <w:highlight w:val="yellow"/>
            <w:rPrChange w:id="292" w:author="Author">
              <w:rPr>
                <w:rFonts w:ascii="Symbol" w:hAnsi="Symbol" w:cs="Times New Roman"/>
                <w:sz w:val="24"/>
                <w:szCs w:val="24"/>
              </w:rPr>
            </w:rPrChange>
          </w:rPr>
          <w:t></w:t>
        </w:r>
      </w:ins>
      <w:ins w:id="293" w:author="Author">
        <w:del w:id="294" w:author="Author">
          <w:r w:rsidRPr="007D344A" w:rsidDel="00C070BC">
            <w:rPr>
              <w:rFonts w:ascii="Times New Roman" w:hAnsi="Times New Roman" w:cs="Times New Roman"/>
              <w:position w:val="-6"/>
              <w:sz w:val="24"/>
              <w:szCs w:val="24"/>
            </w:rPr>
            <w:object w:dxaOrig="240" w:dyaOrig="220" w14:anchorId="6332E3F6">
              <v:shape id="_x0000_i1036" type="#_x0000_t75" style="width:12pt;height:11.1pt" o:ole="">
                <v:imagedata r:id="rId39" o:title=""/>
              </v:shape>
              <o:OLEObject Type="Embed" ProgID="Equation.3" ShapeID="_x0000_i1036" DrawAspect="Content" ObjectID="_1645892722" r:id="rId40"/>
            </w:object>
          </w:r>
        </w:del>
      </w:ins>
      <w:ins w:id="295" w:author="Author">
        <w:r w:rsidRPr="004752EA">
          <w:rPr>
            <w:sz w:val="24"/>
            <w:szCs w:val="24"/>
          </w:rPr>
          <w:t xml:space="preserve">. </w:t>
        </w:r>
        <w:r>
          <w:rPr>
            <w:rFonts w:ascii="Times New Roman" w:hAnsi="Times New Roman" w:cs="Times New Roman"/>
            <w:sz w:val="24"/>
            <w:szCs w:val="24"/>
          </w:rPr>
          <w:t>RVM typically uses much fewer basis functions than SVM. RVM was applied herein using the radial basis function as the kernel function</w:t>
        </w:r>
        <w:r w:rsidRPr="009C6C7B">
          <w:rPr>
            <w:rFonts w:ascii="Times New Roman" w:hAnsi="Times New Roman" w:cs="Times New Roman"/>
            <w:sz w:val="24"/>
            <w:szCs w:val="24"/>
          </w:rPr>
          <w:t>.</w:t>
        </w:r>
        <w:r>
          <w:rPr>
            <w:rFonts w:ascii="Times New Roman" w:hAnsi="Times New Roman" w:cs="Times New Roman"/>
            <w:sz w:val="24"/>
            <w:szCs w:val="24"/>
          </w:rPr>
          <w:t xml:space="preserve"> </w:t>
        </w:r>
      </w:ins>
    </w:p>
    <w:p w14:paraId="10465A87" w14:textId="6A40D6B6" w:rsidR="001458E4" w:rsidRPr="00E91ADB" w:rsidRDefault="001458E4" w:rsidP="001458E4">
      <w:pPr>
        <w:spacing w:after="0" w:line="480" w:lineRule="auto"/>
        <w:rPr>
          <w:ins w:id="296" w:author="Author"/>
          <w:rFonts w:ascii="Times New Roman" w:hAnsi="Times New Roman" w:cs="Times New Roman"/>
          <w:i/>
          <w:sz w:val="24"/>
          <w:szCs w:val="24"/>
          <w:rPrChange w:id="297" w:author="Author">
            <w:rPr>
              <w:ins w:id="298" w:author="Author"/>
              <w:rFonts w:ascii="Times New Roman" w:hAnsi="Times New Roman" w:cs="Times New Roman"/>
              <w:b/>
              <w:sz w:val="24"/>
              <w:szCs w:val="24"/>
            </w:rPr>
          </w:rPrChange>
        </w:rPr>
      </w:pPr>
      <w:ins w:id="299" w:author="Author">
        <w:r w:rsidRPr="00E91ADB">
          <w:rPr>
            <w:rFonts w:ascii="Times New Roman" w:hAnsi="Times New Roman" w:cs="Times New Roman"/>
            <w:i/>
            <w:sz w:val="24"/>
            <w:szCs w:val="24"/>
            <w:rPrChange w:id="300" w:author="Author">
              <w:rPr>
                <w:rFonts w:ascii="Times New Roman" w:hAnsi="Times New Roman" w:cs="Times New Roman"/>
                <w:b/>
                <w:sz w:val="24"/>
                <w:szCs w:val="24"/>
              </w:rPr>
            </w:rPrChange>
          </w:rPr>
          <w:t>c. Naïve Bayes</w:t>
        </w:r>
      </w:ins>
    </w:p>
    <w:p w14:paraId="760BAAA2" w14:textId="77777777" w:rsidR="001458E4" w:rsidRPr="004E5525" w:rsidRDefault="001458E4" w:rsidP="001458E4">
      <w:pPr>
        <w:spacing w:after="0" w:line="480" w:lineRule="auto"/>
        <w:ind w:firstLine="720"/>
        <w:rPr>
          <w:ins w:id="301" w:author="Author"/>
          <w:rFonts w:ascii="Times New Roman" w:hAnsi="Times New Roman" w:cs="Times New Roman"/>
          <w:sz w:val="24"/>
          <w:szCs w:val="24"/>
        </w:rPr>
      </w:pPr>
      <w:ins w:id="302" w:author="Author">
        <w:r w:rsidRPr="004E5525">
          <w:rPr>
            <w:rFonts w:ascii="Times New Roman" w:hAnsi="Times New Roman" w:cs="Times New Roman"/>
            <w:sz w:val="24"/>
            <w:szCs w:val="24"/>
          </w:rPr>
          <w:t>The Na</w:t>
        </w:r>
        <w:r w:rsidRPr="004E5525">
          <w:rPr>
            <w:rFonts w:ascii="Times New Roman" w:hAnsi="Times New Roman" w:cs="Times New Roman"/>
            <w:b/>
            <w:sz w:val="24"/>
            <w:szCs w:val="24"/>
          </w:rPr>
          <w:t>ï</w:t>
        </w:r>
        <w:r w:rsidRPr="004E5525">
          <w:rPr>
            <w:rFonts w:ascii="Times New Roman" w:hAnsi="Times New Roman" w:cs="Times New Roman"/>
            <w:sz w:val="24"/>
            <w:szCs w:val="24"/>
          </w:rPr>
          <w:t>ve Bayes (NB)</w:t>
        </w:r>
        <w:r>
          <w:rPr>
            <w:rFonts w:ascii="Times New Roman" w:hAnsi="Times New Roman" w:cs="Times New Roman"/>
            <w:sz w:val="24"/>
            <w:szCs w:val="24"/>
          </w:rPr>
          <w:t xml:space="preserve"> classifier</w:t>
        </w:r>
        <w:r w:rsidRPr="004E5525">
          <w:rPr>
            <w:rFonts w:ascii="Times New Roman" w:hAnsi="Times New Roman" w:cs="Times New Roman"/>
            <w:sz w:val="24"/>
            <w:szCs w:val="24"/>
          </w:rPr>
          <w:t xml:space="preserve"> is a simple probabilistic classifier based on the Bayes’ Rule and requires strong “naïve” independence between </w:t>
        </w:r>
        <w:r w:rsidRPr="006879D1">
          <w:rPr>
            <w:rFonts w:ascii="Times New Roman" w:hAnsi="Times New Roman" w:cs="Times New Roman"/>
            <w:color w:val="000000" w:themeColor="text1"/>
            <w:sz w:val="24"/>
            <w:szCs w:val="24"/>
          </w:rPr>
          <w:t xml:space="preserve">the features (Maron 1961, Hand and Yu 2001). </w:t>
        </w:r>
        <w:r>
          <w:rPr>
            <w:rFonts w:ascii="Times New Roman" w:hAnsi="Times New Roman" w:cs="Times New Roman"/>
            <w:color w:val="000000" w:themeColor="text1"/>
            <w:sz w:val="24"/>
            <w:szCs w:val="24"/>
          </w:rPr>
          <w:t xml:space="preserve">Given a new observation </w:t>
        </w:r>
        <w:r w:rsidRPr="004E5525">
          <w:rPr>
            <w:rFonts w:ascii="Times New Roman" w:hAnsi="Times New Roman" w:cs="Times New Roman"/>
            <w:b/>
            <w:sz w:val="24"/>
            <w:szCs w:val="24"/>
          </w:rPr>
          <w:t>x</w:t>
        </w:r>
        <w:r>
          <w:rPr>
            <w:rFonts w:ascii="Times New Roman" w:hAnsi="Times New Roman" w:cs="Times New Roman"/>
            <w:color w:val="000000" w:themeColor="text1"/>
            <w:sz w:val="24"/>
            <w:szCs w:val="24"/>
          </w:rPr>
          <w:t>, i</w:t>
        </w:r>
        <w:r w:rsidRPr="006879D1">
          <w:rPr>
            <w:rFonts w:ascii="Times New Roman" w:hAnsi="Times New Roman" w:cs="Times New Roman"/>
            <w:color w:val="000000" w:themeColor="text1"/>
            <w:sz w:val="24"/>
            <w:szCs w:val="24"/>
          </w:rPr>
          <w:t xml:space="preserve">t finds </w:t>
        </w:r>
        <w:r w:rsidRPr="004E5525">
          <w:rPr>
            <w:rFonts w:ascii="Times New Roman" w:hAnsi="Times New Roman" w:cs="Times New Roman"/>
            <w:sz w:val="24"/>
            <w:szCs w:val="24"/>
          </w:rPr>
          <w:t xml:space="preserve">the class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w:r w:rsidRPr="004E5525">
          <w:rPr>
            <w:rFonts w:ascii="Times New Roman" w:hAnsi="Times New Roman" w:cs="Times New Roman"/>
            <w:sz w:val="24"/>
            <w:szCs w:val="24"/>
          </w:rPr>
          <w:t xml:space="preserve"> that maximizes</w:t>
        </w:r>
        <w:r>
          <w:rPr>
            <w:rFonts w:ascii="Times New Roman" w:hAnsi="Times New Roman" w:cs="Times New Roman"/>
            <w:sz w:val="24"/>
            <w:szCs w:val="24"/>
          </w:rPr>
          <w:t xml:space="preserve"> the conditional probability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r>
            <m:rPr>
              <m:sty m:val="bi"/>
            </m:rPr>
            <w:rPr>
              <w:rFonts w:ascii="Cambria Math" w:hAnsi="Cambria Math" w:cs="Times New Roman"/>
              <w:sz w:val="24"/>
              <w:szCs w:val="24"/>
            </w:rPr>
            <m:t>x)</m:t>
          </m:r>
        </m:oMath>
        <w:r w:rsidRPr="004E5525">
          <w:rPr>
            <w:rFonts w:ascii="Times New Roman" w:hAnsi="Times New Roman" w:cs="Times New Roman"/>
            <w:sz w:val="24"/>
            <w:szCs w:val="24"/>
          </w:rPr>
          <w:t>,</w:t>
        </w:r>
        <w:r>
          <w:rPr>
            <w:rFonts w:ascii="Times New Roman" w:hAnsi="Times New Roman" w:cs="Times New Roman"/>
            <w:sz w:val="24"/>
            <w:szCs w:val="24"/>
          </w:rPr>
          <w:t xml:space="preserve"> the likelihood of a class given the observation. U</w:t>
        </w:r>
        <w:r w:rsidRPr="004E5525">
          <w:rPr>
            <w:rFonts w:ascii="Times New Roman" w:hAnsi="Times New Roman" w:cs="Times New Roman"/>
            <w:sz w:val="24"/>
            <w:szCs w:val="24"/>
          </w:rPr>
          <w:t xml:space="preserve">ses Bayes’ </w:t>
        </w:r>
        <w:r>
          <w:rPr>
            <w:rFonts w:ascii="Times New Roman" w:hAnsi="Times New Roman" w:cs="Times New Roman"/>
            <w:sz w:val="24"/>
            <w:szCs w:val="24"/>
          </w:rPr>
          <w:t>theorem, the conditional probability</w:t>
        </w:r>
        <w:r w:rsidRPr="004E5525">
          <w:rPr>
            <w:rFonts w:ascii="Times New Roman" w:hAnsi="Times New Roman" w:cs="Times New Roman"/>
            <w:sz w:val="24"/>
            <w:szCs w:val="24"/>
          </w:rPr>
          <w:t xml:space="preserve"> </w:t>
        </w:r>
        <w:r>
          <w:rPr>
            <w:rFonts w:ascii="Times New Roman" w:hAnsi="Times New Roman" w:cs="Times New Roman"/>
            <w:sz w:val="24"/>
            <w:szCs w:val="24"/>
          </w:rPr>
          <w:t>can be</w:t>
        </w:r>
        <w:r w:rsidRPr="004E5525">
          <w:rPr>
            <w:rFonts w:ascii="Times New Roman" w:hAnsi="Times New Roman" w:cs="Times New Roman"/>
            <w:sz w:val="24"/>
            <w:szCs w:val="24"/>
          </w:rPr>
          <w:t xml:space="preserve"> calculate</w:t>
        </w:r>
        <w:r>
          <w:rPr>
            <w:rFonts w:ascii="Times New Roman" w:hAnsi="Times New Roman" w:cs="Times New Roman"/>
            <w:sz w:val="24"/>
            <w:szCs w:val="24"/>
          </w:rPr>
          <w:t>d</w:t>
        </w:r>
        <w:r w:rsidRPr="004E5525">
          <w:rPr>
            <w:rFonts w:ascii="Times New Roman" w:hAnsi="Times New Roman" w:cs="Times New Roman"/>
            <w:sz w:val="24"/>
            <w:szCs w:val="24"/>
          </w:rPr>
          <w:t xml:space="preserve"> </w:t>
        </w:r>
        <w:r>
          <w:rPr>
            <w:rFonts w:ascii="Times New Roman" w:hAnsi="Times New Roman" w:cs="Times New Roman"/>
            <w:sz w:val="24"/>
            <w:szCs w:val="24"/>
          </w:rPr>
          <w:t>using</w:t>
        </w:r>
      </w:ins>
    </w:p>
    <w:p w14:paraId="389DEE88" w14:textId="44944646" w:rsidR="001458E4" w:rsidRDefault="001458E4" w:rsidP="001458E4">
      <w:pPr>
        <w:spacing w:after="0" w:line="480" w:lineRule="auto"/>
        <w:ind w:left="2160" w:firstLine="720"/>
        <w:jc w:val="center"/>
        <w:rPr>
          <w:ins w:id="303" w:author="Author"/>
          <w:rFonts w:ascii="Times New Roman" w:hAnsi="Times New Roman" w:cs="Times New Roman"/>
          <w:sz w:val="24"/>
          <w:szCs w:val="24"/>
        </w:rPr>
      </w:pPr>
      <w:ins w:id="304" w:author="Author">
        <w:r>
          <w:rPr>
            <w:rFonts w:ascii="Times New Roman" w:hAnsi="Times New Roman" w:cs="Times New Roman"/>
            <w:sz w:val="28"/>
            <w:szCs w:val="24"/>
          </w:rPr>
          <w:t xml:space="preserve"> </w:t>
        </w:r>
        <m:oMath>
          <m:r>
            <m:rPr>
              <m:sty m:val="p"/>
            </m:rP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e>
            <m:e>
              <m:r>
                <m:rPr>
                  <m:sty m:val="bi"/>
                </m:rP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i/>
                      <w:sz w:val="24"/>
                      <w:szCs w:val="24"/>
                    </w:rPr>
                  </m:ctrlPr>
                </m:dPr>
                <m:e>
                  <m:r>
                    <m:rPr>
                      <m:sty m:val="bi"/>
                    </m:rPr>
                    <w:rPr>
                      <w:rFonts w:ascii="Cambria Math" w:hAnsi="Cambria Math" w:cs="Times New Roman"/>
                      <w:sz w:val="24"/>
                      <w:szCs w:val="24"/>
                    </w:rPr>
                    <m:t>x</m:t>
                  </m:r>
                </m:e>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e>
              </m:d>
            </m:num>
            <m:den>
              <m:r>
                <m:rPr>
                  <m:sty m:val="p"/>
                </m:rPr>
                <w:rPr>
                  <w:rFonts w:ascii="Cambria Math" w:hAnsi="Cambria Math" w:cs="Times New Roman"/>
                  <w:sz w:val="24"/>
                  <w:szCs w:val="24"/>
                </w:rPr>
                <m:t>p</m:t>
              </m:r>
              <m:d>
                <m:dPr>
                  <m:ctrlPr>
                    <w:rPr>
                      <w:rFonts w:ascii="Cambria Math" w:hAnsi="Cambria Math" w:cs="Times New Roman"/>
                      <w:i/>
                      <w:sz w:val="24"/>
                      <w:szCs w:val="24"/>
                    </w:rPr>
                  </m:ctrlPr>
                </m:dPr>
                <m:e>
                  <m:r>
                    <m:rPr>
                      <m:sty m:val="bi"/>
                    </m:rPr>
                    <w:rPr>
                      <w:rFonts w:ascii="Cambria Math" w:hAnsi="Cambria Math" w:cs="Times New Roman"/>
                      <w:sz w:val="24"/>
                      <w:szCs w:val="24"/>
                    </w:rPr>
                    <m:t>x</m:t>
                  </m:r>
                </m:e>
              </m:d>
            </m:den>
          </m:f>
        </m:oMath>
        <w:r w:rsidRPr="004E55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E5525">
          <w:rPr>
            <w:rFonts w:ascii="Times New Roman" w:hAnsi="Times New Roman" w:cs="Times New Roman"/>
            <w:sz w:val="24"/>
            <w:szCs w:val="24"/>
          </w:rPr>
          <w:t>(</w:t>
        </w:r>
        <w:del w:id="305" w:author="Author">
          <w:r w:rsidDel="00C070BC">
            <w:rPr>
              <w:rFonts w:ascii="Times New Roman" w:hAnsi="Times New Roman" w:cs="Times New Roman"/>
              <w:sz w:val="24"/>
              <w:szCs w:val="24"/>
            </w:rPr>
            <w:delText>5</w:delText>
          </w:r>
        </w:del>
        <w:r w:rsidR="00C070BC">
          <w:rPr>
            <w:rFonts w:ascii="Times New Roman" w:hAnsi="Times New Roman" w:cs="Times New Roman"/>
            <w:sz w:val="24"/>
            <w:szCs w:val="24"/>
          </w:rPr>
          <w:t>6</w:t>
        </w:r>
        <w:r w:rsidRPr="004E5525">
          <w:rPr>
            <w:rFonts w:ascii="Times New Roman" w:hAnsi="Times New Roman" w:cs="Times New Roman"/>
            <w:sz w:val="24"/>
            <w:szCs w:val="24"/>
          </w:rPr>
          <w:t>)</w:t>
        </w:r>
      </w:ins>
    </w:p>
    <w:p w14:paraId="1DD49D9E" w14:textId="77777777" w:rsidR="001458E4" w:rsidRPr="00157106" w:rsidRDefault="001458E4" w:rsidP="001458E4">
      <w:pPr>
        <w:spacing w:after="0" w:line="480" w:lineRule="auto"/>
        <w:rPr>
          <w:ins w:id="306" w:author="Author"/>
          <w:rFonts w:ascii="Times New Roman" w:hAnsi="Times New Roman" w:cs="Times New Roman"/>
          <w:sz w:val="24"/>
          <w:szCs w:val="24"/>
        </w:rPr>
      </w:pPr>
      <w:ins w:id="307" w:author="Author">
        <w:r>
          <w:rPr>
            <w:rFonts w:ascii="Times New Roman" w:hAnsi="Times New Roman" w:cs="Times New Roman"/>
            <w:sz w:val="24"/>
            <w:szCs w:val="24"/>
          </w:rPr>
          <w:t xml:space="preserve">where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m:rPr>
              <m:sty m:val="bi"/>
            </m:rPr>
            <w:rPr>
              <w:rFonts w:ascii="Cambria Math" w:hAnsi="Cambria Math" w:cs="Times New Roman"/>
              <w:sz w:val="24"/>
              <w:szCs w:val="24"/>
            </w:rPr>
            <m:t>)</m:t>
          </m:r>
        </m:oMath>
        <w:r>
          <w:rPr>
            <w:rFonts w:ascii="Times New Roman" w:hAnsi="Times New Roman" w:cs="Times New Roman"/>
            <w:sz w:val="24"/>
            <w:szCs w:val="24"/>
          </w:rPr>
          <w:t xml:space="preserve"> is the prior probability of observing a class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w:r>
          <w:rPr>
            <w:rFonts w:ascii="Times New Roman" w:hAnsi="Times New Roman" w:cs="Times New Roman"/>
            <w:sz w:val="24"/>
            <w:szCs w:val="24"/>
          </w:rPr>
          <w:t xml:space="preserve">, </w:t>
        </w:r>
        <m:oMath>
          <m:r>
            <m:rPr>
              <m:sty m:val="p"/>
            </m:rPr>
            <w:rPr>
              <w:rFonts w:ascii="Cambria Math" w:hAnsi="Cambria Math" w:cs="Times New Roman" w:hint="eastAsia"/>
              <w:sz w:val="24"/>
              <w:szCs w:val="24"/>
            </w:rPr>
            <m:t>p</m:t>
          </m:r>
          <m:d>
            <m:dPr>
              <m:ctrlPr>
                <w:rPr>
                  <w:rFonts w:ascii="Cambria Math" w:hAnsi="Cambria Math" w:cs="Times New Roman"/>
                  <w:i/>
                  <w:sz w:val="24"/>
                  <w:szCs w:val="24"/>
                </w:rPr>
              </m:ctrlPr>
            </m:dPr>
            <m:e>
              <m:r>
                <m:rPr>
                  <m:sty m:val="bi"/>
                </m:rPr>
                <w:rPr>
                  <w:rFonts w:ascii="Cambria Math" w:hAnsi="Cambria Math" w:cs="Times New Roman" w:hint="eastAsia"/>
                  <w:sz w:val="24"/>
                  <w:szCs w:val="24"/>
                </w:rPr>
                <m:t>x</m:t>
              </m:r>
            </m:e>
            <m:e>
              <m:sSub>
                <m:sSubPr>
                  <m:ctrlPr>
                    <w:rPr>
                      <w:rFonts w:ascii="Cambria Math" w:hAnsi="Cambria Math" w:cs="Times New Roman"/>
                      <w:i/>
                      <w:sz w:val="24"/>
                      <w:szCs w:val="24"/>
                    </w:rPr>
                  </m:ctrlPr>
                </m:sSubPr>
                <m:e>
                  <m:r>
                    <w:rPr>
                      <w:rFonts w:ascii="Cambria Math" w:hAnsi="Cambria Math" w:cs="Times New Roman" w:hint="eastAsia"/>
                      <w:sz w:val="24"/>
                      <w:szCs w:val="24"/>
                    </w:rPr>
                    <m:t>C</m:t>
                  </m:r>
                </m:e>
                <m:sub>
                  <m:r>
                    <w:rPr>
                      <w:rFonts w:ascii="Cambria Math" w:hAnsi="Cambria Math" w:cs="Times New Roman" w:hint="eastAsia"/>
                      <w:sz w:val="24"/>
                      <w:szCs w:val="24"/>
                    </w:rPr>
                    <m:t>k</m:t>
                  </m:r>
                </m:sub>
              </m:sSub>
            </m:e>
          </m:d>
        </m:oMath>
        <w:r w:rsidRPr="007B17E3">
          <w:rPr>
            <w:rFonts w:ascii="Times New Roman" w:hAnsi="Times New Roman" w:cs="Times New Roman"/>
            <w:sz w:val="24"/>
            <w:szCs w:val="24"/>
          </w:rPr>
          <w:t xml:space="preserve"> is the like</w:t>
        </w:r>
        <w:r>
          <w:rPr>
            <w:rFonts w:ascii="Times New Roman" w:hAnsi="Times New Roman" w:cs="Times New Roman"/>
            <w:sz w:val="24"/>
            <w:szCs w:val="24"/>
          </w:rPr>
          <w:t xml:space="preserve">lihood of observing </w:t>
        </w:r>
        <w:r w:rsidRPr="004E5525">
          <w:rPr>
            <w:rFonts w:ascii="Times New Roman" w:hAnsi="Times New Roman" w:cs="Times New Roman"/>
            <w:b/>
            <w:sz w:val="24"/>
            <w:szCs w:val="24"/>
          </w:rPr>
          <w:t>x</w:t>
        </w:r>
        <w:r>
          <w:rPr>
            <w:rFonts w:ascii="Times New Roman" w:hAnsi="Times New Roman" w:cs="Times New Roman"/>
            <w:sz w:val="24"/>
            <w:szCs w:val="24"/>
          </w:rPr>
          <w:t xml:space="preserve">  given</w:t>
        </w:r>
        <w:r w:rsidRPr="004E552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w:r>
          <w:rPr>
            <w:rFonts w:ascii="Times New Roman" w:hAnsi="Times New Roman" w:cs="Times New Roman"/>
            <w:sz w:val="24"/>
            <w:szCs w:val="24"/>
          </w:rPr>
          <w:t>, and</w:t>
        </w:r>
        <w:r w:rsidRPr="00157106">
          <w:rPr>
            <w:rFonts w:ascii="Times New Roman" w:hAnsi="Times New Roman" w:cs="Times New Roman"/>
            <w:sz w:val="24"/>
            <w:szCs w:val="24"/>
          </w:rPr>
          <w:t xml:space="preserve"> </w:t>
        </w:r>
        <m:oMath>
          <m:r>
            <m:rPr>
              <m:sty m:val="p"/>
            </m:rPr>
            <w:rPr>
              <w:rFonts w:ascii="Cambria Math" w:hAnsi="Cambria Math" w:cs="Times New Roman" w:hint="eastAsia"/>
              <w:sz w:val="24"/>
              <w:szCs w:val="24"/>
            </w:rPr>
            <m:t>p</m:t>
          </m:r>
          <m:d>
            <m:dPr>
              <m:ctrlPr>
                <w:rPr>
                  <w:rFonts w:ascii="Cambria Math" w:hAnsi="Cambria Math" w:cs="Times New Roman"/>
                  <w:i/>
                  <w:sz w:val="24"/>
                  <w:szCs w:val="24"/>
                </w:rPr>
              </m:ctrlPr>
            </m:dPr>
            <m:e>
              <m:r>
                <m:rPr>
                  <m:sty m:val="bi"/>
                </m:rPr>
                <w:rPr>
                  <w:rFonts w:ascii="Cambria Math" w:hAnsi="Cambria Math" w:cs="Times New Roman" w:hint="eastAsia"/>
                  <w:sz w:val="24"/>
                  <w:szCs w:val="24"/>
                </w:rPr>
                <m:t>x</m:t>
              </m:r>
            </m:e>
          </m:d>
        </m:oMath>
        <w:r>
          <w:rPr>
            <w:rFonts w:ascii="Times New Roman" w:hAnsi="Times New Roman" w:cs="Times New Roman"/>
            <w:sz w:val="24"/>
            <w:szCs w:val="24"/>
          </w:rPr>
          <w:t xml:space="preserve"> is the probability of observing</w:t>
        </w:r>
        <w:r w:rsidRPr="00157106">
          <w:rPr>
            <w:rFonts w:ascii="Times New Roman" w:hAnsi="Times New Roman" w:cs="Times New Roman"/>
            <w:b/>
            <w:sz w:val="24"/>
            <w:szCs w:val="24"/>
          </w:rPr>
          <w:t xml:space="preserve"> </w:t>
        </w:r>
        <w:r w:rsidRPr="004E5525">
          <w:rPr>
            <w:rFonts w:ascii="Times New Roman" w:hAnsi="Times New Roman" w:cs="Times New Roman"/>
            <w:b/>
            <w:sz w:val="24"/>
            <w:szCs w:val="24"/>
          </w:rPr>
          <w:t>x</w:t>
        </w:r>
        <w:r>
          <w:rPr>
            <w:rFonts w:ascii="Times New Roman" w:hAnsi="Times New Roman" w:cs="Times New Roman"/>
            <w:sz w:val="24"/>
            <w:szCs w:val="24"/>
          </w:rPr>
          <w:t xml:space="preserve">. </w:t>
        </w:r>
      </w:ins>
    </w:p>
    <w:p w14:paraId="00AF7172" w14:textId="12957A96" w:rsidR="001458E4" w:rsidRPr="004E5525" w:rsidRDefault="001458E4" w:rsidP="001458E4">
      <w:pPr>
        <w:spacing w:after="0" w:line="480" w:lineRule="auto"/>
        <w:ind w:firstLine="720"/>
        <w:rPr>
          <w:ins w:id="308" w:author="Author"/>
          <w:rFonts w:ascii="Times New Roman" w:hAnsi="Times New Roman" w:cs="Times New Roman"/>
          <w:sz w:val="24"/>
          <w:szCs w:val="24"/>
        </w:rPr>
      </w:pPr>
      <m:oMath>
        <m:r>
          <w:ins w:id="309" w:author="Author">
            <m:rPr>
              <m:sty m:val="p"/>
            </m:rPr>
            <w:rPr>
              <w:rFonts w:ascii="Cambria Math" w:hAnsi="Cambria Math" w:cs="Times New Roman"/>
              <w:sz w:val="24"/>
              <w:szCs w:val="24"/>
            </w:rPr>
            <m:t>A</m:t>
          </w:ins>
        </m:r>
      </m:oMath>
      <w:ins w:id="310" w:author="Author">
        <w:r w:rsidRPr="004E5525">
          <w:rPr>
            <w:rFonts w:ascii="Times New Roman" w:hAnsi="Times New Roman" w:cs="Times New Roman"/>
            <w:sz w:val="24"/>
            <w:szCs w:val="24"/>
          </w:rPr>
          <w:t>ssum</w:t>
        </w:r>
        <w:r>
          <w:rPr>
            <w:rFonts w:ascii="Times New Roman" w:hAnsi="Times New Roman" w:cs="Times New Roman"/>
            <w:sz w:val="24"/>
            <w:szCs w:val="24"/>
          </w:rPr>
          <w:t>ing</w:t>
        </w:r>
        <w:r w:rsidRPr="004E5525">
          <w:rPr>
            <w:rFonts w:ascii="Times New Roman" w:hAnsi="Times New Roman" w:cs="Times New Roman"/>
            <w:sz w:val="24"/>
            <w:szCs w:val="24"/>
          </w:rPr>
          <w:t xml:space="preserve"> strong na</w:t>
        </w:r>
        <w:r w:rsidRPr="004E5525">
          <w:rPr>
            <w:rFonts w:ascii="Times New Roman" w:hAnsi="Times New Roman" w:cs="Times New Roman"/>
            <w:b/>
            <w:sz w:val="24"/>
            <w:szCs w:val="24"/>
          </w:rPr>
          <w:t>ï</w:t>
        </w:r>
        <w:r w:rsidRPr="004E5525">
          <w:rPr>
            <w:rFonts w:ascii="Times New Roman" w:hAnsi="Times New Roman" w:cs="Times New Roman"/>
            <w:sz w:val="24"/>
            <w:szCs w:val="24"/>
          </w:rPr>
          <w:t>ve independence</w:t>
        </w:r>
        <w:r>
          <w:rPr>
            <w:rFonts w:ascii="Times New Roman" w:hAnsi="Times New Roman" w:cs="Times New Roman"/>
            <w:sz w:val="24"/>
            <w:szCs w:val="24"/>
          </w:rPr>
          <w:t>,</w:t>
        </w:r>
        <w:r w:rsidRPr="004E5525">
          <w:rPr>
            <w:rFonts w:ascii="Times New Roman" w:hAnsi="Times New Roman" w:cs="Times New Roman"/>
            <w:sz w:val="24"/>
            <w:szCs w:val="24"/>
          </w:rPr>
          <w:t xml:space="preserve"> the probabilistic chain rule </w:t>
        </w:r>
        <w:r>
          <w:rPr>
            <w:rFonts w:ascii="Times New Roman" w:hAnsi="Times New Roman" w:cs="Times New Roman"/>
            <w:sz w:val="24"/>
            <w:szCs w:val="24"/>
          </w:rPr>
          <w:t>can be</w:t>
        </w:r>
        <w:r w:rsidRPr="004E5525">
          <w:rPr>
            <w:rFonts w:ascii="Times New Roman" w:hAnsi="Times New Roman" w:cs="Times New Roman"/>
            <w:sz w:val="24"/>
            <w:szCs w:val="24"/>
          </w:rPr>
          <w:t xml:space="preserve"> used to transform the likelihood </w:t>
        </w:r>
        <m:oMath>
          <m:r>
            <m:rPr>
              <m:sty m:val="p"/>
            </m:rPr>
            <w:rPr>
              <w:rFonts w:ascii="Cambria Math" w:hAnsi="Cambria Math" w:cs="Times New Roman"/>
              <w:sz w:val="24"/>
              <w:szCs w:val="24"/>
            </w:rPr>
            <m:t>p</m:t>
          </m:r>
          <m:d>
            <m:dPr>
              <m:ctrlPr>
                <w:rPr>
                  <w:rFonts w:ascii="Cambria Math" w:hAnsi="Cambria Math" w:cs="Times New Roman"/>
                  <w:i/>
                  <w:sz w:val="24"/>
                  <w:szCs w:val="24"/>
                </w:rPr>
              </m:ctrlPr>
            </m:dPr>
            <m:e>
              <m:r>
                <m:rPr>
                  <m:sty m:val="bi"/>
                </m:rPr>
                <w:rPr>
                  <w:rFonts w:ascii="Cambria Math" w:hAnsi="Cambria Math" w:cs="Times New Roman"/>
                  <w:sz w:val="24"/>
                  <w:szCs w:val="24"/>
                </w:rPr>
                <m:t>x</m:t>
              </m:r>
            </m:e>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e>
          </m:d>
        </m:oMath>
        <w:r>
          <w:rPr>
            <w:rFonts w:ascii="Times New Roman" w:hAnsi="Times New Roman" w:cs="Times New Roman"/>
            <w:sz w:val="24"/>
            <w:szCs w:val="24"/>
          </w:rPr>
          <w:t xml:space="preserve"> </w:t>
        </w:r>
        <w:r w:rsidRPr="004E5525">
          <w:rPr>
            <w:rFonts w:ascii="Times New Roman" w:hAnsi="Times New Roman" w:cs="Times New Roman"/>
            <w:sz w:val="24"/>
            <w:szCs w:val="24"/>
          </w:rPr>
          <w:t xml:space="preserve">of </w:t>
        </w:r>
        <w:r w:rsidRPr="004E5525">
          <w:rPr>
            <w:rFonts w:ascii="Times New Roman" w:hAnsi="Times New Roman" w:cs="Times New Roman"/>
            <w:b/>
            <w:sz w:val="24"/>
            <w:szCs w:val="24"/>
          </w:rPr>
          <w:t>x</w:t>
        </w:r>
        <w:r w:rsidRPr="004E5525">
          <w:rPr>
            <w:rFonts w:ascii="Times New Roman" w:hAnsi="Times New Roman" w:cs="Times New Roman"/>
            <w:sz w:val="24"/>
            <w:szCs w:val="24"/>
          </w:rPr>
          <w:t xml:space="preserve"> into the probabilities of each of the features of </w:t>
        </w:r>
        <w:r w:rsidRPr="004E5525">
          <w:rPr>
            <w:rFonts w:ascii="Times New Roman" w:hAnsi="Times New Roman" w:cs="Times New Roman"/>
            <w:b/>
            <w:sz w:val="24"/>
            <w:szCs w:val="24"/>
          </w:rPr>
          <w:t xml:space="preserve">x </w:t>
        </w:r>
        <w:r w:rsidRPr="004E5525">
          <w:rPr>
            <w:rFonts w:ascii="Times New Roman" w:hAnsi="Times New Roman" w:cs="Times New Roman"/>
            <w:sz w:val="24"/>
            <w:szCs w:val="24"/>
          </w:rPr>
          <w:t>given a class</w:t>
        </w:r>
        <w:r w:rsidR="00E91ADB">
          <w:rPr>
            <w:rFonts w:ascii="Times New Roman" w:hAnsi="Times New Roman" w:cs="Times New Roman"/>
            <w:sz w:val="24"/>
            <w:szCs w:val="24"/>
          </w:rPr>
          <w:t>:</w:t>
        </w:r>
        <w:r w:rsidRPr="004E5525">
          <w:rPr>
            <w:rFonts w:ascii="Times New Roman" w:hAnsi="Times New Roman" w:cs="Times New Roman"/>
            <w:sz w:val="24"/>
            <w:szCs w:val="24"/>
          </w:rPr>
          <w:t xml:space="preserve"> </w:t>
        </w:r>
      </w:ins>
    </w:p>
    <w:p w14:paraId="659FDAFC" w14:textId="08899A48" w:rsidR="001458E4" w:rsidRPr="004E5525" w:rsidRDefault="001458E4" w:rsidP="001458E4">
      <w:pPr>
        <w:spacing w:after="0" w:line="480" w:lineRule="auto"/>
        <w:ind w:left="2160" w:firstLine="720"/>
        <w:jc w:val="center"/>
        <w:rPr>
          <w:ins w:id="311" w:author="Author"/>
          <w:rFonts w:ascii="Times New Roman" w:hAnsi="Times New Roman" w:cs="Times New Roman"/>
          <w:sz w:val="28"/>
          <w:szCs w:val="24"/>
        </w:rPr>
      </w:pPr>
      <m:oMath>
        <m:r>
          <w:ins w:id="312" w:author="Author">
            <m:rPr>
              <m:sty m:val="p"/>
            </m:rPr>
            <w:rPr>
              <w:rFonts w:ascii="Cambria Math" w:hAnsi="Cambria Math" w:cs="Times New Roman"/>
              <w:sz w:val="24"/>
              <w:szCs w:val="24"/>
            </w:rPr>
            <m:t>p</m:t>
          </w:ins>
        </m:r>
        <m:d>
          <m:dPr>
            <m:ctrlPr>
              <w:ins w:id="313" w:author="Author">
                <w:rPr>
                  <w:rFonts w:ascii="Cambria Math" w:hAnsi="Cambria Math" w:cs="Times New Roman"/>
                  <w:i/>
                  <w:sz w:val="24"/>
                  <w:szCs w:val="24"/>
                </w:rPr>
              </w:ins>
            </m:ctrlPr>
          </m:dPr>
          <m:e>
            <m:r>
              <w:ins w:id="314" w:author="Author">
                <m:rPr>
                  <m:sty m:val="bi"/>
                </m:rPr>
                <w:rPr>
                  <w:rFonts w:ascii="Cambria Math" w:hAnsi="Cambria Math" w:cs="Times New Roman"/>
                  <w:sz w:val="24"/>
                  <w:szCs w:val="24"/>
                </w:rPr>
                <m:t>x</m:t>
              </w:ins>
            </m:r>
          </m:e>
          <m:e>
            <m:sSub>
              <m:sSubPr>
                <m:ctrlPr>
                  <w:ins w:id="315" w:author="Author">
                    <w:rPr>
                      <w:rFonts w:ascii="Cambria Math" w:hAnsi="Cambria Math" w:cs="Times New Roman"/>
                      <w:i/>
                      <w:sz w:val="24"/>
                      <w:szCs w:val="24"/>
                    </w:rPr>
                  </w:ins>
                </m:ctrlPr>
              </m:sSubPr>
              <m:e>
                <m:r>
                  <w:ins w:id="316" w:author="Author">
                    <w:rPr>
                      <w:rFonts w:ascii="Cambria Math" w:hAnsi="Cambria Math" w:cs="Times New Roman"/>
                      <w:sz w:val="24"/>
                      <w:szCs w:val="24"/>
                    </w:rPr>
                    <m:t>C</m:t>
                  </w:ins>
                </m:r>
              </m:e>
              <m:sub>
                <m:r>
                  <w:ins w:id="317" w:author="Author">
                    <w:rPr>
                      <w:rFonts w:ascii="Cambria Math" w:hAnsi="Cambria Math" w:cs="Times New Roman"/>
                      <w:sz w:val="24"/>
                      <w:szCs w:val="24"/>
                    </w:rPr>
                    <m:t>k</m:t>
                  </w:ins>
                </m:r>
              </m:sub>
            </m:sSub>
          </m:e>
        </m:d>
        <m:r>
          <w:ins w:id="318" w:author="Author">
            <w:rPr>
              <w:rFonts w:ascii="Cambria Math" w:hAnsi="Cambria Math" w:cs="Times New Roman"/>
              <w:sz w:val="24"/>
              <w:szCs w:val="24"/>
            </w:rPr>
            <m:t>=</m:t>
          </w:ins>
        </m:r>
        <m:nary>
          <m:naryPr>
            <m:chr m:val="∏"/>
            <m:limLoc m:val="undOvr"/>
            <m:ctrlPr>
              <w:ins w:id="319" w:author="Author">
                <w:rPr>
                  <w:rFonts w:ascii="Cambria Math" w:hAnsi="Cambria Math" w:cs="Times New Roman"/>
                  <w:i/>
                  <w:sz w:val="24"/>
                  <w:szCs w:val="24"/>
                </w:rPr>
              </w:ins>
            </m:ctrlPr>
          </m:naryPr>
          <m:sub>
            <m:r>
              <w:ins w:id="320" w:author="Author">
                <w:rPr>
                  <w:rFonts w:ascii="Cambria Math" w:hAnsi="Cambria Math" w:cs="Times New Roman"/>
                  <w:sz w:val="24"/>
                  <w:szCs w:val="24"/>
                </w:rPr>
                <m:t>i=0</m:t>
              </w:ins>
            </m:r>
          </m:sub>
          <m:sup>
            <m:r>
              <w:ins w:id="321" w:author="Author">
                <w:rPr>
                  <w:rFonts w:ascii="Cambria Math" w:hAnsi="Cambria Math" w:cs="Times New Roman"/>
                  <w:sz w:val="24"/>
                  <w:szCs w:val="24"/>
                </w:rPr>
                <m:t>N</m:t>
              </w:ins>
            </m:r>
          </m:sup>
          <m:e>
            <m:r>
              <w:ins w:id="322" w:author="Author">
                <m:rPr>
                  <m:sty m:val="p"/>
                </m:rPr>
                <w:rPr>
                  <w:rFonts w:ascii="Cambria Math" w:hAnsi="Cambria Math" w:cs="Times New Roman"/>
                  <w:sz w:val="24"/>
                  <w:szCs w:val="24"/>
                </w:rPr>
                <m:t>p</m:t>
              </w:ins>
            </m:r>
            <m:d>
              <m:dPr>
                <m:ctrlPr>
                  <w:ins w:id="323" w:author="Author">
                    <w:rPr>
                      <w:rFonts w:ascii="Cambria Math" w:hAnsi="Cambria Math" w:cs="Times New Roman"/>
                      <w:i/>
                      <w:sz w:val="24"/>
                      <w:szCs w:val="24"/>
                    </w:rPr>
                  </w:ins>
                </m:ctrlPr>
              </m:dPr>
              <m:e>
                <m:sSub>
                  <m:sSubPr>
                    <m:ctrlPr>
                      <w:ins w:id="324" w:author="Author">
                        <w:rPr>
                          <w:rFonts w:ascii="Cambria Math" w:hAnsi="Cambria Math" w:cs="Times New Roman"/>
                          <w:i/>
                          <w:sz w:val="24"/>
                          <w:szCs w:val="24"/>
                        </w:rPr>
                      </w:ins>
                    </m:ctrlPr>
                  </m:sSubPr>
                  <m:e>
                    <m:r>
                      <w:ins w:id="325" w:author="Author">
                        <w:rPr>
                          <w:rFonts w:ascii="Cambria Math" w:hAnsi="Cambria Math" w:cs="Times New Roman"/>
                          <w:sz w:val="24"/>
                          <w:szCs w:val="24"/>
                        </w:rPr>
                        <m:t>x</m:t>
                      </w:ins>
                    </m:r>
                  </m:e>
                  <m:sub>
                    <m:r>
                      <w:ins w:id="326" w:author="Author">
                        <w:rPr>
                          <w:rFonts w:ascii="Cambria Math" w:hAnsi="Cambria Math" w:cs="Times New Roman"/>
                          <w:sz w:val="24"/>
                          <w:szCs w:val="24"/>
                        </w:rPr>
                        <m:t>i</m:t>
                      </w:ins>
                    </m:r>
                  </m:sub>
                </m:sSub>
              </m:e>
              <m:e>
                <m:sSub>
                  <m:sSubPr>
                    <m:ctrlPr>
                      <w:ins w:id="327" w:author="Author">
                        <w:rPr>
                          <w:rFonts w:ascii="Cambria Math" w:hAnsi="Cambria Math" w:cs="Times New Roman"/>
                          <w:i/>
                          <w:sz w:val="24"/>
                          <w:szCs w:val="24"/>
                        </w:rPr>
                      </w:ins>
                    </m:ctrlPr>
                  </m:sSubPr>
                  <m:e>
                    <m:r>
                      <w:ins w:id="328" w:author="Author">
                        <w:rPr>
                          <w:rFonts w:ascii="Cambria Math" w:hAnsi="Cambria Math" w:cs="Times New Roman"/>
                          <w:sz w:val="24"/>
                          <w:szCs w:val="24"/>
                        </w:rPr>
                        <m:t>C</m:t>
                      </w:ins>
                    </m:r>
                  </m:e>
                  <m:sub>
                    <m:r>
                      <w:ins w:id="329" w:author="Author">
                        <w:rPr>
                          <w:rFonts w:ascii="Cambria Math" w:hAnsi="Cambria Math" w:cs="Times New Roman"/>
                          <w:sz w:val="24"/>
                          <w:szCs w:val="24"/>
                        </w:rPr>
                        <m:t>k</m:t>
                      </w:ins>
                    </m:r>
                  </m:sub>
                </m:sSub>
              </m:e>
            </m:d>
          </m:e>
        </m:nary>
        <m:r>
          <w:ins w:id="330" w:author="Author">
            <w:rPr>
              <w:rFonts w:ascii="Cambria Math" w:hAnsi="Cambria Math" w:cs="Times New Roman"/>
              <w:sz w:val="24"/>
              <w:szCs w:val="24"/>
            </w:rPr>
            <m:t>.</m:t>
          </w:ins>
        </m:r>
      </m:oMath>
      <w:ins w:id="331" w:author="Author">
        <w:r w:rsidRPr="004E5525">
          <w:rPr>
            <w:rFonts w:ascii="Times New Roman" w:hAnsi="Times New Roman" w:cs="Times New Roman"/>
            <w:sz w:val="28"/>
            <w:szCs w:val="24"/>
          </w:rPr>
          <w:t xml:space="preserve">       </w:t>
        </w:r>
        <w:r w:rsidRPr="004E55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C070BC">
          <w:rPr>
            <w:rFonts w:ascii="Times New Roman" w:hAnsi="Times New Roman" w:cs="Times New Roman"/>
            <w:sz w:val="24"/>
            <w:szCs w:val="24"/>
          </w:rPr>
          <w:t xml:space="preserve">   </w:t>
        </w:r>
        <w:r w:rsidRPr="004E5525">
          <w:rPr>
            <w:rFonts w:ascii="Times New Roman" w:hAnsi="Times New Roman" w:cs="Times New Roman"/>
            <w:sz w:val="24"/>
            <w:szCs w:val="24"/>
          </w:rPr>
          <w:t>(</w:t>
        </w:r>
        <w:del w:id="332" w:author="Author">
          <w:r w:rsidDel="00C070BC">
            <w:rPr>
              <w:rFonts w:ascii="Times New Roman" w:hAnsi="Times New Roman" w:cs="Times New Roman"/>
              <w:sz w:val="24"/>
              <w:szCs w:val="24"/>
            </w:rPr>
            <w:delText>6</w:delText>
          </w:r>
        </w:del>
        <w:r w:rsidR="00C070BC">
          <w:rPr>
            <w:rFonts w:ascii="Times New Roman" w:hAnsi="Times New Roman" w:cs="Times New Roman"/>
            <w:sz w:val="24"/>
            <w:szCs w:val="24"/>
          </w:rPr>
          <w:t>7</w:t>
        </w:r>
        <w:r w:rsidRPr="004E5525">
          <w:rPr>
            <w:rFonts w:ascii="Times New Roman" w:hAnsi="Times New Roman" w:cs="Times New Roman"/>
            <w:sz w:val="24"/>
            <w:szCs w:val="24"/>
          </w:rPr>
          <w:t>)</w:t>
        </w:r>
      </w:ins>
    </w:p>
    <w:p w14:paraId="40A0D4B5" w14:textId="72ED7B15" w:rsidR="001458E4" w:rsidRPr="004E5525" w:rsidRDefault="001458E4" w:rsidP="001458E4">
      <w:pPr>
        <w:spacing w:after="0" w:line="480" w:lineRule="auto"/>
        <w:rPr>
          <w:ins w:id="333" w:author="Author"/>
          <w:rFonts w:ascii="Times New Roman" w:hAnsi="Times New Roman" w:cs="Times New Roman"/>
          <w:sz w:val="24"/>
          <w:szCs w:val="24"/>
        </w:rPr>
      </w:pPr>
      <w:ins w:id="334" w:author="Author">
        <w:r>
          <w:rPr>
            <w:rFonts w:ascii="Times New Roman" w:hAnsi="Times New Roman" w:cs="Times New Roman"/>
            <w:sz w:val="24"/>
            <w:szCs w:val="24"/>
          </w:rPr>
          <w:t>T</w:t>
        </w:r>
        <w:r w:rsidRPr="004E5525">
          <w:rPr>
            <w:rFonts w:ascii="Times New Roman" w:hAnsi="Times New Roman" w:cs="Times New Roman"/>
            <w:sz w:val="24"/>
            <w:szCs w:val="24"/>
          </w:rPr>
          <w:t>his study</w:t>
        </w:r>
        <w:r>
          <w:rPr>
            <w:rFonts w:ascii="Times New Roman" w:hAnsi="Times New Roman" w:cs="Times New Roman"/>
            <w:sz w:val="24"/>
            <w:szCs w:val="24"/>
          </w:rPr>
          <w:t xml:space="preserve"> used</w:t>
        </w:r>
        <w:r w:rsidRPr="004E5525">
          <w:rPr>
            <w:rFonts w:ascii="Times New Roman" w:hAnsi="Times New Roman" w:cs="Times New Roman"/>
            <w:sz w:val="24"/>
            <w:szCs w:val="24"/>
          </w:rPr>
          <w:t xml:space="preserve"> the Gaussian NB </w:t>
        </w:r>
        <w:r>
          <w:rPr>
            <w:rFonts w:ascii="Times New Roman" w:hAnsi="Times New Roman" w:cs="Times New Roman"/>
            <w:sz w:val="24"/>
            <w:szCs w:val="24"/>
          </w:rPr>
          <w:t>in which the</w:t>
        </w:r>
        <w:r w:rsidRPr="004E5525">
          <w:rPr>
            <w:rFonts w:ascii="Times New Roman" w:hAnsi="Times New Roman" w:cs="Times New Roman"/>
            <w:sz w:val="24"/>
            <w:szCs w:val="24"/>
          </w:rPr>
          <w:t xml:space="preserve"> Gaussian distribution</w:t>
        </w:r>
        <w:r>
          <w:rPr>
            <w:rFonts w:ascii="Times New Roman" w:hAnsi="Times New Roman" w:cs="Times New Roman"/>
            <w:sz w:val="24"/>
            <w:szCs w:val="24"/>
          </w:rPr>
          <w:t xml:space="preserve"> </w:t>
        </w:r>
      </w:ins>
    </w:p>
    <w:p w14:paraId="750CFCEA" w14:textId="74D8F88F" w:rsidR="001458E4" w:rsidRPr="004E5525" w:rsidRDefault="001458E4" w:rsidP="001458E4">
      <w:pPr>
        <w:tabs>
          <w:tab w:val="center" w:pos="5400"/>
          <w:tab w:val="left" w:pos="8330"/>
        </w:tabs>
        <w:spacing w:after="0" w:line="480" w:lineRule="auto"/>
        <w:ind w:firstLine="720"/>
        <w:rPr>
          <w:ins w:id="335" w:author="Author"/>
          <w:rFonts w:ascii="Times New Roman" w:hAnsi="Times New Roman" w:cs="Times New Roman"/>
          <w:sz w:val="24"/>
          <w:szCs w:val="24"/>
        </w:rPr>
      </w:pPr>
      <w:ins w:id="336" w:author="Author">
        <w:r>
          <w:rPr>
            <w:rFonts w:ascii="Times New Roman" w:hAnsi="Times New Roman" w:cs="Times New Roman"/>
            <w:sz w:val="24"/>
            <w:szCs w:val="24"/>
          </w:rPr>
          <w:t xml:space="preserve">                               </w:t>
        </w:r>
        <w:r w:rsidRPr="004E5525">
          <w:rPr>
            <w:rFonts w:ascii="Times New Roman" w:hAnsi="Times New Roman" w:cs="Times New Roman"/>
            <w:sz w:val="28"/>
            <w:szCs w:val="24"/>
          </w:rPr>
          <w:t xml:space="preserve"> </w:t>
        </w:r>
        <m:oMath>
          <m:r>
            <m:rPr>
              <m:sty m:val="p"/>
            </m:rP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sup>
                      <m:r>
                        <w:rPr>
                          <w:rFonts w:ascii="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den>
              </m:f>
            </m:sup>
          </m:sSup>
        </m:oMath>
        <w:del w:id="337" w:author="Author">
          <w:r w:rsidDel="005027A9">
            <w:rPr>
              <w:rFonts w:ascii="Times New Roman" w:hAnsi="Times New Roman" w:cs="Times New Roman"/>
              <w:sz w:val="24"/>
              <w:szCs w:val="24"/>
            </w:rPr>
            <w:delText>.</w:delText>
          </w:r>
        </w:del>
        <w:r w:rsidRPr="004E55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E5525">
          <w:rPr>
            <w:rFonts w:ascii="Times New Roman" w:hAnsi="Times New Roman" w:cs="Times New Roman"/>
            <w:sz w:val="24"/>
            <w:szCs w:val="24"/>
          </w:rPr>
          <w:t>(</w:t>
        </w:r>
        <w:del w:id="338" w:author="Author">
          <w:r w:rsidDel="00C070BC">
            <w:rPr>
              <w:rFonts w:ascii="Times New Roman" w:hAnsi="Times New Roman" w:cs="Times New Roman"/>
              <w:sz w:val="24"/>
              <w:szCs w:val="24"/>
            </w:rPr>
            <w:delText>7</w:delText>
          </w:r>
        </w:del>
        <w:r w:rsidR="00C070BC">
          <w:rPr>
            <w:rFonts w:ascii="Times New Roman" w:hAnsi="Times New Roman" w:cs="Times New Roman"/>
            <w:sz w:val="24"/>
            <w:szCs w:val="24"/>
          </w:rPr>
          <w:t>8</w:t>
        </w:r>
        <w:r w:rsidRPr="004E5525">
          <w:rPr>
            <w:rFonts w:ascii="Times New Roman" w:hAnsi="Times New Roman" w:cs="Times New Roman"/>
            <w:sz w:val="24"/>
            <w:szCs w:val="24"/>
          </w:rPr>
          <w:t>)</w:t>
        </w:r>
      </w:ins>
    </w:p>
    <w:p w14:paraId="0E4FA30F" w14:textId="765F0E3B" w:rsidR="001458E4" w:rsidRPr="0056089E" w:rsidRDefault="001458E4" w:rsidP="001458E4">
      <w:pPr>
        <w:spacing w:after="0" w:line="480" w:lineRule="auto"/>
        <w:rPr>
          <w:ins w:id="339" w:author="Author"/>
          <w:rFonts w:ascii="Times New Roman" w:hAnsi="Times New Roman" w:cs="Times New Roman"/>
          <w:sz w:val="24"/>
          <w:szCs w:val="24"/>
        </w:rPr>
      </w:pPr>
      <w:ins w:id="340" w:author="Author">
        <w:r>
          <w:rPr>
            <w:rFonts w:ascii="Times New Roman" w:hAnsi="Times New Roman" w:cs="Times New Roman"/>
            <w:sz w:val="24"/>
            <w:szCs w:val="24"/>
          </w:rPr>
          <w:t>is assumed to underlie</w:t>
        </w:r>
        <w:r w:rsidRPr="004E5525">
          <w:rPr>
            <w:rFonts w:ascii="Times New Roman" w:hAnsi="Times New Roman" w:cs="Times New Roman"/>
            <w:sz w:val="24"/>
            <w:szCs w:val="24"/>
          </w:rPr>
          <w:t xml:space="preserve"> </w:t>
        </w:r>
        <w:r>
          <w:rPr>
            <w:rFonts w:ascii="Times New Roman" w:hAnsi="Times New Roman" w:cs="Times New Roman"/>
            <w:sz w:val="24"/>
            <w:szCs w:val="24"/>
          </w:rPr>
          <w:t>the sample distribution</w:t>
        </w:r>
        <w:r w:rsidRPr="004E5525">
          <w:rPr>
            <w:rFonts w:ascii="Times New Roman" w:hAnsi="Times New Roman" w:cs="Times New Roman"/>
            <w:sz w:val="24"/>
            <w:szCs w:val="24"/>
          </w:rPr>
          <w:t>.</w:t>
        </w:r>
        <w:r>
          <w:rPr>
            <w:rFonts w:ascii="Times New Roman" w:hAnsi="Times New Roman" w:cs="Times New Roman"/>
            <w:sz w:val="24"/>
            <w:szCs w:val="24"/>
          </w:rPr>
          <w:t xml:space="preserve"> </w:t>
        </w:r>
        <w:r w:rsidRPr="004E5525">
          <w:rPr>
            <w:rFonts w:ascii="Times New Roman" w:hAnsi="Times New Roman" w:cs="Times New Roman"/>
            <w:sz w:val="24"/>
            <w:szCs w:val="24"/>
          </w:rPr>
          <w:t>To train the NB</w:t>
        </w:r>
        <w:r w:rsidR="00E91ADB">
          <w:rPr>
            <w:rFonts w:ascii="Times New Roman" w:hAnsi="Times New Roman" w:cs="Times New Roman"/>
            <w:sz w:val="24"/>
            <w:szCs w:val="24"/>
          </w:rPr>
          <w:t xml:space="preserve"> classifier</w:t>
        </w:r>
        <w:r w:rsidRPr="004E5525">
          <w:rPr>
            <w:rFonts w:ascii="Times New Roman" w:hAnsi="Times New Roman" w:cs="Times New Roman"/>
            <w:sz w:val="24"/>
            <w:szCs w:val="24"/>
          </w:rPr>
          <w:t>, the data were segmented by the classes, and the mean and standard</w:t>
        </w:r>
        <w:r w:rsidRPr="0056089E">
          <w:rPr>
            <w:rFonts w:ascii="Times New Roman" w:hAnsi="Times New Roman" w:cs="Times New Roman"/>
            <w:sz w:val="24"/>
            <w:szCs w:val="24"/>
          </w:rPr>
          <w:t xml:space="preserve"> deviation of each of the features for ea</w:t>
        </w:r>
        <w:r>
          <w:rPr>
            <w:rFonts w:ascii="Times New Roman" w:hAnsi="Times New Roman" w:cs="Times New Roman"/>
            <w:sz w:val="24"/>
            <w:szCs w:val="24"/>
          </w:rPr>
          <w:t>ch of the classes were calculated,</w:t>
        </w:r>
        <w:r w:rsidRPr="0056089E">
          <w:rPr>
            <w:rFonts w:ascii="Times New Roman" w:hAnsi="Times New Roman" w:cs="Times New Roman"/>
            <w:sz w:val="24"/>
            <w:szCs w:val="24"/>
          </w:rPr>
          <w:t xml:space="preserve"> giving a probability distribution for each of the </w:t>
        </w:r>
        <w:r>
          <w:rPr>
            <w:rFonts w:ascii="Times New Roman" w:hAnsi="Times New Roman" w:cs="Times New Roman"/>
            <w:sz w:val="24"/>
            <w:szCs w:val="24"/>
          </w:rPr>
          <w:t>classes</w:t>
        </w:r>
        <w:r w:rsidRPr="0056089E">
          <w:rPr>
            <w:rFonts w:ascii="Times New Roman" w:hAnsi="Times New Roman" w:cs="Times New Roman"/>
            <w:sz w:val="24"/>
            <w:szCs w:val="24"/>
          </w:rPr>
          <w:t xml:space="preserve">. </w:t>
        </w:r>
      </w:ins>
    </w:p>
    <w:p w14:paraId="202F2847" w14:textId="08D53D6E" w:rsidR="001458E4" w:rsidRPr="00583310" w:rsidRDefault="001458E4" w:rsidP="001458E4">
      <w:pPr>
        <w:spacing w:after="0" w:line="480" w:lineRule="auto"/>
        <w:rPr>
          <w:ins w:id="341" w:author="Author"/>
          <w:rFonts w:ascii="Times New Roman" w:hAnsi="Times New Roman" w:cs="Times New Roman"/>
          <w:i/>
          <w:sz w:val="24"/>
          <w:szCs w:val="24"/>
        </w:rPr>
      </w:pPr>
      <w:ins w:id="342" w:author="Author">
        <w:r w:rsidRPr="00583310">
          <w:rPr>
            <w:rFonts w:ascii="Times New Roman" w:hAnsi="Times New Roman" w:cs="Times New Roman"/>
            <w:i/>
            <w:sz w:val="24"/>
            <w:szCs w:val="24"/>
          </w:rPr>
          <w:t>d. Artificial Neural Network</w:t>
        </w:r>
      </w:ins>
    </w:p>
    <w:p w14:paraId="4C28FD9D" w14:textId="314BC399" w:rsidR="001458E4" w:rsidRPr="004E5525" w:rsidRDefault="001458E4" w:rsidP="001458E4">
      <w:pPr>
        <w:spacing w:after="0" w:line="480" w:lineRule="auto"/>
        <w:ind w:firstLine="720"/>
        <w:rPr>
          <w:ins w:id="343" w:author="Author"/>
          <w:rFonts w:ascii="Times New Roman" w:hAnsi="Times New Roman" w:cs="Times New Roman"/>
          <w:sz w:val="24"/>
          <w:szCs w:val="24"/>
        </w:rPr>
      </w:pPr>
      <w:ins w:id="344" w:author="Author">
        <w:r w:rsidRPr="0056089E">
          <w:rPr>
            <w:rFonts w:ascii="Times New Roman" w:hAnsi="Times New Roman" w:cs="Times New Roman"/>
            <w:sz w:val="24"/>
            <w:szCs w:val="24"/>
          </w:rPr>
          <w:t xml:space="preserve">Artificial Neural Network (ANN) is based on the feedforward multilayer perceptron architecture, consisting of an input layer, one </w:t>
        </w:r>
        <w:r w:rsidRPr="004E5525">
          <w:rPr>
            <w:rFonts w:ascii="Times New Roman" w:hAnsi="Times New Roman" w:cs="Times New Roman"/>
            <w:sz w:val="24"/>
            <w:szCs w:val="24"/>
          </w:rPr>
          <w:t>or more sets of hidden layers, and one output layer 5</w:t>
        </w:r>
        <w:r>
          <w:rPr>
            <w:rFonts w:ascii="Times New Roman" w:hAnsi="Times New Roman" w:cs="Times New Roman"/>
            <w:sz w:val="24"/>
            <w:szCs w:val="24"/>
          </w:rPr>
          <w:t xml:space="preserve"> </w:t>
        </w:r>
        <w:commentRangeStart w:id="345"/>
        <w:r>
          <w:rPr>
            <w:rFonts w:ascii="Times New Roman" w:hAnsi="Times New Roman" w:cs="Times New Roman"/>
            <w:sz w:val="24"/>
            <w:szCs w:val="24"/>
          </w:rPr>
          <w:t>(</w:t>
        </w:r>
        <w:commentRangeStart w:id="346"/>
        <w:r>
          <w:rPr>
            <w:rFonts w:ascii="Times New Roman" w:hAnsi="Times New Roman" w:cs="Times New Roman"/>
            <w:sz w:val="24"/>
            <w:szCs w:val="24"/>
          </w:rPr>
          <w:t xml:space="preserve">Hassoun, 1995; </w:t>
        </w:r>
        <w:commentRangeEnd w:id="346"/>
        <w:r>
          <w:rPr>
            <w:rStyle w:val="CommentReference"/>
            <w:rFonts w:eastAsiaTheme="minorHAnsi"/>
            <w:lang w:eastAsia="en-US"/>
          </w:rPr>
          <w:commentReference w:id="346"/>
        </w:r>
        <w:r>
          <w:rPr>
            <w:rFonts w:ascii="Times New Roman" w:hAnsi="Times New Roman" w:cs="Times New Roman"/>
            <w:sz w:val="24"/>
            <w:szCs w:val="24"/>
          </w:rPr>
          <w:t xml:space="preserve">Schmidhuber, </w:t>
        </w:r>
        <w:commentRangeEnd w:id="345"/>
        <w:r>
          <w:rPr>
            <w:rStyle w:val="CommentReference"/>
            <w:rFonts w:eastAsiaTheme="minorHAnsi"/>
            <w:lang w:eastAsia="en-US"/>
          </w:rPr>
          <w:commentReference w:id="345"/>
        </w:r>
        <w:r>
          <w:rPr>
            <w:rFonts w:ascii="Times New Roman" w:hAnsi="Times New Roman" w:cs="Times New Roman"/>
            <w:sz w:val="24"/>
            <w:szCs w:val="24"/>
          </w:rPr>
          <w:t>2015)</w:t>
        </w:r>
        <w:r w:rsidRPr="004E5525">
          <w:rPr>
            <w:rFonts w:ascii="Times New Roman" w:hAnsi="Times New Roman" w:cs="Times New Roman"/>
            <w:sz w:val="24"/>
            <w:szCs w:val="24"/>
          </w:rPr>
          <w:t>. ANN can be turned into a classifier by discretizing the network’s output. The basic substructure of A</w:t>
        </w:r>
        <w:r>
          <w:rPr>
            <w:rFonts w:ascii="Times New Roman" w:hAnsi="Times New Roman" w:cs="Times New Roman"/>
            <w:sz w:val="24"/>
            <w:szCs w:val="24"/>
          </w:rPr>
          <w:t>NN</w:t>
        </w:r>
        <w:r w:rsidRPr="004E5525">
          <w:rPr>
            <w:rFonts w:ascii="Times New Roman" w:hAnsi="Times New Roman" w:cs="Times New Roman"/>
            <w:sz w:val="24"/>
            <w:szCs w:val="24"/>
          </w:rPr>
          <w:t xml:space="preserve"> is perceptron (Fig. 2b). Each perceptron has an input (the outputs of the previous layer), a series of weights, a transfer function, and an output. A transfer function is applied to the dot product of the inputs and weights for each perceptron, giving an output for the next layer. The output</w:t>
        </w:r>
      </w:ins>
      <w:ins w:id="347" w:author="Author">
        <w:r w:rsidRPr="007B674B">
          <w:rPr>
            <w:noProof/>
            <w:position w:val="-14"/>
          </w:rPr>
          <w:object w:dxaOrig="400" w:dyaOrig="400" w14:anchorId="32605099">
            <v:shape id="_x0000_i1037" type="#_x0000_t75" alt="" style="width:20.4pt;height:20.4pt;mso-width-percent:0;mso-height-percent:0;mso-width-percent:0;mso-height-percent:0" o:ole="">
              <v:imagedata r:id="rId41" o:title=""/>
            </v:shape>
            <o:OLEObject Type="Embed" ProgID="Equation.3" ShapeID="_x0000_i1037" DrawAspect="Content" ObjectID="_1645892723" r:id="rId42"/>
          </w:object>
        </w:r>
      </w:ins>
      <w:ins w:id="348" w:author="Author">
        <w:r w:rsidRPr="004E5525">
          <w:rPr>
            <w:rFonts w:ascii="Times New Roman" w:hAnsi="Times New Roman" w:cs="Times New Roman"/>
            <w:sz w:val="24"/>
            <w:szCs w:val="24"/>
          </w:rPr>
          <w:t xml:space="preserve"> for node j in layer l is shown below (Eq. </w:t>
        </w:r>
        <w:del w:id="349" w:author="Author">
          <w:r w:rsidR="00E91ADB" w:rsidDel="00C070BC">
            <w:rPr>
              <w:rFonts w:ascii="Times New Roman" w:hAnsi="Times New Roman" w:cs="Times New Roman"/>
              <w:sz w:val="24"/>
              <w:szCs w:val="24"/>
            </w:rPr>
            <w:delText>8</w:delText>
          </w:r>
        </w:del>
        <w:r w:rsidR="00C070BC">
          <w:rPr>
            <w:rFonts w:ascii="Times New Roman" w:hAnsi="Times New Roman" w:cs="Times New Roman"/>
            <w:sz w:val="24"/>
            <w:szCs w:val="24"/>
          </w:rPr>
          <w:t>9</w:t>
        </w:r>
        <w:r w:rsidRPr="004E5525">
          <w:rPr>
            <w:rFonts w:ascii="Times New Roman" w:hAnsi="Times New Roman" w:cs="Times New Roman"/>
            <w:sz w:val="24"/>
            <w:szCs w:val="24"/>
          </w:rPr>
          <w:t>):</w:t>
        </w:r>
      </w:ins>
    </w:p>
    <w:p w14:paraId="5B96575C" w14:textId="373D1369" w:rsidR="001458E4" w:rsidRDefault="00E91ADB" w:rsidP="001458E4">
      <w:pPr>
        <w:spacing w:after="0" w:line="480" w:lineRule="auto"/>
        <w:ind w:left="2880"/>
        <w:jc w:val="center"/>
        <w:rPr>
          <w:ins w:id="350" w:author="Author"/>
          <w:rFonts w:ascii="Times New Roman" w:hAnsi="Times New Roman" w:cs="Times New Roman"/>
          <w:sz w:val="24"/>
          <w:szCs w:val="24"/>
        </w:rPr>
      </w:pPr>
      <w:ins w:id="351" w:author="Author">
        <w:r w:rsidRPr="00681D51">
          <w:rPr>
            <w:rFonts w:ascii="Times New Roman" w:hAnsi="Times New Roman" w:cs="Times New Roman"/>
            <w:noProof/>
            <w:position w:val="-30"/>
            <w:sz w:val="24"/>
            <w:szCs w:val="24"/>
          </w:rPr>
          <w:object w:dxaOrig="2780" w:dyaOrig="720" w14:anchorId="3400DD91">
            <v:shape id="_x0000_i1038" type="#_x0000_t75" alt="" style="width:138.9pt;height:36.9pt" o:ole="">
              <v:imagedata r:id="rId43" o:title=""/>
            </v:shape>
            <o:OLEObject Type="Embed" ProgID="Equation.3" ShapeID="_x0000_i1038" DrawAspect="Content" ObjectID="_1645892724" r:id="rId44"/>
          </w:object>
        </w:r>
      </w:ins>
      <w:ins w:id="352" w:author="Author">
        <w:r w:rsidR="001458E4" w:rsidRPr="004E5525">
          <w:rPr>
            <w:rFonts w:ascii="Times New Roman" w:hAnsi="Times New Roman" w:cs="Times New Roman"/>
            <w:sz w:val="24"/>
            <w:szCs w:val="24"/>
          </w:rPr>
          <w:t xml:space="preserve">   </w:t>
        </w:r>
        <w:r w:rsidR="001458E4">
          <w:rPr>
            <w:rFonts w:ascii="Times New Roman" w:hAnsi="Times New Roman" w:cs="Times New Roman"/>
            <w:sz w:val="24"/>
            <w:szCs w:val="24"/>
          </w:rPr>
          <w:tab/>
        </w:r>
        <w:r w:rsidR="001458E4">
          <w:rPr>
            <w:rFonts w:ascii="Times New Roman" w:hAnsi="Times New Roman" w:cs="Times New Roman"/>
            <w:sz w:val="24"/>
            <w:szCs w:val="24"/>
          </w:rPr>
          <w:tab/>
        </w:r>
        <w:r w:rsidR="001458E4">
          <w:rPr>
            <w:rFonts w:ascii="Times New Roman" w:hAnsi="Times New Roman" w:cs="Times New Roman"/>
            <w:sz w:val="24"/>
            <w:szCs w:val="24"/>
          </w:rPr>
          <w:tab/>
        </w:r>
        <w:r w:rsidR="001458E4">
          <w:rPr>
            <w:rFonts w:ascii="Times New Roman" w:hAnsi="Times New Roman" w:cs="Times New Roman"/>
            <w:sz w:val="24"/>
            <w:szCs w:val="24"/>
          </w:rPr>
          <w:tab/>
        </w:r>
        <w:r w:rsidR="001458E4">
          <w:rPr>
            <w:rFonts w:ascii="Times New Roman" w:hAnsi="Times New Roman" w:cs="Times New Roman"/>
            <w:sz w:val="24"/>
            <w:szCs w:val="24"/>
          </w:rPr>
          <w:tab/>
          <w:t xml:space="preserve">      </w:t>
        </w:r>
        <w:r w:rsidR="001458E4" w:rsidRPr="004E5525">
          <w:rPr>
            <w:rFonts w:ascii="Times New Roman" w:hAnsi="Times New Roman" w:cs="Times New Roman"/>
            <w:sz w:val="24"/>
            <w:szCs w:val="24"/>
          </w:rPr>
          <w:t>(</w:t>
        </w:r>
        <w:del w:id="353" w:author="Author">
          <w:r w:rsidDel="00C070BC">
            <w:rPr>
              <w:rFonts w:ascii="Times New Roman" w:hAnsi="Times New Roman" w:cs="Times New Roman"/>
              <w:sz w:val="24"/>
              <w:szCs w:val="24"/>
            </w:rPr>
            <w:delText>8</w:delText>
          </w:r>
        </w:del>
        <w:r w:rsidR="00C070BC">
          <w:rPr>
            <w:rFonts w:ascii="Times New Roman" w:hAnsi="Times New Roman" w:cs="Times New Roman"/>
            <w:sz w:val="24"/>
            <w:szCs w:val="24"/>
          </w:rPr>
          <w:t>9</w:t>
        </w:r>
        <w:r w:rsidR="001458E4" w:rsidRPr="004E5525">
          <w:rPr>
            <w:rFonts w:ascii="Times New Roman" w:hAnsi="Times New Roman" w:cs="Times New Roman"/>
            <w:sz w:val="24"/>
            <w:szCs w:val="24"/>
          </w:rPr>
          <w:t>)</w:t>
        </w:r>
      </w:ins>
    </w:p>
    <w:p w14:paraId="31A250C5" w14:textId="4829B32D" w:rsidR="001458E4" w:rsidRDefault="001458E4" w:rsidP="001458E4">
      <w:pPr>
        <w:spacing w:after="0" w:line="480" w:lineRule="auto"/>
        <w:rPr>
          <w:ins w:id="354" w:author="Author"/>
          <w:rFonts w:ascii="Times New Roman" w:hAnsi="Times New Roman" w:cs="Times New Roman"/>
          <w:sz w:val="24"/>
          <w:szCs w:val="24"/>
        </w:rPr>
      </w:pPr>
      <w:ins w:id="355" w:author="Author">
        <w:r>
          <w:rPr>
            <w:rFonts w:ascii="Times New Roman" w:hAnsi="Times New Roman" w:cs="Times New Roman"/>
            <w:sz w:val="24"/>
            <w:szCs w:val="24"/>
          </w:rPr>
          <w:t xml:space="preserve">where </w:t>
        </w:r>
        <w:r w:rsidRPr="003F1755">
          <w:rPr>
            <w:rFonts w:ascii="Times New Roman" w:hAnsi="Times New Roman" w:cs="Times New Roman"/>
            <w:b/>
            <w:sz w:val="24"/>
            <w:szCs w:val="24"/>
          </w:rPr>
          <w:t xml:space="preserve">x </w:t>
        </w:r>
        <w:r>
          <w:rPr>
            <w:rFonts w:ascii="Times New Roman" w:hAnsi="Times New Roman" w:cs="Times New Roman"/>
            <w:sz w:val="24"/>
            <w:szCs w:val="24"/>
          </w:rPr>
          <w:t xml:space="preserve">are the input variables, </w:t>
        </w:r>
      </w:ins>
      <w:ins w:id="356" w:author="Author">
        <w:r w:rsidRPr="007B17E3">
          <w:rPr>
            <w:noProof/>
            <w:position w:val="-14"/>
          </w:rPr>
          <w:object w:dxaOrig="560" w:dyaOrig="400" w14:anchorId="2040D14E">
            <v:shape id="_x0000_i1039" type="#_x0000_t75" alt="" style="width:29.1pt;height:20.4pt" o:ole="">
              <v:imagedata r:id="rId45" o:title=""/>
            </v:shape>
            <o:OLEObject Type="Embed" ProgID="Equation.3" ShapeID="_x0000_i1039" DrawAspect="Content" ObjectID="_1645892725" r:id="rId46"/>
          </w:object>
        </w:r>
      </w:ins>
      <w:ins w:id="357" w:author="Author">
        <w:r>
          <w:rPr>
            <w:rFonts w:ascii="Times New Roman" w:hAnsi="Times New Roman" w:cs="Times New Roman"/>
            <w:sz w:val="24"/>
            <w:szCs w:val="24"/>
          </w:rPr>
          <w:t xml:space="preserve"> is the output at layer (l-1), w</w:t>
        </w:r>
        <w:r>
          <w:rPr>
            <w:rFonts w:ascii="Times New Roman" w:hAnsi="Times New Roman" w:cs="Times New Roman"/>
            <w:sz w:val="24"/>
            <w:szCs w:val="24"/>
            <w:vertAlign w:val="subscript"/>
          </w:rPr>
          <w:t>ji</w:t>
        </w:r>
        <w:r>
          <w:rPr>
            <w:rFonts w:ascii="Times New Roman" w:hAnsi="Times New Roman" w:cs="Times New Roman"/>
            <w:sz w:val="24"/>
            <w:szCs w:val="24"/>
          </w:rPr>
          <w:t xml:space="preserve"> are the synaptic weights, and </w:t>
        </w:r>
      </w:ins>
      <w:ins w:id="358" w:author="Author">
        <w:r w:rsidRPr="00681D51">
          <w:rPr>
            <w:rFonts w:ascii="Times New Roman" w:hAnsi="Times New Roman" w:cs="Times New Roman"/>
            <w:noProof/>
            <w:position w:val="-10"/>
            <w:sz w:val="24"/>
            <w:szCs w:val="24"/>
          </w:rPr>
          <w:object w:dxaOrig="220" w:dyaOrig="260" w14:anchorId="71AA57B4">
            <v:shape id="_x0000_i1040" type="#_x0000_t75" alt="" style="width:11.1pt;height:13.5pt;mso-width-percent:0;mso-height-percent:0;mso-width-percent:0;mso-height-percent:0" o:ole="">
              <v:imagedata r:id="rId47" o:title=""/>
            </v:shape>
            <o:OLEObject Type="Embed" ProgID="Equation.3" ShapeID="_x0000_i1040" DrawAspect="Content" ObjectID="_1645892726" r:id="rId48"/>
          </w:object>
        </w:r>
      </w:ins>
      <w:ins w:id="359" w:author="Author">
        <w:r w:rsidR="00C070BC">
          <w:rPr>
            <w:rFonts w:ascii="Times New Roman" w:hAnsi="Times New Roman" w:cs="Times New Roman"/>
            <w:noProof/>
            <w:sz w:val="24"/>
            <w:szCs w:val="24"/>
          </w:rPr>
          <w:t xml:space="preserve"> </w:t>
        </w:r>
        <w:r>
          <w:rPr>
            <w:rFonts w:ascii="Times New Roman" w:hAnsi="Times New Roman" w:cs="Times New Roman"/>
            <w:sz w:val="24"/>
            <w:szCs w:val="24"/>
          </w:rPr>
          <w:t xml:space="preserve">is the activation function. </w:t>
        </w:r>
      </w:ins>
    </w:p>
    <w:p w14:paraId="3B016212" w14:textId="71D3D7F8" w:rsidR="001458E4" w:rsidRPr="004E5525" w:rsidRDefault="001458E4" w:rsidP="001458E4">
      <w:pPr>
        <w:spacing w:after="0" w:line="480" w:lineRule="auto"/>
        <w:ind w:firstLine="720"/>
        <w:rPr>
          <w:ins w:id="360" w:author="Author"/>
          <w:rFonts w:ascii="Times New Roman" w:hAnsi="Times New Roman" w:cs="Times New Roman"/>
          <w:sz w:val="24"/>
          <w:szCs w:val="24"/>
        </w:rPr>
      </w:pPr>
      <w:ins w:id="361" w:author="Author">
        <w:r w:rsidRPr="0056089E">
          <w:rPr>
            <w:rFonts w:ascii="Times New Roman" w:hAnsi="Times New Roman" w:cs="Times New Roman"/>
            <w:sz w:val="24"/>
            <w:szCs w:val="24"/>
          </w:rPr>
          <w:t xml:space="preserve">Initially, random numbers are assigned to </w:t>
        </w:r>
        <w:r>
          <w:rPr>
            <w:rFonts w:ascii="Times New Roman" w:hAnsi="Times New Roman" w:cs="Times New Roman"/>
            <w:sz w:val="24"/>
            <w:szCs w:val="24"/>
          </w:rPr>
          <w:t xml:space="preserve">the </w:t>
        </w:r>
        <w:r w:rsidRPr="0056089E">
          <w:rPr>
            <w:rFonts w:ascii="Times New Roman" w:hAnsi="Times New Roman" w:cs="Times New Roman"/>
            <w:sz w:val="24"/>
            <w:szCs w:val="24"/>
          </w:rPr>
          <w:t xml:space="preserve">synaptic weights. The </w:t>
        </w:r>
        <w:r>
          <w:rPr>
            <w:rFonts w:ascii="Times New Roman" w:hAnsi="Times New Roman" w:cs="Times New Roman"/>
            <w:sz w:val="24"/>
            <w:szCs w:val="24"/>
          </w:rPr>
          <w:t>weights are adjusted</w:t>
        </w:r>
        <w:r w:rsidRPr="0056089E">
          <w:rPr>
            <w:rFonts w:ascii="Times New Roman" w:hAnsi="Times New Roman" w:cs="Times New Roman"/>
            <w:sz w:val="24"/>
            <w:szCs w:val="24"/>
          </w:rPr>
          <w:t xml:space="preserve"> with the training data.</w:t>
        </w:r>
        <w:r>
          <w:rPr>
            <w:rFonts w:ascii="Times New Roman" w:hAnsi="Times New Roman" w:cs="Times New Roman"/>
            <w:sz w:val="24"/>
            <w:szCs w:val="24"/>
          </w:rPr>
          <w:t xml:space="preserve"> </w:t>
        </w:r>
        <w:r w:rsidRPr="0056089E">
          <w:rPr>
            <w:rFonts w:ascii="Times New Roman" w:hAnsi="Times New Roman" w:cs="Times New Roman"/>
            <w:sz w:val="24"/>
            <w:szCs w:val="24"/>
          </w:rPr>
          <w:t>There are two main steps to the training of the neural network: forward computation and back</w:t>
        </w:r>
        <w:r>
          <w:rPr>
            <w:rFonts w:ascii="Times New Roman" w:hAnsi="Times New Roman" w:cs="Times New Roman"/>
            <w:sz w:val="24"/>
            <w:szCs w:val="24"/>
          </w:rPr>
          <w:t xml:space="preserve"> </w:t>
        </w:r>
        <w:r w:rsidRPr="0056089E">
          <w:rPr>
            <w:rFonts w:ascii="Times New Roman" w:hAnsi="Times New Roman" w:cs="Times New Roman"/>
            <w:sz w:val="24"/>
            <w:szCs w:val="24"/>
          </w:rPr>
          <w:t>pr</w:t>
        </w:r>
        <w:r>
          <w:rPr>
            <w:rFonts w:ascii="Times New Roman" w:hAnsi="Times New Roman" w:cs="Times New Roman"/>
            <w:sz w:val="24"/>
            <w:szCs w:val="24"/>
          </w:rPr>
          <w:t xml:space="preserve">opagation. </w:t>
        </w:r>
        <w:r w:rsidRPr="0056089E">
          <w:rPr>
            <w:rFonts w:ascii="Times New Roman" w:hAnsi="Times New Roman" w:cs="Times New Roman"/>
            <w:sz w:val="24"/>
            <w:szCs w:val="24"/>
          </w:rPr>
          <w:t>In forward propagation, input signals are propagated through the network, layer by layer. In back</w:t>
        </w:r>
        <w:r>
          <w:rPr>
            <w:rFonts w:ascii="Times New Roman" w:hAnsi="Times New Roman" w:cs="Times New Roman"/>
            <w:sz w:val="24"/>
            <w:szCs w:val="24"/>
          </w:rPr>
          <w:t xml:space="preserve"> </w:t>
        </w:r>
        <w:r w:rsidRPr="0056089E">
          <w:rPr>
            <w:rFonts w:ascii="Times New Roman" w:hAnsi="Times New Roman" w:cs="Times New Roman"/>
            <w:sz w:val="24"/>
            <w:szCs w:val="24"/>
          </w:rPr>
          <w:t xml:space="preserve">propagation, </w:t>
        </w:r>
        <w:r w:rsidRPr="004E5525">
          <w:rPr>
            <w:rFonts w:ascii="Times New Roman" w:hAnsi="Times New Roman" w:cs="Times New Roman"/>
            <w:sz w:val="24"/>
            <w:szCs w:val="24"/>
          </w:rPr>
          <w:t>the error for the entire network is calculated</w:t>
        </w:r>
        <w:r>
          <w:rPr>
            <w:rFonts w:ascii="Times New Roman" w:hAnsi="Times New Roman" w:cs="Times New Roman"/>
            <w:sz w:val="24"/>
            <w:szCs w:val="24"/>
          </w:rPr>
          <w:t xml:space="preserve"> (</w:t>
        </w:r>
        <w:commentRangeStart w:id="362"/>
        <w:r>
          <w:rPr>
            <w:rFonts w:ascii="Times New Roman" w:hAnsi="Times New Roman" w:cs="Times New Roman"/>
            <w:sz w:val="24"/>
            <w:szCs w:val="24"/>
          </w:rPr>
          <w:t>Werbos</w:t>
        </w:r>
        <w:commentRangeEnd w:id="362"/>
        <w:r>
          <w:rPr>
            <w:rStyle w:val="CommentReference"/>
            <w:rFonts w:eastAsiaTheme="minorHAnsi"/>
            <w:lang w:eastAsia="en-US"/>
          </w:rPr>
          <w:commentReference w:id="362"/>
        </w:r>
        <w:r>
          <w:rPr>
            <w:rFonts w:ascii="Times New Roman" w:hAnsi="Times New Roman" w:cs="Times New Roman"/>
            <w:sz w:val="24"/>
            <w:szCs w:val="24"/>
          </w:rPr>
          <w:t>, 1990)</w:t>
        </w:r>
        <w:r w:rsidRPr="004E5525">
          <w:rPr>
            <w:rFonts w:ascii="Times New Roman" w:hAnsi="Times New Roman" w:cs="Times New Roman"/>
            <w:sz w:val="24"/>
            <w:szCs w:val="24"/>
          </w:rPr>
          <w:t xml:space="preserve">. Then, the errors are computed for each neuron, and then the local gradients for the synaptic weights of the network are calculated. Gradient descent is </w:t>
        </w:r>
        <w:r>
          <w:rPr>
            <w:rFonts w:ascii="Times New Roman" w:hAnsi="Times New Roman" w:cs="Times New Roman"/>
            <w:sz w:val="24"/>
            <w:szCs w:val="24"/>
          </w:rPr>
          <w:t xml:space="preserve">then </w:t>
        </w:r>
        <w:r w:rsidRPr="004E5525">
          <w:rPr>
            <w:rFonts w:ascii="Times New Roman" w:hAnsi="Times New Roman" w:cs="Times New Roman"/>
            <w:sz w:val="24"/>
            <w:szCs w:val="24"/>
          </w:rPr>
          <w:t>used to adjust the synaptic weights. These steps are repeated until the error reaches below a desired threshold.</w:t>
        </w:r>
        <w:r>
          <w:rPr>
            <w:rFonts w:ascii="Times New Roman" w:hAnsi="Times New Roman" w:cs="Times New Roman"/>
            <w:sz w:val="24"/>
            <w:szCs w:val="24"/>
          </w:rPr>
          <w:t xml:space="preserve"> </w:t>
        </w:r>
        <w:r w:rsidRPr="004E5525">
          <w:rPr>
            <w:rFonts w:ascii="Times New Roman" w:hAnsi="Times New Roman" w:cs="Times New Roman"/>
            <w:sz w:val="24"/>
            <w:szCs w:val="24"/>
          </w:rPr>
          <w:t>Herein, two hidden layers with 20 and 10 neurons were used in the ANN model.</w:t>
        </w:r>
        <w:r w:rsidRPr="009C6C7B">
          <w:t xml:space="preserve"> </w:t>
        </w:r>
      </w:ins>
    </w:p>
    <w:p w14:paraId="486E805C" w14:textId="17B25C8E" w:rsidR="00D711CA" w:rsidRPr="006879D1" w:rsidRDefault="00D711CA" w:rsidP="00605861">
      <w:pPr>
        <w:spacing w:before="240" w:after="0" w:line="480" w:lineRule="auto"/>
        <w:rPr>
          <w:rFonts w:ascii="Times New Roman" w:hAnsi="Times New Roman" w:cs="Times New Roman"/>
          <w:b/>
          <w:i/>
          <w:color w:val="000000" w:themeColor="text1"/>
          <w:sz w:val="24"/>
          <w:szCs w:val="24"/>
        </w:rPr>
      </w:pPr>
      <w:r w:rsidRPr="006879D1">
        <w:rPr>
          <w:rFonts w:ascii="Times New Roman" w:hAnsi="Times New Roman" w:cs="Times New Roman"/>
          <w:b/>
          <w:i/>
          <w:color w:val="000000" w:themeColor="text1"/>
          <w:sz w:val="24"/>
          <w:szCs w:val="24"/>
        </w:rPr>
        <w:t xml:space="preserve">2.3 </w:t>
      </w:r>
      <w:ins w:id="363" w:author="Author">
        <w:r w:rsidR="001458E4">
          <w:rPr>
            <w:rFonts w:ascii="Times New Roman" w:hAnsi="Times New Roman" w:cs="Times New Roman"/>
            <w:b/>
            <w:i/>
            <w:color w:val="000000" w:themeColor="text1"/>
            <w:sz w:val="24"/>
            <w:szCs w:val="24"/>
          </w:rPr>
          <w:t xml:space="preserve">Model </w:t>
        </w:r>
      </w:ins>
      <w:r w:rsidRPr="006879D1">
        <w:rPr>
          <w:rFonts w:ascii="Times New Roman" w:hAnsi="Times New Roman" w:cs="Times New Roman"/>
          <w:b/>
          <w:i/>
          <w:color w:val="000000" w:themeColor="text1"/>
          <w:sz w:val="24"/>
          <w:szCs w:val="24"/>
        </w:rPr>
        <w:t>Evaluati</w:t>
      </w:r>
      <w:del w:id="364" w:author="Author">
        <w:r w:rsidRPr="006879D1" w:rsidDel="001458E4">
          <w:rPr>
            <w:rFonts w:ascii="Times New Roman" w:hAnsi="Times New Roman" w:cs="Times New Roman"/>
            <w:b/>
            <w:i/>
            <w:color w:val="000000" w:themeColor="text1"/>
            <w:sz w:val="24"/>
            <w:szCs w:val="24"/>
          </w:rPr>
          <w:delText>ng the Models’ Predictions</w:delText>
        </w:r>
      </w:del>
      <w:ins w:id="365" w:author="Author">
        <w:r w:rsidR="001458E4">
          <w:rPr>
            <w:rFonts w:ascii="Times New Roman" w:hAnsi="Times New Roman" w:cs="Times New Roman"/>
            <w:b/>
            <w:i/>
            <w:color w:val="000000" w:themeColor="text1"/>
            <w:sz w:val="24"/>
            <w:szCs w:val="24"/>
          </w:rPr>
          <w:t>on</w:t>
        </w:r>
      </w:ins>
    </w:p>
    <w:p w14:paraId="22863E21" w14:textId="6B92CFC6" w:rsidR="002E24CA" w:rsidRPr="006879D1" w:rsidRDefault="002E24CA" w:rsidP="0076459A">
      <w:pPr>
        <w:spacing w:after="0" w:line="480" w:lineRule="auto"/>
        <w:ind w:firstLine="720"/>
        <w:rP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24"/>
        </w:rPr>
        <w:t>The</w:t>
      </w:r>
      <w:r w:rsidR="00D711CA" w:rsidRPr="006879D1">
        <w:rPr>
          <w:rFonts w:ascii="Times New Roman" w:hAnsi="Times New Roman" w:cs="Times New Roman"/>
          <w:color w:val="000000" w:themeColor="text1"/>
          <w:sz w:val="24"/>
          <w:szCs w:val="24"/>
        </w:rPr>
        <w:t xml:space="preserve"> predictive skill</w:t>
      </w:r>
      <w:del w:id="366" w:author="Author">
        <w:r w:rsidR="00D711CA" w:rsidRPr="006879D1" w:rsidDel="00977325">
          <w:rPr>
            <w:rFonts w:ascii="Times New Roman" w:hAnsi="Times New Roman" w:cs="Times New Roman"/>
            <w:color w:val="000000" w:themeColor="text1"/>
            <w:sz w:val="24"/>
            <w:szCs w:val="24"/>
          </w:rPr>
          <w:delText>s</w:delText>
        </w:r>
      </w:del>
      <w:r w:rsidR="00D711CA" w:rsidRPr="006879D1">
        <w:rPr>
          <w:rFonts w:ascii="Times New Roman" w:hAnsi="Times New Roman" w:cs="Times New Roman"/>
          <w:color w:val="000000" w:themeColor="text1"/>
          <w:sz w:val="24"/>
          <w:szCs w:val="24"/>
        </w:rPr>
        <w:t xml:space="preserve"> of the machine learning algorithms</w:t>
      </w:r>
      <w:r w:rsidRPr="006879D1">
        <w:rPr>
          <w:rFonts w:ascii="Times New Roman" w:hAnsi="Times New Roman" w:cs="Times New Roman"/>
          <w:color w:val="000000" w:themeColor="text1"/>
          <w:sz w:val="24"/>
          <w:szCs w:val="24"/>
        </w:rPr>
        <w:t xml:space="preserve"> </w:t>
      </w:r>
      <w:del w:id="367" w:author="Author">
        <w:r w:rsidRPr="006879D1" w:rsidDel="00977325">
          <w:rPr>
            <w:rFonts w:ascii="Times New Roman" w:hAnsi="Times New Roman" w:cs="Times New Roman"/>
            <w:color w:val="000000" w:themeColor="text1"/>
            <w:sz w:val="24"/>
            <w:szCs w:val="24"/>
          </w:rPr>
          <w:delText>w</w:delText>
        </w:r>
        <w:r w:rsidR="00B67144" w:rsidRPr="006879D1" w:rsidDel="00977325">
          <w:rPr>
            <w:rFonts w:ascii="Times New Roman" w:hAnsi="Times New Roman" w:cs="Times New Roman"/>
            <w:color w:val="000000" w:themeColor="text1"/>
            <w:sz w:val="24"/>
            <w:szCs w:val="24"/>
          </w:rPr>
          <w:delText>ere</w:delText>
        </w:r>
        <w:r w:rsidRPr="006879D1" w:rsidDel="00977325">
          <w:rPr>
            <w:rFonts w:ascii="Times New Roman" w:hAnsi="Times New Roman" w:cs="Times New Roman"/>
            <w:color w:val="000000" w:themeColor="text1"/>
            <w:sz w:val="24"/>
            <w:szCs w:val="24"/>
          </w:rPr>
          <w:delText xml:space="preserve"> </w:delText>
        </w:r>
      </w:del>
      <w:ins w:id="368" w:author="Author">
        <w:r w:rsidR="00977325" w:rsidRPr="006879D1">
          <w:rPr>
            <w:rFonts w:ascii="Times New Roman" w:hAnsi="Times New Roman" w:cs="Times New Roman"/>
            <w:color w:val="000000" w:themeColor="text1"/>
            <w:sz w:val="24"/>
            <w:szCs w:val="24"/>
          </w:rPr>
          <w:t>w</w:t>
        </w:r>
        <w:r w:rsidR="00977325">
          <w:rPr>
            <w:rFonts w:ascii="Times New Roman" w:hAnsi="Times New Roman" w:cs="Times New Roman"/>
            <w:color w:val="000000" w:themeColor="text1"/>
            <w:sz w:val="24"/>
            <w:szCs w:val="24"/>
          </w:rPr>
          <w:t>as</w:t>
        </w:r>
        <w:r w:rsidR="00977325" w:rsidRPr="006879D1">
          <w:rPr>
            <w:rFonts w:ascii="Times New Roman" w:hAnsi="Times New Roman" w:cs="Times New Roman"/>
            <w:color w:val="000000" w:themeColor="text1"/>
            <w:sz w:val="24"/>
            <w:szCs w:val="24"/>
          </w:rPr>
          <w:t xml:space="preserve"> </w:t>
        </w:r>
      </w:ins>
      <w:r w:rsidRPr="006879D1">
        <w:rPr>
          <w:rFonts w:ascii="Times New Roman" w:hAnsi="Times New Roman" w:cs="Times New Roman"/>
          <w:color w:val="000000" w:themeColor="text1"/>
          <w:sz w:val="24"/>
          <w:szCs w:val="24"/>
        </w:rPr>
        <w:t xml:space="preserve">evaluated using </w:t>
      </w:r>
      <w:del w:id="369" w:author="Author">
        <w:r w:rsidRPr="006879D1" w:rsidDel="00977325">
          <w:rPr>
            <w:rFonts w:ascii="Times New Roman" w:hAnsi="Times New Roman" w:cs="Times New Roman"/>
            <w:color w:val="000000" w:themeColor="text1"/>
            <w:sz w:val="24"/>
            <w:szCs w:val="24"/>
          </w:rPr>
          <w:delText xml:space="preserve">a </w:delText>
        </w:r>
      </w:del>
      <w:ins w:id="370" w:author="Author">
        <w:r w:rsidR="00977325">
          <w:rPr>
            <w:rFonts w:ascii="Times New Roman" w:hAnsi="Times New Roman" w:cs="Times New Roman"/>
            <w:color w:val="000000" w:themeColor="text1"/>
            <w:sz w:val="24"/>
            <w:szCs w:val="24"/>
          </w:rPr>
          <w:t>the</w:t>
        </w:r>
        <w:r w:rsidR="00977325" w:rsidRPr="006879D1">
          <w:rPr>
            <w:rFonts w:ascii="Times New Roman" w:hAnsi="Times New Roman" w:cs="Times New Roman"/>
            <w:color w:val="000000" w:themeColor="text1"/>
            <w:sz w:val="24"/>
            <w:szCs w:val="24"/>
          </w:rPr>
          <w:t xml:space="preserve"> </w:t>
        </w:r>
      </w:ins>
      <w:r w:rsidRPr="006879D1">
        <w:rPr>
          <w:rFonts w:ascii="Times New Roman" w:hAnsi="Times New Roman" w:cs="Times New Roman"/>
          <w:i/>
          <w:iCs/>
          <w:color w:val="000000" w:themeColor="text1"/>
          <w:sz w:val="24"/>
          <w:szCs w:val="24"/>
        </w:rPr>
        <w:t>k</w:t>
      </w:r>
      <w:r w:rsidRPr="006879D1">
        <w:rPr>
          <w:rFonts w:ascii="Times New Roman" w:hAnsi="Times New Roman" w:cs="Times New Roman"/>
          <w:color w:val="000000" w:themeColor="text1"/>
          <w:sz w:val="24"/>
          <w:szCs w:val="24"/>
        </w:rPr>
        <w:t>-fold cross-validation approach</w:t>
      </w:r>
      <w:del w:id="371" w:author="Author">
        <w:r w:rsidR="00D711CA" w:rsidRPr="006879D1" w:rsidDel="00C31F03">
          <w:rPr>
            <w:rFonts w:ascii="Times New Roman" w:hAnsi="Times New Roman" w:cs="Times New Roman"/>
            <w:color w:val="000000" w:themeColor="text1"/>
            <w:sz w:val="24"/>
            <w:szCs w:val="24"/>
          </w:rPr>
          <w:delText xml:space="preserve"> </w:delText>
        </w:r>
        <w:commentRangeStart w:id="372"/>
        <w:r w:rsidR="00D711CA" w:rsidRPr="006879D1" w:rsidDel="00C31F03">
          <w:rPr>
            <w:rFonts w:ascii="Times New Roman" w:hAnsi="Times New Roman" w:cs="Times New Roman"/>
            <w:color w:val="000000" w:themeColor="text1"/>
            <w:sz w:val="24"/>
            <w:szCs w:val="24"/>
          </w:rPr>
          <w:delText>(</w:delText>
        </w:r>
        <w:r w:rsidR="00D711CA" w:rsidRPr="006879D1" w:rsidDel="00C31F03">
          <w:rPr>
            <w:rFonts w:ascii="Times New Roman" w:hAnsi="Times New Roman" w:cs="Times New Roman"/>
            <w:i/>
            <w:iCs/>
            <w:color w:val="000000" w:themeColor="text1"/>
            <w:sz w:val="24"/>
            <w:szCs w:val="24"/>
          </w:rPr>
          <w:delText>k</w:delText>
        </w:r>
        <w:r w:rsidR="00D711CA" w:rsidRPr="006879D1" w:rsidDel="00C31F03">
          <w:rPr>
            <w:rFonts w:ascii="Times New Roman" w:hAnsi="Times New Roman" w:cs="Times New Roman"/>
            <w:color w:val="000000" w:themeColor="text1"/>
            <w:sz w:val="24"/>
            <w:szCs w:val="24"/>
          </w:rPr>
          <w:delText>=10 in our study)</w:delText>
        </w:r>
        <w:commentRangeEnd w:id="372"/>
        <w:r w:rsidR="00ED5985" w:rsidDel="00C31F03">
          <w:rPr>
            <w:rStyle w:val="CommentReference"/>
            <w:rFonts w:eastAsiaTheme="minorHAnsi"/>
            <w:lang w:eastAsia="en-US"/>
          </w:rPr>
          <w:commentReference w:id="372"/>
        </w:r>
        <w:r w:rsidRPr="006879D1" w:rsidDel="00C31F03">
          <w:rPr>
            <w:rFonts w:ascii="Times New Roman" w:hAnsi="Times New Roman" w:cs="Times New Roman"/>
            <w:color w:val="000000" w:themeColor="text1"/>
            <w:sz w:val="24"/>
            <w:szCs w:val="24"/>
          </w:rPr>
          <w:delText xml:space="preserve">, an approach </w:delText>
        </w:r>
      </w:del>
      <w:ins w:id="373" w:author="Author">
        <w:r w:rsidR="00C31F03">
          <w:rPr>
            <w:rFonts w:ascii="Times New Roman" w:hAnsi="Times New Roman" w:cs="Times New Roman"/>
            <w:color w:val="000000" w:themeColor="text1"/>
            <w:sz w:val="24"/>
            <w:szCs w:val="24"/>
          </w:rPr>
          <w:t xml:space="preserve"> that has been </w:t>
        </w:r>
      </w:ins>
      <w:r w:rsidRPr="006879D1">
        <w:rPr>
          <w:rFonts w:ascii="Times New Roman" w:hAnsi="Times New Roman" w:cs="Times New Roman"/>
          <w:color w:val="000000" w:themeColor="text1"/>
          <w:sz w:val="24"/>
          <w:szCs w:val="24"/>
        </w:rPr>
        <w:t xml:space="preserve">widely used in machine learning classification problems (Anguita et al., 2009; Cawley </w:t>
      </w:r>
      <w:r w:rsidR="00BD5C0A" w:rsidRPr="006879D1">
        <w:rPr>
          <w:rFonts w:ascii="Times New Roman" w:hAnsi="Times New Roman" w:cs="Times New Roman"/>
          <w:color w:val="000000" w:themeColor="text1"/>
          <w:sz w:val="24"/>
          <w:szCs w:val="24"/>
        </w:rPr>
        <w:t>and Talbot</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2004)</w:t>
      </w:r>
      <w:r w:rsidR="00D711CA" w:rsidRPr="006879D1">
        <w:rPr>
          <w:rFonts w:ascii="Times New Roman" w:hAnsi="Times New Roman" w:cs="Times New Roman"/>
          <w:color w:val="000000" w:themeColor="text1"/>
          <w:sz w:val="24"/>
          <w:szCs w:val="24"/>
        </w:rPr>
        <w:t>. In</w:t>
      </w:r>
      <w:ins w:id="374" w:author="Author">
        <w:r w:rsidR="00977325">
          <w:rPr>
            <w:rFonts w:ascii="Times New Roman" w:hAnsi="Times New Roman" w:cs="Times New Roman"/>
            <w:color w:val="000000" w:themeColor="text1"/>
            <w:sz w:val="24"/>
            <w:szCs w:val="24"/>
          </w:rPr>
          <w:t xml:space="preserve"> th</w:t>
        </w:r>
        <w:del w:id="375" w:author="Author">
          <w:r w:rsidR="00977325" w:rsidDel="00C31F03">
            <w:rPr>
              <w:rFonts w:ascii="Times New Roman" w:hAnsi="Times New Roman" w:cs="Times New Roman"/>
              <w:color w:val="000000" w:themeColor="text1"/>
              <w:sz w:val="24"/>
              <w:szCs w:val="24"/>
            </w:rPr>
            <w:delText>e</w:delText>
          </w:r>
        </w:del>
      </w:ins>
      <w:del w:id="376" w:author="Author">
        <w:r w:rsidR="00D711CA" w:rsidRPr="006879D1" w:rsidDel="00C31F03">
          <w:rPr>
            <w:rFonts w:ascii="Times New Roman" w:hAnsi="Times New Roman" w:cs="Times New Roman"/>
            <w:color w:val="000000" w:themeColor="text1"/>
            <w:sz w:val="24"/>
            <w:szCs w:val="24"/>
          </w:rPr>
          <w:delText xml:space="preserve"> </w:delText>
        </w:r>
        <w:r w:rsidR="00D711CA" w:rsidRPr="00F00C76" w:rsidDel="00C31F03">
          <w:rPr>
            <w:rFonts w:ascii="Times New Roman" w:hAnsi="Times New Roman" w:cs="Times New Roman"/>
            <w:i/>
            <w:sz w:val="24"/>
            <w:szCs w:val="24"/>
          </w:rPr>
          <w:delText>k</w:delText>
        </w:r>
        <w:r w:rsidR="00D711CA" w:rsidDel="00C31F03">
          <w:rPr>
            <w:rFonts w:ascii="Times New Roman" w:hAnsi="Times New Roman" w:cs="Times New Roman"/>
            <w:sz w:val="24"/>
            <w:szCs w:val="24"/>
          </w:rPr>
          <w:delText>-fold cross validation</w:delText>
        </w:r>
      </w:del>
      <w:ins w:id="377" w:author="Author">
        <w:r w:rsidR="00C31F03">
          <w:rPr>
            <w:rFonts w:ascii="Times New Roman" w:hAnsi="Times New Roman" w:cs="Times New Roman"/>
            <w:color w:val="000000" w:themeColor="text1"/>
            <w:sz w:val="24"/>
            <w:szCs w:val="24"/>
          </w:rPr>
          <w:t>is approach</w:t>
        </w:r>
      </w:ins>
      <w:r w:rsidR="00D711CA">
        <w:rPr>
          <w:rFonts w:ascii="Times New Roman" w:hAnsi="Times New Roman" w:cs="Times New Roman"/>
          <w:sz w:val="24"/>
          <w:szCs w:val="24"/>
        </w:rPr>
        <w:t xml:space="preserve">, the data </w:t>
      </w:r>
      <w:r>
        <w:rPr>
          <w:rFonts w:ascii="Times New Roman" w:hAnsi="Times New Roman" w:cs="Times New Roman"/>
          <w:sz w:val="24"/>
          <w:szCs w:val="24"/>
        </w:rPr>
        <w:t>are</w:t>
      </w:r>
      <w:r w:rsidR="00D711CA">
        <w:rPr>
          <w:rFonts w:ascii="Times New Roman" w:hAnsi="Times New Roman" w:cs="Times New Roman"/>
          <w:sz w:val="24"/>
          <w:szCs w:val="24"/>
        </w:rPr>
        <w:t xml:space="preserve"> randomly </w:t>
      </w:r>
      <w:r w:rsidR="001B40C9">
        <w:rPr>
          <w:rFonts w:ascii="Times New Roman" w:hAnsi="Times New Roman" w:cs="Times New Roman"/>
          <w:sz w:val="24"/>
          <w:szCs w:val="24"/>
        </w:rPr>
        <w:t xml:space="preserve">subdivided </w:t>
      </w:r>
      <w:r w:rsidR="00D711CA">
        <w:rPr>
          <w:rFonts w:ascii="Times New Roman" w:hAnsi="Times New Roman" w:cs="Times New Roman"/>
          <w:sz w:val="24"/>
          <w:szCs w:val="24"/>
        </w:rPr>
        <w:t xml:space="preserve">into </w:t>
      </w:r>
      <w:r w:rsidR="00D711CA" w:rsidRPr="00F00C76">
        <w:rPr>
          <w:rFonts w:ascii="Times New Roman" w:hAnsi="Times New Roman" w:cs="Times New Roman"/>
          <w:i/>
          <w:sz w:val="24"/>
          <w:szCs w:val="24"/>
        </w:rPr>
        <w:t>k</w:t>
      </w:r>
      <w:r w:rsidR="00D711CA">
        <w:rPr>
          <w:rFonts w:ascii="Times New Roman" w:hAnsi="Times New Roman" w:cs="Times New Roman"/>
          <w:sz w:val="24"/>
          <w:szCs w:val="24"/>
        </w:rPr>
        <w:t xml:space="preserve"> disjoint</w:t>
      </w:r>
      <w:r>
        <w:rPr>
          <w:rFonts w:ascii="Times New Roman" w:hAnsi="Times New Roman" w:cs="Times New Roman"/>
          <w:sz w:val="24"/>
          <w:szCs w:val="24"/>
        </w:rPr>
        <w:t>ed</w:t>
      </w:r>
      <w:r w:rsidR="00D711CA">
        <w:rPr>
          <w:rFonts w:ascii="Times New Roman" w:hAnsi="Times New Roman" w:cs="Times New Roman"/>
          <w:sz w:val="24"/>
          <w:szCs w:val="24"/>
        </w:rPr>
        <w:t xml:space="preserve"> subsets</w:t>
      </w:r>
      <w:r w:rsidR="002F34E2">
        <w:rPr>
          <w:rFonts w:ascii="Times New Roman" w:hAnsi="Times New Roman" w:cs="Times New Roman"/>
          <w:sz w:val="24"/>
          <w:szCs w:val="24"/>
        </w:rPr>
        <w:t xml:space="preserve"> of equal size</w:t>
      </w:r>
      <w:r w:rsidR="00D711CA">
        <w:rPr>
          <w:rFonts w:ascii="Times New Roman" w:hAnsi="Times New Roman" w:cs="Times New Roman"/>
          <w:sz w:val="24"/>
          <w:szCs w:val="24"/>
        </w:rPr>
        <w:t xml:space="preserve">. </w:t>
      </w:r>
      <w:r w:rsidR="009E5273">
        <w:rPr>
          <w:rFonts w:ascii="Times New Roman" w:hAnsi="Times New Roman" w:cs="Times New Roman"/>
          <w:sz w:val="24"/>
          <w:szCs w:val="24"/>
        </w:rPr>
        <w:t xml:space="preserve">Then, </w:t>
      </w:r>
      <w:r w:rsidR="00486F52">
        <w:rPr>
          <w:rFonts w:ascii="Times New Roman" w:hAnsi="Times New Roman" w:cs="Times New Roman"/>
          <w:sz w:val="24"/>
          <w:szCs w:val="24"/>
        </w:rPr>
        <w:t>for</w:t>
      </w:r>
      <w:r w:rsidR="0033402B">
        <w:rPr>
          <w:rFonts w:ascii="Times New Roman" w:hAnsi="Times New Roman" w:cs="Times New Roman"/>
          <w:sz w:val="24"/>
          <w:szCs w:val="24"/>
        </w:rPr>
        <w:t xml:space="preserve"> </w:t>
      </w:r>
      <w:r w:rsidR="00D711CA">
        <w:rPr>
          <w:rFonts w:ascii="Times New Roman" w:hAnsi="Times New Roman" w:cs="Times New Roman"/>
          <w:sz w:val="24"/>
          <w:szCs w:val="24"/>
        </w:rPr>
        <w:t xml:space="preserve">each different combination of </w:t>
      </w:r>
      <w:r w:rsidR="00D711CA" w:rsidRPr="00E922D4">
        <w:rPr>
          <w:rFonts w:ascii="Times New Roman" w:hAnsi="Times New Roman" w:cs="Times New Roman"/>
          <w:i/>
          <w:iCs/>
          <w:sz w:val="24"/>
          <w:szCs w:val="24"/>
        </w:rPr>
        <w:t>k</w:t>
      </w:r>
      <w:r w:rsidR="00D711CA">
        <w:rPr>
          <w:rFonts w:ascii="Times New Roman" w:hAnsi="Times New Roman" w:cs="Times New Roman"/>
          <w:sz w:val="24"/>
          <w:szCs w:val="24"/>
        </w:rPr>
        <w:t xml:space="preserve">-1 </w:t>
      </w:r>
      <w:r w:rsidR="007062CB">
        <w:rPr>
          <w:rFonts w:ascii="Times New Roman" w:hAnsi="Times New Roman" w:cs="Times New Roman"/>
          <w:sz w:val="24"/>
          <w:szCs w:val="24"/>
        </w:rPr>
        <w:t xml:space="preserve">of </w:t>
      </w:r>
      <w:ins w:id="378" w:author="Author">
        <w:r w:rsidR="00977325">
          <w:rPr>
            <w:rFonts w:ascii="Times New Roman" w:hAnsi="Times New Roman" w:cs="Times New Roman"/>
            <w:sz w:val="24"/>
            <w:szCs w:val="24"/>
          </w:rPr>
          <w:t xml:space="preserve">the </w:t>
        </w:r>
      </w:ins>
      <w:r w:rsidR="007062CB" w:rsidRPr="00F00C76">
        <w:rPr>
          <w:rFonts w:ascii="Times New Roman" w:hAnsi="Times New Roman" w:cs="Times New Roman"/>
          <w:i/>
          <w:sz w:val="24"/>
          <w:szCs w:val="24"/>
        </w:rPr>
        <w:t>k</w:t>
      </w:r>
      <w:r w:rsidR="006D3E5C">
        <w:rPr>
          <w:rFonts w:ascii="Times New Roman" w:hAnsi="Times New Roman" w:cs="Times New Roman"/>
          <w:sz w:val="24"/>
          <w:szCs w:val="24"/>
        </w:rPr>
        <w:t xml:space="preserve"> </w:t>
      </w:r>
      <w:r w:rsidR="00D711CA">
        <w:rPr>
          <w:rFonts w:ascii="Times New Roman" w:hAnsi="Times New Roman" w:cs="Times New Roman"/>
          <w:sz w:val="24"/>
          <w:szCs w:val="24"/>
        </w:rPr>
        <w:t xml:space="preserve">subsets, </w:t>
      </w:r>
      <w:r w:rsidR="0033402B">
        <w:rPr>
          <w:rFonts w:ascii="Times New Roman" w:hAnsi="Times New Roman" w:cs="Times New Roman"/>
          <w:sz w:val="24"/>
          <w:szCs w:val="24"/>
        </w:rPr>
        <w:t>one of</w:t>
      </w:r>
      <w:ins w:id="379" w:author="Author">
        <w:r w:rsidR="00977325">
          <w:rPr>
            <w:rFonts w:ascii="Times New Roman" w:hAnsi="Times New Roman" w:cs="Times New Roman"/>
            <w:sz w:val="24"/>
            <w:szCs w:val="24"/>
          </w:rPr>
          <w:t xml:space="preserve"> the</w:t>
        </w:r>
      </w:ins>
      <w:r w:rsidR="0033402B">
        <w:rPr>
          <w:rFonts w:ascii="Times New Roman" w:hAnsi="Times New Roman" w:cs="Times New Roman"/>
          <w:sz w:val="24"/>
          <w:szCs w:val="24"/>
        </w:rPr>
        <w:t xml:space="preserve"> </w:t>
      </w:r>
      <w:r w:rsidR="0033402B" w:rsidRPr="00F00C76">
        <w:rPr>
          <w:rFonts w:ascii="Times New Roman" w:hAnsi="Times New Roman" w:cs="Times New Roman"/>
          <w:i/>
          <w:sz w:val="24"/>
          <w:szCs w:val="24"/>
        </w:rPr>
        <w:t>k</w:t>
      </w:r>
      <w:r w:rsidR="0033402B">
        <w:rPr>
          <w:rFonts w:ascii="Times New Roman" w:hAnsi="Times New Roman" w:cs="Times New Roman"/>
          <w:sz w:val="24"/>
          <w:szCs w:val="24"/>
        </w:rPr>
        <w:t xml:space="preserve"> models </w:t>
      </w:r>
      <w:del w:id="380" w:author="Author">
        <w:r w:rsidR="0033402B" w:rsidDel="00977325">
          <w:rPr>
            <w:rFonts w:ascii="Times New Roman" w:hAnsi="Times New Roman" w:cs="Times New Roman"/>
            <w:sz w:val="24"/>
            <w:szCs w:val="24"/>
          </w:rPr>
          <w:delText xml:space="preserve">are </w:delText>
        </w:r>
      </w:del>
      <w:ins w:id="381" w:author="Author">
        <w:r w:rsidR="00977325">
          <w:rPr>
            <w:rFonts w:ascii="Times New Roman" w:hAnsi="Times New Roman" w:cs="Times New Roman"/>
            <w:sz w:val="24"/>
            <w:szCs w:val="24"/>
          </w:rPr>
          <w:t xml:space="preserve">is </w:t>
        </w:r>
      </w:ins>
      <w:r w:rsidR="0033402B">
        <w:rPr>
          <w:rFonts w:ascii="Times New Roman" w:hAnsi="Times New Roman" w:cs="Times New Roman"/>
          <w:sz w:val="24"/>
          <w:szCs w:val="24"/>
        </w:rPr>
        <w:t xml:space="preserve">trained, </w:t>
      </w:r>
      <w:r w:rsidR="00D711CA">
        <w:rPr>
          <w:rFonts w:ascii="Times New Roman" w:hAnsi="Times New Roman" w:cs="Times New Roman"/>
          <w:sz w:val="24"/>
          <w:szCs w:val="24"/>
        </w:rPr>
        <w:t xml:space="preserve">and the test statistic </w:t>
      </w:r>
      <w:r w:rsidR="00EA1205">
        <w:rPr>
          <w:rFonts w:ascii="Times New Roman" w:hAnsi="Times New Roman" w:cs="Times New Roman"/>
          <w:sz w:val="24"/>
          <w:szCs w:val="24"/>
        </w:rPr>
        <w:t xml:space="preserve">for that model </w:t>
      </w:r>
      <w:r w:rsidR="00D711CA">
        <w:rPr>
          <w:rFonts w:ascii="Times New Roman" w:hAnsi="Times New Roman" w:cs="Times New Roman"/>
          <w:sz w:val="24"/>
          <w:szCs w:val="24"/>
        </w:rPr>
        <w:t xml:space="preserve">is evaluated </w:t>
      </w:r>
      <w:r w:rsidR="00D22F15">
        <w:rPr>
          <w:rFonts w:ascii="Times New Roman" w:hAnsi="Times New Roman" w:cs="Times New Roman"/>
          <w:sz w:val="24"/>
          <w:szCs w:val="24"/>
        </w:rPr>
        <w:t>on</w:t>
      </w:r>
      <w:r w:rsidR="001E0721">
        <w:rPr>
          <w:rFonts w:ascii="Times New Roman" w:hAnsi="Times New Roman" w:cs="Times New Roman"/>
          <w:sz w:val="24"/>
          <w:szCs w:val="24"/>
        </w:rPr>
        <w:t xml:space="preserve"> </w:t>
      </w:r>
      <w:r w:rsidR="00D711CA">
        <w:rPr>
          <w:rFonts w:ascii="Times New Roman" w:hAnsi="Times New Roman" w:cs="Times New Roman"/>
          <w:sz w:val="24"/>
          <w:szCs w:val="24"/>
        </w:rPr>
        <w:t xml:space="preserve">the </w:t>
      </w:r>
      <w:r w:rsidR="00D711CA" w:rsidRPr="006879D1">
        <w:rPr>
          <w:rFonts w:ascii="Times New Roman" w:hAnsi="Times New Roman" w:cs="Times New Roman"/>
          <w:color w:val="000000" w:themeColor="text1"/>
          <w:sz w:val="24"/>
          <w:szCs w:val="24"/>
        </w:rPr>
        <w:t xml:space="preserve">remaining </w:t>
      </w:r>
      <w:r w:rsidR="009E1F34" w:rsidRPr="006879D1">
        <w:rPr>
          <w:rFonts w:ascii="Times New Roman" w:hAnsi="Times New Roman" w:cs="Times New Roman"/>
          <w:color w:val="000000" w:themeColor="text1"/>
          <w:sz w:val="24"/>
          <w:szCs w:val="24"/>
        </w:rPr>
        <w:t xml:space="preserve">subset </w:t>
      </w:r>
      <w:r w:rsidR="00D711CA" w:rsidRPr="006879D1">
        <w:rPr>
          <w:rFonts w:ascii="Times New Roman" w:hAnsi="Times New Roman" w:cs="Times New Roman"/>
          <w:color w:val="000000" w:themeColor="text1"/>
          <w:sz w:val="24"/>
          <w:szCs w:val="24"/>
        </w:rPr>
        <w:t xml:space="preserve">(Stone, 1974; Geisser, 1975). The mean of the test statistics </w:t>
      </w:r>
      <w:r w:rsidR="002F1D42" w:rsidRPr="006879D1">
        <w:rPr>
          <w:rFonts w:ascii="Times New Roman" w:hAnsi="Times New Roman" w:cs="Times New Roman"/>
          <w:color w:val="000000" w:themeColor="text1"/>
          <w:sz w:val="24"/>
          <w:szCs w:val="24"/>
        </w:rPr>
        <w:t>over all</w:t>
      </w:r>
      <w:r w:rsidR="00D711CA" w:rsidRPr="006879D1">
        <w:rPr>
          <w:rFonts w:ascii="Times New Roman" w:hAnsi="Times New Roman" w:cs="Times New Roman"/>
          <w:color w:val="000000" w:themeColor="text1"/>
          <w:sz w:val="24"/>
          <w:szCs w:val="24"/>
        </w:rPr>
        <w:t xml:space="preserve"> </w:t>
      </w:r>
      <w:r w:rsidR="00D711CA" w:rsidRPr="006879D1">
        <w:rPr>
          <w:rFonts w:ascii="Times New Roman" w:hAnsi="Times New Roman" w:cs="Times New Roman"/>
          <w:i/>
          <w:iCs/>
          <w:color w:val="000000" w:themeColor="text1"/>
          <w:sz w:val="24"/>
          <w:szCs w:val="24"/>
        </w:rPr>
        <w:t>k</w:t>
      </w:r>
      <w:r w:rsidR="00D711CA" w:rsidRPr="006879D1">
        <w:rPr>
          <w:rFonts w:ascii="Times New Roman" w:hAnsi="Times New Roman" w:cs="Times New Roman"/>
          <w:color w:val="000000" w:themeColor="text1"/>
          <w:sz w:val="24"/>
          <w:szCs w:val="24"/>
        </w:rPr>
        <w:t xml:space="preserve"> models is </w:t>
      </w:r>
      <w:r w:rsidR="00A73D17" w:rsidRPr="006879D1">
        <w:rPr>
          <w:rFonts w:ascii="Times New Roman" w:hAnsi="Times New Roman" w:cs="Times New Roman"/>
          <w:color w:val="000000" w:themeColor="text1"/>
          <w:sz w:val="24"/>
          <w:szCs w:val="24"/>
        </w:rPr>
        <w:t>called</w:t>
      </w:r>
      <w:r w:rsidR="00D711CA" w:rsidRPr="006879D1">
        <w:rPr>
          <w:rFonts w:ascii="Times New Roman" w:hAnsi="Times New Roman" w:cs="Times New Roman"/>
          <w:color w:val="000000" w:themeColor="text1"/>
          <w:sz w:val="24"/>
          <w:szCs w:val="24"/>
        </w:rPr>
        <w:t xml:space="preserve"> the cross-validation estimate of the test statistic.</w:t>
      </w:r>
      <w:ins w:id="382" w:author="Author">
        <w:r w:rsidR="00C31F03">
          <w:rPr>
            <w:rFonts w:ascii="Times New Roman" w:hAnsi="Times New Roman" w:cs="Times New Roman"/>
            <w:color w:val="000000" w:themeColor="text1"/>
            <w:sz w:val="24"/>
            <w:szCs w:val="24"/>
          </w:rPr>
          <w:t xml:space="preserve"> We chose </w:t>
        </w:r>
        <w:commentRangeStart w:id="383"/>
        <w:r w:rsidR="00C31F03" w:rsidRPr="006879D1">
          <w:rPr>
            <w:rFonts w:ascii="Times New Roman" w:hAnsi="Times New Roman" w:cs="Times New Roman"/>
            <w:i/>
            <w:iCs/>
            <w:color w:val="000000" w:themeColor="text1"/>
            <w:sz w:val="24"/>
            <w:szCs w:val="24"/>
          </w:rPr>
          <w:t>k</w:t>
        </w:r>
        <w:r w:rsidR="00C31F03" w:rsidRPr="006879D1">
          <w:rPr>
            <w:rFonts w:ascii="Times New Roman" w:hAnsi="Times New Roman" w:cs="Times New Roman"/>
            <w:color w:val="000000" w:themeColor="text1"/>
            <w:sz w:val="24"/>
            <w:szCs w:val="24"/>
          </w:rPr>
          <w:t>=10 in our study</w:t>
        </w:r>
        <w:commentRangeEnd w:id="383"/>
        <w:r w:rsidR="00C31F03">
          <w:rPr>
            <w:rFonts w:ascii="Times New Roman" w:hAnsi="Times New Roman" w:cs="Times New Roman"/>
            <w:color w:val="000000" w:themeColor="text1"/>
            <w:sz w:val="24"/>
            <w:szCs w:val="24"/>
          </w:rPr>
          <w:t xml:space="preserve"> such that each subset </w:t>
        </w:r>
        <w:r w:rsidR="0028270E">
          <w:rPr>
            <w:rFonts w:ascii="Times New Roman" w:hAnsi="Times New Roman" w:cs="Times New Roman"/>
            <w:color w:val="000000" w:themeColor="text1"/>
            <w:sz w:val="24"/>
            <w:szCs w:val="24"/>
          </w:rPr>
          <w:t xml:space="preserve">contained 2-years of data. </w:t>
        </w:r>
        <w:r w:rsidR="00C31F03">
          <w:rPr>
            <w:rStyle w:val="CommentReference"/>
            <w:rFonts w:eastAsiaTheme="minorHAnsi"/>
            <w:lang w:eastAsia="en-US"/>
          </w:rPr>
          <w:commentReference w:id="383"/>
        </w:r>
      </w:ins>
      <w:r w:rsidR="00D711CA" w:rsidRPr="006879D1">
        <w:rPr>
          <w:rFonts w:ascii="Times New Roman" w:hAnsi="Times New Roman" w:cs="Times New Roman"/>
          <w:color w:val="000000" w:themeColor="text1"/>
          <w:sz w:val="24"/>
          <w:szCs w:val="24"/>
        </w:rPr>
        <w:t xml:space="preserve"> </w:t>
      </w:r>
      <w:del w:id="384" w:author="Author">
        <w:r w:rsidR="00E41229" w:rsidRPr="006879D1" w:rsidDel="00977325">
          <w:rPr>
            <w:rFonts w:ascii="Times New Roman" w:hAnsi="Times New Roman" w:cs="Times New Roman"/>
            <w:color w:val="000000" w:themeColor="text1"/>
            <w:sz w:val="24"/>
            <w:szCs w:val="24"/>
          </w:rPr>
          <w:delText>This method</w:delText>
        </w:r>
        <w:r w:rsidR="00D711CA" w:rsidRPr="006879D1" w:rsidDel="00977325">
          <w:rPr>
            <w:rFonts w:ascii="Times New Roman" w:hAnsi="Times New Roman" w:cs="Times New Roman"/>
            <w:color w:val="000000" w:themeColor="text1"/>
            <w:sz w:val="24"/>
            <w:szCs w:val="24"/>
          </w:rPr>
          <w:delText xml:space="preserve"> uses the entire dataset in training</w:delText>
        </w:r>
        <w:r w:rsidR="007521E7" w:rsidRPr="006879D1" w:rsidDel="00977325">
          <w:rPr>
            <w:rFonts w:ascii="Times New Roman" w:hAnsi="Times New Roman" w:cs="Times New Roman"/>
            <w:color w:val="000000" w:themeColor="text1"/>
            <w:sz w:val="24"/>
            <w:szCs w:val="24"/>
          </w:rPr>
          <w:delText xml:space="preserve"> and testing</w:delText>
        </w:r>
        <w:r w:rsidR="00D711CA" w:rsidRPr="006879D1" w:rsidDel="00977325">
          <w:rPr>
            <w:rFonts w:ascii="Times New Roman" w:hAnsi="Times New Roman" w:cs="Times New Roman"/>
            <w:color w:val="000000" w:themeColor="text1"/>
            <w:sz w:val="24"/>
            <w:szCs w:val="24"/>
          </w:rPr>
          <w:delText xml:space="preserve">. </w:delText>
        </w:r>
      </w:del>
    </w:p>
    <w:p w14:paraId="50481B2D" w14:textId="07E9F464" w:rsidR="00977325" w:rsidRDefault="000C34F4" w:rsidP="000C34F4">
      <w:pPr>
        <w:autoSpaceDE w:val="0"/>
        <w:autoSpaceDN w:val="0"/>
        <w:adjustRightInd w:val="0"/>
        <w:spacing w:after="0" w:line="480" w:lineRule="auto"/>
        <w:ind w:firstLine="720"/>
        <w:rPr>
          <w:ins w:id="385" w:author="Author"/>
          <w:rFonts w:ascii="Times New Roman" w:hAnsi="Times New Roman" w:cs="Times New Roman"/>
          <w:sz w:val="24"/>
          <w:szCs w:val="24"/>
        </w:rPr>
      </w:pPr>
      <w:ins w:id="386" w:author="Author">
        <w:del w:id="387" w:author="Author">
          <w:r w:rsidDel="0028270E">
            <w:rPr>
              <w:rFonts w:ascii="Times New Roman" w:hAnsi="Times New Roman" w:cs="Times New Roman"/>
              <w:color w:val="000000" w:themeColor="text1"/>
              <w:sz w:val="24"/>
              <w:szCs w:val="24"/>
            </w:rPr>
            <w:delText>Some t</w:delText>
          </w:r>
        </w:del>
      </w:ins>
      <w:del w:id="388" w:author="Author">
        <w:r w:rsidR="00D711CA" w:rsidRPr="006879D1" w:rsidDel="0028270E">
          <w:rPr>
            <w:rFonts w:ascii="Times New Roman" w:hAnsi="Times New Roman" w:cs="Times New Roman"/>
            <w:color w:val="000000" w:themeColor="text1"/>
            <w:sz w:val="24"/>
            <w:szCs w:val="24"/>
          </w:rPr>
          <w:delText>Time series data change over time</w:delText>
        </w:r>
      </w:del>
      <w:ins w:id="389" w:author="Author">
        <w:del w:id="390" w:author="Author">
          <w:r w:rsidDel="0028270E">
            <w:rPr>
              <w:rFonts w:ascii="Times New Roman" w:hAnsi="Times New Roman" w:cs="Times New Roman"/>
              <w:color w:val="000000" w:themeColor="text1"/>
              <w:sz w:val="24"/>
              <w:szCs w:val="24"/>
            </w:rPr>
            <w:delText xml:space="preserve"> </w:delText>
          </w:r>
          <w:r w:rsidR="00303726" w:rsidDel="0028270E">
            <w:rPr>
              <w:rFonts w:ascii="Times New Roman" w:hAnsi="Times New Roman" w:cs="Times New Roman"/>
              <w:color w:val="000000" w:themeColor="text1"/>
              <w:sz w:val="24"/>
              <w:szCs w:val="24"/>
            </w:rPr>
            <w:delText>might be linearly related to a lagged version of itself</w:delText>
          </w:r>
          <w:r w:rsidDel="0028270E">
            <w:rPr>
              <w:rFonts w:ascii="Times New Roman" w:hAnsi="Times New Roman" w:cs="Times New Roman"/>
              <w:color w:val="000000" w:themeColor="text1"/>
              <w:sz w:val="24"/>
              <w:szCs w:val="24"/>
            </w:rPr>
            <w:delText xml:space="preserve">. For example, a strong tropical storm may lead to high river discharge that may last for days to weeks. </w:delText>
          </w:r>
        </w:del>
      </w:ins>
      <w:del w:id="391" w:author="Author">
        <w:r w:rsidR="00D711CA" w:rsidRPr="006879D1" w:rsidDel="0028270E">
          <w:rPr>
            <w:rFonts w:ascii="Times New Roman" w:hAnsi="Times New Roman" w:cs="Times New Roman"/>
            <w:color w:val="000000" w:themeColor="text1"/>
            <w:sz w:val="24"/>
            <w:szCs w:val="24"/>
          </w:rPr>
          <w:delText xml:space="preserve">, invalidating the underlying assumption </w:delText>
        </w:r>
        <w:r w:rsidR="00B67144" w:rsidRPr="006879D1" w:rsidDel="0028270E">
          <w:rPr>
            <w:rFonts w:ascii="Times New Roman" w:hAnsi="Times New Roman" w:cs="Times New Roman"/>
            <w:color w:val="000000" w:themeColor="text1"/>
            <w:sz w:val="24"/>
            <w:szCs w:val="24"/>
          </w:rPr>
          <w:delText>inherent in</w:delText>
        </w:r>
      </w:del>
      <w:ins w:id="392" w:author="Author">
        <w:del w:id="393" w:author="Author">
          <w:r w:rsidDel="0028270E">
            <w:rPr>
              <w:rFonts w:ascii="Times New Roman" w:hAnsi="Times New Roman" w:cs="Times New Roman"/>
              <w:color w:val="000000" w:themeColor="text1"/>
              <w:sz w:val="24"/>
              <w:szCs w:val="24"/>
            </w:rPr>
            <w:delText xml:space="preserve"> </w:delText>
          </w:r>
        </w:del>
      </w:ins>
      <w:del w:id="394" w:author="Author">
        <w:r w:rsidR="00D711CA" w:rsidRPr="006879D1" w:rsidDel="0028270E">
          <w:rPr>
            <w:rFonts w:ascii="Times New Roman" w:hAnsi="Times New Roman" w:cs="Times New Roman"/>
            <w:color w:val="000000" w:themeColor="text1"/>
            <w:sz w:val="24"/>
            <w:szCs w:val="24"/>
          </w:rPr>
          <w:delText xml:space="preserve"> </w:delText>
        </w:r>
        <w:r w:rsidR="00D711CA" w:rsidRPr="006879D1" w:rsidDel="000C34F4">
          <w:rPr>
            <w:rFonts w:ascii="Times New Roman" w:hAnsi="Times New Roman" w:cs="Times New Roman"/>
            <w:color w:val="000000" w:themeColor="text1"/>
            <w:sz w:val="24"/>
            <w:szCs w:val="24"/>
          </w:rPr>
          <w:delText>cross</w:delText>
        </w:r>
        <w:r w:rsidR="002E24CA" w:rsidRPr="006879D1" w:rsidDel="000C34F4">
          <w:rPr>
            <w:rFonts w:ascii="Times New Roman" w:hAnsi="Times New Roman" w:cs="Times New Roman"/>
            <w:color w:val="000000" w:themeColor="text1"/>
            <w:sz w:val="24"/>
            <w:szCs w:val="24"/>
          </w:rPr>
          <w:delText>-</w:delText>
        </w:r>
        <w:r w:rsidR="00D711CA" w:rsidRPr="006879D1" w:rsidDel="000C34F4">
          <w:rPr>
            <w:rFonts w:ascii="Times New Roman" w:hAnsi="Times New Roman" w:cs="Times New Roman"/>
            <w:color w:val="000000" w:themeColor="text1"/>
            <w:sz w:val="24"/>
            <w:szCs w:val="24"/>
          </w:rPr>
          <w:delText>validation that t</w:delText>
        </w:r>
      </w:del>
      <w:ins w:id="395" w:author="Author">
        <w:r>
          <w:rPr>
            <w:rFonts w:ascii="Times New Roman" w:hAnsi="Times New Roman" w:cs="Times New Roman"/>
            <w:color w:val="000000" w:themeColor="text1"/>
            <w:sz w:val="24"/>
            <w:szCs w:val="24"/>
          </w:rPr>
          <w:t>T</w:t>
        </w:r>
      </w:ins>
      <w:r w:rsidR="00D711CA" w:rsidRPr="006879D1">
        <w:rPr>
          <w:rFonts w:ascii="Times New Roman" w:hAnsi="Times New Roman" w:cs="Times New Roman"/>
          <w:color w:val="000000" w:themeColor="text1"/>
          <w:sz w:val="24"/>
          <w:szCs w:val="24"/>
        </w:rPr>
        <w:t xml:space="preserve">he data </w:t>
      </w:r>
      <w:ins w:id="396" w:author="Author">
        <w:r>
          <w:rPr>
            <w:rFonts w:ascii="Times New Roman" w:hAnsi="Times New Roman" w:cs="Times New Roman"/>
            <w:color w:val="000000" w:themeColor="text1"/>
            <w:sz w:val="24"/>
            <w:szCs w:val="24"/>
          </w:rPr>
          <w:t xml:space="preserve">are assumed to </w:t>
        </w:r>
      </w:ins>
      <w:r w:rsidR="00D711CA" w:rsidRPr="006879D1">
        <w:rPr>
          <w:rFonts w:ascii="Times New Roman" w:hAnsi="Times New Roman" w:cs="Times New Roman"/>
          <w:color w:val="000000" w:themeColor="text1"/>
          <w:sz w:val="24"/>
          <w:szCs w:val="24"/>
        </w:rPr>
        <w:t xml:space="preserve">be independent </w:t>
      </w:r>
      <w:del w:id="397" w:author="Author">
        <w:r w:rsidR="00D711CA" w:rsidRPr="006879D1" w:rsidDel="00977325">
          <w:rPr>
            <w:rFonts w:ascii="Times New Roman" w:hAnsi="Times New Roman" w:cs="Times New Roman"/>
            <w:color w:val="000000" w:themeColor="text1"/>
            <w:sz w:val="24"/>
            <w:szCs w:val="24"/>
          </w:rPr>
          <w:delText>if the</w:delText>
        </w:r>
      </w:del>
      <w:ins w:id="398" w:author="Author">
        <w:del w:id="399" w:author="Author">
          <w:r w:rsidDel="00977325">
            <w:rPr>
              <w:rFonts w:ascii="Times New Roman" w:hAnsi="Times New Roman" w:cs="Times New Roman"/>
              <w:color w:val="000000" w:themeColor="text1"/>
              <w:sz w:val="24"/>
              <w:szCs w:val="24"/>
            </w:rPr>
            <w:delText>y</w:delText>
          </w:r>
        </w:del>
      </w:ins>
      <w:del w:id="400" w:author="Author">
        <w:r w:rsidR="00D711CA" w:rsidRPr="006879D1" w:rsidDel="00977325">
          <w:rPr>
            <w:rFonts w:ascii="Times New Roman" w:hAnsi="Times New Roman" w:cs="Times New Roman"/>
            <w:color w:val="000000" w:themeColor="text1"/>
            <w:sz w:val="24"/>
            <w:szCs w:val="24"/>
          </w:rPr>
          <w:delText xml:space="preserve"> time series data are randomly assigned </w:delText>
        </w:r>
      </w:del>
      <w:r w:rsidR="00D711CA" w:rsidRPr="006879D1">
        <w:rPr>
          <w:rFonts w:ascii="Times New Roman" w:hAnsi="Times New Roman" w:cs="Times New Roman"/>
          <w:color w:val="000000" w:themeColor="text1"/>
          <w:sz w:val="24"/>
          <w:szCs w:val="24"/>
        </w:rPr>
        <w:t xml:space="preserve">during </w:t>
      </w:r>
      <w:ins w:id="401" w:author="Author">
        <w:r w:rsidR="00977325">
          <w:rPr>
            <w:rFonts w:ascii="Times New Roman" w:hAnsi="Times New Roman" w:cs="Times New Roman"/>
            <w:color w:val="000000" w:themeColor="text1"/>
            <w:sz w:val="24"/>
            <w:szCs w:val="24"/>
          </w:rPr>
          <w:t xml:space="preserve">the k-fold </w:t>
        </w:r>
      </w:ins>
      <w:r w:rsidR="00D711CA" w:rsidRPr="006879D1">
        <w:rPr>
          <w:rFonts w:ascii="Times New Roman" w:hAnsi="Times New Roman" w:cs="Times New Roman"/>
          <w:color w:val="000000" w:themeColor="text1"/>
          <w:sz w:val="24"/>
          <w:szCs w:val="24"/>
        </w:rPr>
        <w:t>cross</w:t>
      </w:r>
      <w:r w:rsidR="002E24CA" w:rsidRPr="006879D1">
        <w:rPr>
          <w:rFonts w:ascii="Times New Roman" w:hAnsi="Times New Roman" w:cs="Times New Roman"/>
          <w:color w:val="000000" w:themeColor="text1"/>
          <w:sz w:val="24"/>
          <w:szCs w:val="24"/>
        </w:rPr>
        <w:t>-</w:t>
      </w:r>
      <w:r w:rsidR="00D711CA" w:rsidRPr="006879D1">
        <w:rPr>
          <w:rFonts w:ascii="Times New Roman" w:hAnsi="Times New Roman" w:cs="Times New Roman"/>
          <w:color w:val="000000" w:themeColor="text1"/>
          <w:sz w:val="24"/>
          <w:szCs w:val="24"/>
        </w:rPr>
        <w:t>validation</w:t>
      </w:r>
      <w:ins w:id="402" w:author="Author">
        <w:r>
          <w:rPr>
            <w:rFonts w:ascii="Times New Roman" w:hAnsi="Times New Roman" w:cs="Times New Roman"/>
            <w:color w:val="000000" w:themeColor="text1"/>
            <w:sz w:val="24"/>
            <w:szCs w:val="24"/>
          </w:rPr>
          <w:t>. This assumption might be in</w:t>
        </w:r>
        <w:del w:id="403" w:author="Author">
          <w:r w:rsidDel="00977325">
            <w:rPr>
              <w:rFonts w:ascii="Times New Roman" w:hAnsi="Times New Roman" w:cs="Times New Roman"/>
              <w:color w:val="000000" w:themeColor="text1"/>
              <w:sz w:val="24"/>
              <w:szCs w:val="24"/>
            </w:rPr>
            <w:delText>validated</w:delText>
          </w:r>
        </w:del>
        <w:r w:rsidR="00977325">
          <w:rPr>
            <w:rFonts w:ascii="Times New Roman" w:hAnsi="Times New Roman" w:cs="Times New Roman"/>
            <w:color w:val="000000" w:themeColor="text1"/>
            <w:sz w:val="24"/>
            <w:szCs w:val="24"/>
          </w:rPr>
          <w:t>appropriate</w:t>
        </w:r>
        <w:r>
          <w:rPr>
            <w:rFonts w:ascii="Times New Roman" w:hAnsi="Times New Roman" w:cs="Times New Roman"/>
            <w:color w:val="000000" w:themeColor="text1"/>
            <w:sz w:val="24"/>
            <w:szCs w:val="24"/>
          </w:rPr>
          <w:t xml:space="preserve"> for th</w:t>
        </w:r>
        <w:r w:rsidR="00977325">
          <w:rPr>
            <w:rFonts w:ascii="Times New Roman" w:hAnsi="Times New Roman" w:cs="Times New Roman"/>
            <w:color w:val="000000" w:themeColor="text1"/>
            <w:sz w:val="24"/>
            <w:szCs w:val="24"/>
          </w:rPr>
          <w:t>e</w:t>
        </w:r>
        <w:del w:id="404" w:author="Author">
          <w:r w:rsidDel="00977325">
            <w:rPr>
              <w:rFonts w:ascii="Times New Roman" w:hAnsi="Times New Roman" w:cs="Times New Roman"/>
              <w:color w:val="000000" w:themeColor="text1"/>
              <w:sz w:val="24"/>
              <w:szCs w:val="24"/>
            </w:rPr>
            <w:delText>ose</w:delText>
          </w:r>
        </w:del>
        <w:r>
          <w:rPr>
            <w:rFonts w:ascii="Times New Roman" w:hAnsi="Times New Roman" w:cs="Times New Roman"/>
            <w:color w:val="000000" w:themeColor="text1"/>
            <w:sz w:val="24"/>
            <w:szCs w:val="24"/>
          </w:rPr>
          <w:t xml:space="preserve"> time series</w:t>
        </w:r>
        <w:r w:rsidR="00303726">
          <w:rPr>
            <w:rFonts w:ascii="Times New Roman" w:hAnsi="Times New Roman" w:cs="Times New Roman"/>
            <w:color w:val="000000" w:themeColor="text1"/>
            <w:sz w:val="24"/>
            <w:szCs w:val="24"/>
          </w:rPr>
          <w:t xml:space="preserve"> which </w:t>
        </w:r>
        <w:r w:rsidR="0028270E">
          <w:rPr>
            <w:rFonts w:ascii="Times New Roman" w:hAnsi="Times New Roman" w:cs="Times New Roman"/>
            <w:color w:val="000000" w:themeColor="text1"/>
            <w:sz w:val="24"/>
            <w:szCs w:val="24"/>
          </w:rPr>
          <w:t>might be linearly related to a lagged version of itself</w:t>
        </w:r>
        <w:del w:id="405" w:author="Author">
          <w:r w:rsidR="00303726" w:rsidDel="0028270E">
            <w:rPr>
              <w:rFonts w:ascii="Times New Roman" w:hAnsi="Times New Roman" w:cs="Times New Roman"/>
              <w:color w:val="000000" w:themeColor="text1"/>
              <w:sz w:val="24"/>
              <w:szCs w:val="24"/>
            </w:rPr>
            <w:delText>show</w:delText>
          </w:r>
          <w:r w:rsidR="00977325" w:rsidDel="0028270E">
            <w:rPr>
              <w:rFonts w:ascii="Times New Roman" w:hAnsi="Times New Roman" w:cs="Times New Roman"/>
              <w:color w:val="000000" w:themeColor="text1"/>
              <w:sz w:val="24"/>
              <w:szCs w:val="24"/>
            </w:rPr>
            <w:delText>s</w:delText>
          </w:r>
          <w:r w:rsidR="00303726" w:rsidDel="0028270E">
            <w:rPr>
              <w:rFonts w:ascii="Times New Roman" w:hAnsi="Times New Roman" w:cs="Times New Roman"/>
              <w:color w:val="000000" w:themeColor="text1"/>
              <w:sz w:val="24"/>
              <w:szCs w:val="24"/>
            </w:rPr>
            <w:delText xml:space="preserve"> autocorrelation</w:delText>
          </w:r>
        </w:del>
      </w:ins>
      <w:del w:id="406" w:author="Author">
        <w:r w:rsidR="00D711CA" w:rsidRPr="006879D1" w:rsidDel="0028270E">
          <w:rPr>
            <w:rFonts w:ascii="Times New Roman" w:hAnsi="Times New Roman" w:cs="Times New Roman"/>
            <w:color w:val="000000" w:themeColor="text1"/>
            <w:sz w:val="24"/>
            <w:szCs w:val="24"/>
          </w:rPr>
          <w:delText xml:space="preserve"> </w:delText>
        </w:r>
        <w:r w:rsidR="00D711CA" w:rsidRPr="006879D1" w:rsidDel="00303726">
          <w:rPr>
            <w:rFonts w:ascii="Times New Roman" w:hAnsi="Times New Roman" w:cs="Times New Roman"/>
            <w:color w:val="000000" w:themeColor="text1"/>
            <w:sz w:val="24"/>
            <w:szCs w:val="24"/>
          </w:rPr>
          <w:delText>(Bergmeir and Benitex, 2012; Roberts 2017; Burman et al., 1994; Racine 2000)</w:delText>
        </w:r>
      </w:del>
      <w:r w:rsidR="00D711CA" w:rsidRPr="006879D1">
        <w:rPr>
          <w:rFonts w:ascii="Times New Roman" w:hAnsi="Times New Roman" w:cs="Times New Roman"/>
          <w:color w:val="000000" w:themeColor="text1"/>
          <w:sz w:val="24"/>
          <w:szCs w:val="24"/>
        </w:rPr>
        <w:t>. Thus</w:t>
      </w:r>
      <w:r>
        <w:rPr>
          <w:rFonts w:ascii="Times New Roman" w:hAnsi="Times New Roman" w:cs="Times New Roman"/>
          <w:sz w:val="24"/>
          <w:szCs w:val="24"/>
        </w:rPr>
        <w:t>, the data herein were further validated by block cross-validation</w:t>
      </w:r>
      <w:ins w:id="407" w:author="Author">
        <w:r w:rsidR="00303726">
          <w:rPr>
            <w:rFonts w:ascii="Times New Roman" w:hAnsi="Times New Roman" w:cs="Times New Roman"/>
            <w:sz w:val="24"/>
            <w:szCs w:val="24"/>
          </w:rPr>
          <w:t xml:space="preserve"> </w:t>
        </w:r>
        <w:r w:rsidR="00303726" w:rsidRPr="006879D1">
          <w:rPr>
            <w:rFonts w:ascii="Times New Roman" w:hAnsi="Times New Roman" w:cs="Times New Roman"/>
            <w:color w:val="000000" w:themeColor="text1"/>
            <w:sz w:val="24"/>
            <w:szCs w:val="24"/>
          </w:rPr>
          <w:t>(Bergmeir and Benitex, 2012; Roberts 2017; Burman et al., 1994; Racine 2000)</w:t>
        </w:r>
      </w:ins>
      <w:del w:id="408" w:author="Author">
        <w:r w:rsidDel="00303726">
          <w:rPr>
            <w:rFonts w:ascii="Times New Roman" w:hAnsi="Times New Roman" w:cs="Times New Roman"/>
            <w:sz w:val="24"/>
            <w:szCs w:val="24"/>
          </w:rPr>
          <w:delText xml:space="preserve"> </w:delText>
        </w:r>
      </w:del>
      <w:ins w:id="409" w:author="Author">
        <w:r>
          <w:rPr>
            <w:rFonts w:ascii="Times New Roman" w:hAnsi="Times New Roman" w:cs="Times New Roman"/>
            <w:sz w:val="24"/>
            <w:szCs w:val="24"/>
          </w:rPr>
          <w:t xml:space="preserve">. </w:t>
        </w:r>
      </w:ins>
      <w:r>
        <w:rPr>
          <w:rFonts w:ascii="Times New Roman" w:hAnsi="Times New Roman" w:cs="Times New Roman"/>
          <w:color w:val="000000" w:themeColor="text1"/>
          <w:sz w:val="24"/>
          <w:szCs w:val="24"/>
        </w:rPr>
        <w:t>T</w:t>
      </w:r>
      <w:r w:rsidR="00D711CA" w:rsidRPr="006879D1">
        <w:rPr>
          <w:rFonts w:ascii="Times New Roman" w:hAnsi="Times New Roman" w:cs="Times New Roman"/>
          <w:color w:val="000000" w:themeColor="text1"/>
          <w:sz w:val="24"/>
          <w:szCs w:val="24"/>
        </w:rPr>
        <w:t xml:space="preserve">he data </w:t>
      </w:r>
      <w:r w:rsidR="002E24CA" w:rsidRPr="006879D1">
        <w:rPr>
          <w:rFonts w:ascii="Times New Roman" w:hAnsi="Times New Roman" w:cs="Times New Roman"/>
          <w:color w:val="000000" w:themeColor="text1"/>
          <w:sz w:val="24"/>
          <w:szCs w:val="24"/>
        </w:rPr>
        <w:t xml:space="preserve">were divided </w:t>
      </w:r>
      <w:r w:rsidR="002503B8" w:rsidRPr="006879D1">
        <w:rPr>
          <w:rFonts w:ascii="Times New Roman" w:hAnsi="Times New Roman" w:cs="Times New Roman"/>
          <w:color w:val="000000" w:themeColor="text1"/>
          <w:sz w:val="24"/>
          <w:szCs w:val="24"/>
        </w:rPr>
        <w:t>by</w:t>
      </w:r>
      <w:r w:rsidR="002E24CA" w:rsidRPr="006879D1">
        <w:rPr>
          <w:rFonts w:ascii="Times New Roman" w:hAnsi="Times New Roman" w:cs="Times New Roman"/>
          <w:color w:val="000000" w:themeColor="text1"/>
          <w:sz w:val="24"/>
          <w:szCs w:val="24"/>
        </w:rPr>
        <w:t xml:space="preserve"> chronological order </w:t>
      </w:r>
      <w:r w:rsidR="00D711CA" w:rsidRPr="006879D1">
        <w:rPr>
          <w:rFonts w:ascii="Times New Roman" w:hAnsi="Times New Roman" w:cs="Times New Roman"/>
          <w:color w:val="000000" w:themeColor="text1"/>
          <w:sz w:val="24"/>
          <w:szCs w:val="24"/>
        </w:rPr>
        <w:t xml:space="preserve">into </w:t>
      </w:r>
      <w:r w:rsidR="002E24CA" w:rsidRPr="006879D1">
        <w:rPr>
          <w:rFonts w:ascii="Times New Roman" w:hAnsi="Times New Roman" w:cs="Times New Roman"/>
          <w:color w:val="000000" w:themeColor="text1"/>
          <w:sz w:val="24"/>
          <w:szCs w:val="24"/>
        </w:rPr>
        <w:t>10</w:t>
      </w:r>
      <w:r w:rsidR="00D711CA" w:rsidRPr="006879D1">
        <w:rPr>
          <w:rFonts w:ascii="Times New Roman" w:hAnsi="Times New Roman" w:cs="Times New Roman"/>
          <w:color w:val="000000" w:themeColor="text1"/>
          <w:sz w:val="24"/>
          <w:szCs w:val="24"/>
        </w:rPr>
        <w:t xml:space="preserve"> subsets </w:t>
      </w:r>
      <w:r w:rsidR="002E24CA" w:rsidRPr="006879D1">
        <w:rPr>
          <w:rFonts w:ascii="Times New Roman" w:hAnsi="Times New Roman" w:cs="Times New Roman"/>
          <w:color w:val="000000" w:themeColor="text1"/>
          <w:sz w:val="24"/>
          <w:szCs w:val="24"/>
        </w:rPr>
        <w:t>of 2-years each</w:t>
      </w:r>
      <w:r w:rsidR="00D711CA" w:rsidRPr="006879D1">
        <w:rPr>
          <w:rFonts w:ascii="Times New Roman" w:hAnsi="Times New Roman" w:cs="Times New Roman"/>
          <w:color w:val="000000" w:themeColor="text1"/>
          <w:sz w:val="24"/>
          <w:szCs w:val="24"/>
        </w:rPr>
        <w:t>: 1998-1999, 2000-2001… 2017-2018 (Bergmeir and Benitex, 2012; Roberts 2017). In one iteration of the cross</w:t>
      </w:r>
      <w:r w:rsidR="000163B6" w:rsidRPr="006879D1">
        <w:rPr>
          <w:rFonts w:ascii="Times New Roman" w:hAnsi="Times New Roman" w:cs="Times New Roman"/>
          <w:color w:val="000000" w:themeColor="text1"/>
          <w:sz w:val="24"/>
          <w:szCs w:val="24"/>
        </w:rPr>
        <w:t>-</w:t>
      </w:r>
      <w:r w:rsidR="00D711CA" w:rsidRPr="006879D1">
        <w:rPr>
          <w:rFonts w:ascii="Times New Roman" w:hAnsi="Times New Roman" w:cs="Times New Roman"/>
          <w:color w:val="000000" w:themeColor="text1"/>
          <w:sz w:val="24"/>
          <w:szCs w:val="24"/>
        </w:rPr>
        <w:t xml:space="preserve">validation procedure, the models </w:t>
      </w:r>
      <w:r w:rsidR="00B67144" w:rsidRPr="006879D1">
        <w:rPr>
          <w:rFonts w:ascii="Times New Roman" w:hAnsi="Times New Roman" w:cs="Times New Roman"/>
          <w:color w:val="000000" w:themeColor="text1"/>
          <w:sz w:val="24"/>
          <w:szCs w:val="24"/>
        </w:rPr>
        <w:t xml:space="preserve">were trained </w:t>
      </w:r>
      <w:r w:rsidR="00D711CA" w:rsidRPr="006879D1">
        <w:rPr>
          <w:rFonts w:ascii="Times New Roman" w:hAnsi="Times New Roman" w:cs="Times New Roman"/>
          <w:color w:val="000000" w:themeColor="text1"/>
          <w:sz w:val="24"/>
          <w:szCs w:val="24"/>
        </w:rPr>
        <w:t xml:space="preserve">on the data from 1998-2016 and </w:t>
      </w:r>
      <w:r w:rsidR="00B67144" w:rsidRPr="006879D1">
        <w:rPr>
          <w:rFonts w:ascii="Times New Roman" w:hAnsi="Times New Roman" w:cs="Times New Roman"/>
          <w:color w:val="000000" w:themeColor="text1"/>
          <w:sz w:val="24"/>
          <w:szCs w:val="24"/>
        </w:rPr>
        <w:t xml:space="preserve">then </w:t>
      </w:r>
      <w:r w:rsidR="00D711CA" w:rsidRPr="006879D1">
        <w:rPr>
          <w:rFonts w:ascii="Times New Roman" w:hAnsi="Times New Roman" w:cs="Times New Roman"/>
          <w:color w:val="000000" w:themeColor="text1"/>
          <w:sz w:val="24"/>
          <w:szCs w:val="24"/>
        </w:rPr>
        <w:t xml:space="preserve">tested </w:t>
      </w:r>
      <w:r w:rsidR="00D711CA">
        <w:rPr>
          <w:rFonts w:ascii="Times New Roman" w:hAnsi="Times New Roman" w:cs="Times New Roman"/>
          <w:sz w:val="24"/>
          <w:szCs w:val="24"/>
        </w:rPr>
        <w:t xml:space="preserve">on data from 2017-2018. This procedure </w:t>
      </w:r>
      <w:del w:id="410" w:author="Author">
        <w:r w:rsidR="00D711CA" w:rsidDel="00977325">
          <w:rPr>
            <w:rFonts w:ascii="Times New Roman" w:hAnsi="Times New Roman" w:cs="Times New Roman"/>
            <w:sz w:val="24"/>
            <w:szCs w:val="24"/>
          </w:rPr>
          <w:delText xml:space="preserve">is </w:delText>
        </w:r>
      </w:del>
      <w:ins w:id="411" w:author="Author">
        <w:r w:rsidR="00977325">
          <w:rPr>
            <w:rFonts w:ascii="Times New Roman" w:hAnsi="Times New Roman" w:cs="Times New Roman"/>
            <w:sz w:val="24"/>
            <w:szCs w:val="24"/>
          </w:rPr>
          <w:t xml:space="preserve">was </w:t>
        </w:r>
      </w:ins>
      <w:r w:rsidR="00D711CA">
        <w:rPr>
          <w:rFonts w:ascii="Times New Roman" w:hAnsi="Times New Roman" w:cs="Times New Roman"/>
          <w:sz w:val="24"/>
          <w:szCs w:val="24"/>
        </w:rPr>
        <w:t xml:space="preserve">repeated for all the </w:t>
      </w:r>
      <w:r w:rsidR="002E24CA">
        <w:rPr>
          <w:rFonts w:ascii="Times New Roman" w:hAnsi="Times New Roman" w:cs="Times New Roman"/>
          <w:sz w:val="24"/>
          <w:szCs w:val="24"/>
        </w:rPr>
        <w:t>2</w:t>
      </w:r>
      <w:r w:rsidR="00D711CA">
        <w:rPr>
          <w:rFonts w:ascii="Times New Roman" w:hAnsi="Times New Roman" w:cs="Times New Roman"/>
          <w:sz w:val="24"/>
          <w:szCs w:val="24"/>
        </w:rPr>
        <w:t xml:space="preserve">-year blocks. </w:t>
      </w:r>
    </w:p>
    <w:p w14:paraId="43E9D362" w14:textId="432D7C14" w:rsidR="006659AC" w:rsidRDefault="0028270E" w:rsidP="000C34F4">
      <w:pPr>
        <w:autoSpaceDE w:val="0"/>
        <w:autoSpaceDN w:val="0"/>
        <w:adjustRightInd w:val="0"/>
        <w:spacing w:after="0" w:line="480" w:lineRule="auto"/>
        <w:ind w:firstLine="720"/>
        <w:rPr>
          <w:ins w:id="412" w:author="Author"/>
          <w:rFonts w:ascii="Times New Roman" w:hAnsi="Times New Roman" w:cs="Times New Roman"/>
          <w:sz w:val="24"/>
          <w:szCs w:val="24"/>
        </w:rPr>
      </w:pPr>
      <w:ins w:id="413" w:author="Author">
        <w:r>
          <w:rPr>
            <w:rFonts w:ascii="Times New Roman" w:hAnsi="Times New Roman" w:cs="Times New Roman"/>
            <w:sz w:val="24"/>
            <w:szCs w:val="24"/>
          </w:rPr>
          <w:t xml:space="preserve">Four metrics were used to evaluate the performance of the machine learning classifiers in predicting </w:t>
        </w:r>
        <w:r w:rsidRPr="00493A62">
          <w:rPr>
            <w:rFonts w:ascii="Times New Roman" w:hAnsi="Times New Roman" w:cs="Times New Roman"/>
            <w:i/>
            <w:sz w:val="24"/>
            <w:szCs w:val="24"/>
          </w:rPr>
          <w:t xml:space="preserve">K. </w:t>
        </w:r>
        <w:r>
          <w:rPr>
            <w:rFonts w:ascii="Times New Roman" w:hAnsi="Times New Roman" w:cs="Times New Roman"/>
            <w:i/>
            <w:sz w:val="24"/>
            <w:szCs w:val="24"/>
          </w:rPr>
          <w:t>b</w:t>
        </w:r>
        <w:r w:rsidRPr="00493A62">
          <w:rPr>
            <w:rFonts w:ascii="Times New Roman" w:hAnsi="Times New Roman" w:cs="Times New Roman"/>
            <w:i/>
            <w:sz w:val="24"/>
            <w:szCs w:val="24"/>
          </w:rPr>
          <w:t xml:space="preserve">revis </w:t>
        </w:r>
        <w:r>
          <w:rPr>
            <w:rFonts w:ascii="Times New Roman" w:hAnsi="Times New Roman" w:cs="Times New Roman"/>
            <w:sz w:val="24"/>
            <w:szCs w:val="24"/>
          </w:rPr>
          <w:t>bloom</w:t>
        </w:r>
        <w:r w:rsidR="006659AC">
          <w:rPr>
            <w:rFonts w:ascii="Times New Roman" w:hAnsi="Times New Roman" w:cs="Times New Roman"/>
            <w:sz w:val="24"/>
            <w:szCs w:val="24"/>
          </w:rPr>
          <w:t xml:space="preserve"> (Sun et al., 2009; </w:t>
        </w:r>
        <w:commentRangeStart w:id="414"/>
        <w:r w:rsidR="006659AC">
          <w:rPr>
            <w:rFonts w:ascii="Times New Roman" w:hAnsi="Times New Roman" w:cs="Times New Roman"/>
            <w:sz w:val="24"/>
            <w:szCs w:val="24"/>
          </w:rPr>
          <w:t>Powers, 2011</w:t>
        </w:r>
        <w:commentRangeEnd w:id="414"/>
        <w:r w:rsidR="006659AC">
          <w:rPr>
            <w:rStyle w:val="CommentReference"/>
            <w:rFonts w:eastAsiaTheme="minorHAnsi"/>
            <w:lang w:eastAsia="en-US"/>
          </w:rPr>
          <w:commentReference w:id="414"/>
        </w:r>
        <w:r w:rsidR="006659AC">
          <w:rPr>
            <w:rFonts w:ascii="Times New Roman" w:hAnsi="Times New Roman" w:cs="Times New Roman"/>
            <w:sz w:val="24"/>
            <w:szCs w:val="24"/>
          </w:rPr>
          <w:t>)</w:t>
        </w:r>
        <w:r>
          <w:rPr>
            <w:rFonts w:ascii="Times New Roman" w:hAnsi="Times New Roman" w:cs="Times New Roman"/>
            <w:sz w:val="24"/>
            <w:szCs w:val="24"/>
          </w:rPr>
          <w:t xml:space="preserve">.  </w:t>
        </w:r>
        <w:r w:rsidR="006659AC">
          <w:rPr>
            <w:rFonts w:ascii="Times New Roman" w:hAnsi="Times New Roman" w:cs="Times New Roman"/>
            <w:sz w:val="24"/>
            <w:szCs w:val="24"/>
          </w:rPr>
          <w:t xml:space="preserve">The accuracy </w:t>
        </w:r>
        <w:r w:rsidR="00F94ED9">
          <w:rPr>
            <w:rFonts w:ascii="Times New Roman" w:hAnsi="Times New Roman" w:cs="Times New Roman"/>
            <w:sz w:val="24"/>
            <w:szCs w:val="24"/>
          </w:rPr>
          <w:t>measures the overall accuracy of the prediction:</w:t>
        </w:r>
      </w:ins>
    </w:p>
    <w:p w14:paraId="305635B3" w14:textId="77777777" w:rsidR="006659AC" w:rsidRDefault="006659AC" w:rsidP="00583310">
      <w:pPr>
        <w:autoSpaceDE w:val="0"/>
        <w:autoSpaceDN w:val="0"/>
        <w:adjustRightInd w:val="0"/>
        <w:spacing w:after="0" w:line="480" w:lineRule="auto"/>
        <w:ind w:left="2880" w:firstLine="720"/>
        <w:rPr>
          <w:ins w:id="415" w:author="Author"/>
          <w:rFonts w:ascii="Times New Roman" w:hAnsi="Times New Roman" w:cs="Times New Roman"/>
          <w:sz w:val="24"/>
          <w:szCs w:val="24"/>
        </w:rPr>
      </w:pPr>
      <m:oMath>
        <m:r>
          <w:ins w:id="416" w:author="Author">
            <w:rPr>
              <w:rFonts w:ascii="Cambria Math" w:hAnsi="Cambria Math" w:cs="Times New Roman"/>
              <w:sz w:val="24"/>
              <w:szCs w:val="24"/>
            </w:rPr>
            <m:t>A=</m:t>
          </w:ins>
        </m:r>
        <m:f>
          <m:fPr>
            <m:ctrlPr>
              <w:ins w:id="417" w:author="Author">
                <w:rPr>
                  <w:rFonts w:ascii="Cambria Math" w:hAnsi="Cambria Math" w:cs="Times New Roman"/>
                  <w:i/>
                  <w:sz w:val="24"/>
                  <w:szCs w:val="24"/>
                </w:rPr>
              </w:ins>
            </m:ctrlPr>
          </m:fPr>
          <m:num>
            <m:r>
              <w:ins w:id="418" w:author="Author">
                <w:rPr>
                  <w:rFonts w:ascii="Cambria Math" w:hAnsi="Cambria Math" w:cs="Times New Roman"/>
                  <w:sz w:val="24"/>
                  <w:szCs w:val="24"/>
                </w:rPr>
                <m:t>TP+TN</m:t>
              </w:ins>
            </m:r>
          </m:num>
          <m:den>
            <m:r>
              <w:ins w:id="419" w:author="Author">
                <w:rPr>
                  <w:rFonts w:ascii="Cambria Math" w:hAnsi="Cambria Math" w:cs="Times New Roman"/>
                  <w:sz w:val="24"/>
                  <w:szCs w:val="24"/>
                </w:rPr>
                <m:t>TP+FN+TN+FP</m:t>
              </w:ins>
            </m:r>
          </m:den>
        </m:f>
      </m:oMath>
      <w:ins w:id="420" w:author="Autho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ins>
    </w:p>
    <w:p w14:paraId="3A59EE90" w14:textId="63872A65" w:rsidR="00F94ED9" w:rsidRDefault="006659AC" w:rsidP="00583310">
      <w:pPr>
        <w:autoSpaceDE w:val="0"/>
        <w:autoSpaceDN w:val="0"/>
        <w:adjustRightInd w:val="0"/>
        <w:spacing w:after="0" w:line="480" w:lineRule="auto"/>
        <w:rPr>
          <w:ins w:id="421" w:author="Author"/>
          <w:rFonts w:ascii="Times New Roman" w:hAnsi="Times New Roman" w:cs="Times New Roman"/>
          <w:sz w:val="24"/>
          <w:szCs w:val="24"/>
        </w:rPr>
      </w:pPr>
      <w:ins w:id="422" w:author="Author">
        <w:r>
          <w:rPr>
            <w:rFonts w:ascii="Times New Roman" w:hAnsi="Times New Roman" w:cs="Times New Roman"/>
            <w:sz w:val="24"/>
            <w:szCs w:val="24"/>
          </w:rPr>
          <w:t>where TP is the number of HABs weeks predicted correctly, FN is the number of</w:t>
        </w:r>
        <w:r w:rsidRPr="006659AC">
          <w:rPr>
            <w:rFonts w:ascii="Times New Roman" w:hAnsi="Times New Roman" w:cs="Times New Roman"/>
            <w:sz w:val="24"/>
            <w:szCs w:val="24"/>
          </w:rPr>
          <w:t xml:space="preserve"> </w:t>
        </w:r>
        <w:r>
          <w:rPr>
            <w:rFonts w:ascii="Times New Roman" w:hAnsi="Times New Roman" w:cs="Times New Roman"/>
            <w:sz w:val="24"/>
            <w:szCs w:val="24"/>
          </w:rPr>
          <w:t xml:space="preserve">HABs weeks predicted </w:t>
        </w:r>
        <w:r w:rsidR="004D53CF">
          <w:rPr>
            <w:rFonts w:ascii="Times New Roman" w:hAnsi="Times New Roman" w:cs="Times New Roman"/>
            <w:sz w:val="24"/>
            <w:szCs w:val="24"/>
          </w:rPr>
          <w:t>to be non-HABs</w:t>
        </w:r>
        <w:r>
          <w:rPr>
            <w:rFonts w:ascii="Times New Roman" w:hAnsi="Times New Roman" w:cs="Times New Roman"/>
            <w:sz w:val="24"/>
            <w:szCs w:val="24"/>
          </w:rPr>
          <w:t xml:space="preserve">, TN is the number of non-HABs weeks predicted correctly, and FP is the number of non-HABs weeks predicted </w:t>
        </w:r>
        <w:r w:rsidR="004D53CF">
          <w:rPr>
            <w:rFonts w:ascii="Times New Roman" w:hAnsi="Times New Roman" w:cs="Times New Roman"/>
            <w:sz w:val="24"/>
            <w:szCs w:val="24"/>
          </w:rPr>
          <w:t>to be HABs</w:t>
        </w:r>
        <w:r w:rsidR="00F94ED9">
          <w:rPr>
            <w:rFonts w:ascii="Times New Roman" w:hAnsi="Times New Roman" w:cs="Times New Roman"/>
            <w:sz w:val="24"/>
            <w:szCs w:val="24"/>
          </w:rPr>
          <w:t xml:space="preserve">. </w:t>
        </w:r>
        <w:r>
          <w:rPr>
            <w:rFonts w:ascii="Times New Roman" w:hAnsi="Times New Roman" w:cs="Times New Roman"/>
            <w:sz w:val="24"/>
            <w:szCs w:val="24"/>
          </w:rPr>
          <w:t xml:space="preserve"> </w:t>
        </w:r>
        <w:r w:rsidR="00F94ED9">
          <w:rPr>
            <w:rFonts w:ascii="Times New Roman" w:hAnsi="Times New Roman" w:cs="Times New Roman"/>
            <w:sz w:val="24"/>
            <w:szCs w:val="24"/>
          </w:rPr>
          <w:t xml:space="preserve">The recall </w:t>
        </w:r>
        <w:r w:rsidR="004D53CF">
          <w:rPr>
            <w:rFonts w:ascii="Times New Roman" w:hAnsi="Times New Roman" w:cs="Times New Roman"/>
            <w:sz w:val="24"/>
            <w:szCs w:val="24"/>
          </w:rPr>
          <w:t>is</w:t>
        </w:r>
        <w:r w:rsidR="00F94ED9">
          <w:rPr>
            <w:rFonts w:ascii="Times New Roman" w:hAnsi="Times New Roman" w:cs="Times New Roman"/>
            <w:sz w:val="24"/>
            <w:szCs w:val="24"/>
          </w:rPr>
          <w:t xml:space="preserve"> the </w:t>
        </w:r>
        <w:r w:rsidR="004D53CF">
          <w:rPr>
            <w:rFonts w:ascii="Times New Roman" w:hAnsi="Times New Roman" w:cs="Times New Roman"/>
            <w:sz w:val="24"/>
            <w:szCs w:val="24"/>
          </w:rPr>
          <w:t>ratio</w:t>
        </w:r>
        <w:r w:rsidR="00F94ED9">
          <w:rPr>
            <w:rFonts w:ascii="Times New Roman" w:hAnsi="Times New Roman" w:cs="Times New Roman"/>
            <w:sz w:val="24"/>
            <w:szCs w:val="24"/>
          </w:rPr>
          <w:t xml:space="preserve"> of the </w:t>
        </w:r>
        <w:r w:rsidR="004D53CF">
          <w:rPr>
            <w:rFonts w:ascii="Times New Roman" w:hAnsi="Times New Roman" w:cs="Times New Roman"/>
            <w:sz w:val="24"/>
            <w:szCs w:val="24"/>
          </w:rPr>
          <w:t xml:space="preserve">correctly-predicted </w:t>
        </w:r>
        <w:r w:rsidR="00F94ED9">
          <w:rPr>
            <w:rFonts w:ascii="Times New Roman" w:hAnsi="Times New Roman" w:cs="Times New Roman"/>
            <w:sz w:val="24"/>
            <w:szCs w:val="24"/>
          </w:rPr>
          <w:t xml:space="preserve">HABs weeks </w:t>
        </w:r>
        <w:r w:rsidR="004D53CF">
          <w:rPr>
            <w:rFonts w:ascii="Times New Roman" w:hAnsi="Times New Roman" w:cs="Times New Roman"/>
            <w:sz w:val="24"/>
            <w:szCs w:val="24"/>
          </w:rPr>
          <w:t>to the total number of the observed HABs weeks</w:t>
        </w:r>
        <w:r w:rsidR="00F94ED9">
          <w:rPr>
            <w:rFonts w:ascii="Times New Roman" w:hAnsi="Times New Roman" w:cs="Times New Roman"/>
            <w:sz w:val="24"/>
            <w:szCs w:val="24"/>
          </w:rPr>
          <w:t>:</w:t>
        </w:r>
      </w:ins>
    </w:p>
    <w:p w14:paraId="2793DF61" w14:textId="2A1EFA06" w:rsidR="00F94ED9" w:rsidRDefault="00F94ED9" w:rsidP="00F94ED9">
      <w:pPr>
        <w:autoSpaceDE w:val="0"/>
        <w:autoSpaceDN w:val="0"/>
        <w:adjustRightInd w:val="0"/>
        <w:spacing w:after="0" w:line="480" w:lineRule="auto"/>
        <w:ind w:left="2880" w:firstLine="720"/>
        <w:rPr>
          <w:ins w:id="423" w:author="Author"/>
          <w:rFonts w:ascii="Times New Roman" w:hAnsi="Times New Roman" w:cs="Times New Roman"/>
          <w:sz w:val="24"/>
          <w:szCs w:val="24"/>
        </w:rPr>
      </w:pPr>
      <m:oMath>
        <m:r>
          <w:ins w:id="424" w:author="Author">
            <w:rPr>
              <w:rFonts w:ascii="Cambria Math" w:hAnsi="Cambria Math" w:cs="Times New Roman"/>
              <w:sz w:val="24"/>
              <w:szCs w:val="24"/>
            </w:rPr>
            <m:t>R=</m:t>
          </w:ins>
        </m:r>
        <m:f>
          <m:fPr>
            <m:ctrlPr>
              <w:ins w:id="425" w:author="Author">
                <w:rPr>
                  <w:rFonts w:ascii="Cambria Math" w:hAnsi="Cambria Math" w:cs="Times New Roman"/>
                  <w:i/>
                  <w:sz w:val="24"/>
                  <w:szCs w:val="24"/>
                </w:rPr>
              </w:ins>
            </m:ctrlPr>
          </m:fPr>
          <m:num>
            <m:r>
              <w:ins w:id="426" w:author="Author">
                <w:rPr>
                  <w:rFonts w:ascii="Cambria Math" w:hAnsi="Cambria Math" w:cs="Times New Roman"/>
                  <w:sz w:val="24"/>
                  <w:szCs w:val="24"/>
                </w:rPr>
                <m:t>TP</m:t>
              </w:ins>
            </m:r>
          </m:num>
          <m:den>
            <m:r>
              <w:ins w:id="427" w:author="Author">
                <w:rPr>
                  <w:rFonts w:ascii="Cambria Math" w:hAnsi="Cambria Math" w:cs="Times New Roman"/>
                  <w:sz w:val="24"/>
                  <w:szCs w:val="24"/>
                </w:rPr>
                <m:t>TP+FN</m:t>
              </w:ins>
            </m:r>
          </m:den>
        </m:f>
      </m:oMath>
      <w:ins w:id="428" w:author="Author">
        <w:r>
          <w:rPr>
            <w:rFonts w:ascii="Times New Roman" w:hAnsi="Times New Roman" w:cs="Times New Roman"/>
            <w:sz w:val="24"/>
            <w:szCs w:val="24"/>
          </w:rPr>
          <w:t xml:space="preserve"> </w:t>
        </w:r>
        <w:r w:rsidR="004D53C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w:t>
        </w:r>
      </w:ins>
    </w:p>
    <w:p w14:paraId="48400F7A" w14:textId="074F4E50" w:rsidR="00F94ED9" w:rsidRDefault="00F94ED9" w:rsidP="00583310">
      <w:pPr>
        <w:autoSpaceDE w:val="0"/>
        <w:autoSpaceDN w:val="0"/>
        <w:adjustRightInd w:val="0"/>
        <w:spacing w:after="0" w:line="480" w:lineRule="auto"/>
        <w:rPr>
          <w:ins w:id="429" w:author="Author"/>
          <w:rFonts w:ascii="Times New Roman" w:hAnsi="Times New Roman" w:cs="Times New Roman"/>
          <w:sz w:val="24"/>
          <w:szCs w:val="24"/>
        </w:rPr>
      </w:pPr>
      <w:ins w:id="430" w:author="Author">
        <w:r>
          <w:rPr>
            <w:rFonts w:ascii="Times New Roman" w:hAnsi="Times New Roman" w:cs="Times New Roman"/>
            <w:sz w:val="24"/>
            <w:szCs w:val="24"/>
          </w:rPr>
          <w:t xml:space="preserve">The precision </w:t>
        </w:r>
        <w:r w:rsidR="004D53CF">
          <w:rPr>
            <w:rFonts w:ascii="Times New Roman" w:hAnsi="Times New Roman" w:cs="Times New Roman"/>
            <w:sz w:val="24"/>
            <w:szCs w:val="24"/>
          </w:rPr>
          <w:t>is the ratio of the correctly-predicted HABs weeks to the total number of the</w:t>
        </w:r>
        <w:r w:rsidR="00730396">
          <w:rPr>
            <w:rFonts w:ascii="Times New Roman" w:hAnsi="Times New Roman" w:cs="Times New Roman"/>
            <w:sz w:val="24"/>
            <w:szCs w:val="24"/>
          </w:rPr>
          <w:t xml:space="preserve"> predicted HABs weeks</w:t>
        </w:r>
        <w:r>
          <w:rPr>
            <w:rFonts w:ascii="Times New Roman" w:hAnsi="Times New Roman" w:cs="Times New Roman"/>
            <w:sz w:val="24"/>
            <w:szCs w:val="24"/>
          </w:rPr>
          <w:t>:</w:t>
        </w:r>
      </w:ins>
    </w:p>
    <w:p w14:paraId="5D50FA98" w14:textId="2F34FC43" w:rsidR="006659AC" w:rsidRDefault="00F94ED9" w:rsidP="00730396">
      <w:pPr>
        <w:autoSpaceDE w:val="0"/>
        <w:autoSpaceDN w:val="0"/>
        <w:adjustRightInd w:val="0"/>
        <w:spacing w:after="0" w:line="480" w:lineRule="auto"/>
        <w:ind w:firstLine="720"/>
        <w:rPr>
          <w:ins w:id="431" w:author="Author"/>
          <w:rFonts w:ascii="Times New Roman" w:hAnsi="Times New Roman" w:cs="Times New Roman"/>
          <w:sz w:val="24"/>
          <w:szCs w:val="24"/>
        </w:rPr>
      </w:pPr>
      <w:ins w:id="432" w:author="Autho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sidR="007303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730396">
          <w:rPr>
            <w:rFonts w:ascii="Times New Roman" w:hAnsi="Times New Roman" w:cs="Times New Roman"/>
            <w:sz w:val="24"/>
            <w:szCs w:val="24"/>
          </w:rPr>
          <w:t>2</w:t>
        </w:r>
        <w:r>
          <w:rPr>
            <w:rFonts w:ascii="Times New Roman" w:hAnsi="Times New Roman" w:cs="Times New Roman"/>
            <w:sz w:val="24"/>
            <w:szCs w:val="24"/>
          </w:rPr>
          <w:t>)</w:t>
        </w:r>
      </w:ins>
    </w:p>
    <w:p w14:paraId="4FB64975" w14:textId="77777777" w:rsidR="00730396" w:rsidRDefault="00730396" w:rsidP="00583310">
      <w:pPr>
        <w:autoSpaceDE w:val="0"/>
        <w:autoSpaceDN w:val="0"/>
        <w:adjustRightInd w:val="0"/>
        <w:spacing w:after="0" w:line="480" w:lineRule="auto"/>
        <w:rPr>
          <w:ins w:id="433" w:author="Author"/>
          <w:rFonts w:ascii="Times New Roman" w:hAnsi="Times New Roman" w:cs="Times New Roman"/>
          <w:sz w:val="24"/>
          <w:szCs w:val="24"/>
        </w:rPr>
      </w:pPr>
      <w:ins w:id="434" w:author="Author">
        <w:r>
          <w:rPr>
            <w:rFonts w:ascii="Times New Roman" w:hAnsi="Times New Roman" w:cs="Times New Roman"/>
            <w:sz w:val="24"/>
            <w:szCs w:val="24"/>
          </w:rPr>
          <w:t>The F1 measures the balance between precision and recall:</w:t>
        </w:r>
      </w:ins>
    </w:p>
    <w:p w14:paraId="1B2CF92C" w14:textId="7700F7D1" w:rsidR="00730396" w:rsidRDefault="00730396" w:rsidP="00730396">
      <w:pPr>
        <w:autoSpaceDE w:val="0"/>
        <w:autoSpaceDN w:val="0"/>
        <w:adjustRightInd w:val="0"/>
        <w:spacing w:after="0" w:line="480" w:lineRule="auto"/>
        <w:ind w:firstLine="720"/>
        <w:rPr>
          <w:ins w:id="435" w:author="Author"/>
          <w:rFonts w:ascii="Times New Roman" w:hAnsi="Times New Roman" w:cs="Times New Roman"/>
          <w:sz w:val="24"/>
          <w:szCs w:val="24"/>
        </w:rPr>
      </w:pPr>
      <w:ins w:id="436" w:author="Autho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F1=2×</m:t>
          </m:r>
          <m:f>
            <m:fPr>
              <m:ctrlPr>
                <w:rPr>
                  <w:rFonts w:ascii="Cambria Math" w:hAnsi="Cambria Math" w:cs="Times New Roman"/>
                  <w:i/>
                  <w:sz w:val="24"/>
                  <w:szCs w:val="24"/>
                </w:rPr>
              </m:ctrlPr>
            </m:fPr>
            <m:num>
              <m:r>
                <w:rPr>
                  <w:rFonts w:ascii="Cambria Math" w:hAnsi="Cambria Math" w:cs="Times New Roman"/>
                  <w:sz w:val="24"/>
                  <w:szCs w:val="24"/>
                </w:rPr>
                <m:t>R*P</m:t>
              </m:r>
            </m:num>
            <m:den>
              <m:r>
                <w:rPr>
                  <w:rFonts w:ascii="Cambria Math" w:hAnsi="Cambria Math" w:cs="Times New Roman"/>
                  <w:sz w:val="24"/>
                  <w:szCs w:val="24"/>
                </w:rPr>
                <m:t>R+P</m:t>
              </m:r>
            </m:den>
          </m:f>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del w:id="437" w:author="Author">
          <w:r w:rsidDel="00583310">
            <w:rPr>
              <w:rFonts w:ascii="Times New Roman" w:hAnsi="Times New Roman" w:cs="Times New Roman"/>
              <w:sz w:val="24"/>
              <w:szCs w:val="24"/>
            </w:rPr>
            <w:delText xml:space="preserve"> </w:delText>
          </w:r>
        </w:del>
        <w:r>
          <w:rPr>
            <w:rFonts w:ascii="Times New Roman" w:hAnsi="Times New Roman" w:cs="Times New Roman"/>
            <w:sz w:val="24"/>
            <w:szCs w:val="24"/>
          </w:rPr>
          <w:t xml:space="preserve">   (13)</w:t>
        </w:r>
      </w:ins>
    </w:p>
    <w:p w14:paraId="23049EF6" w14:textId="617C5CA6" w:rsidR="00977325" w:rsidDel="00730396" w:rsidRDefault="002E24CA" w:rsidP="00583310">
      <w:pPr>
        <w:autoSpaceDE w:val="0"/>
        <w:autoSpaceDN w:val="0"/>
        <w:adjustRightInd w:val="0"/>
        <w:spacing w:after="0" w:line="480" w:lineRule="auto"/>
        <w:rPr>
          <w:ins w:id="438" w:author="Author"/>
          <w:del w:id="439" w:author="Author"/>
          <w:rFonts w:ascii="Times New Roman" w:hAnsi="Times New Roman" w:cs="Times New Roman"/>
          <w:sz w:val="24"/>
          <w:szCs w:val="24"/>
        </w:rPr>
      </w:pPr>
      <w:del w:id="440" w:author="Author">
        <w:r w:rsidDel="00730396">
          <w:rPr>
            <w:rFonts w:ascii="Times New Roman" w:hAnsi="Times New Roman" w:cs="Times New Roman"/>
            <w:sz w:val="24"/>
            <w:szCs w:val="24"/>
          </w:rPr>
          <w:delText>A</w:delText>
        </w:r>
        <w:r w:rsidR="00D711CA" w:rsidDel="00730396">
          <w:rPr>
            <w:rFonts w:ascii="Times New Roman" w:hAnsi="Times New Roman" w:cs="Times New Roman"/>
            <w:sz w:val="24"/>
            <w:szCs w:val="24"/>
          </w:rPr>
          <w:delText xml:space="preserve">ccuracy </w:delText>
        </w:r>
        <w:r w:rsidDel="00730396">
          <w:rPr>
            <w:rFonts w:ascii="Times New Roman" w:hAnsi="Times New Roman" w:cs="Times New Roman"/>
            <w:sz w:val="24"/>
            <w:szCs w:val="24"/>
          </w:rPr>
          <w:delText xml:space="preserve">of prediction </w:delText>
        </w:r>
        <w:r w:rsidR="00D711CA" w:rsidDel="00730396">
          <w:rPr>
            <w:rFonts w:ascii="Times New Roman" w:hAnsi="Times New Roman" w:cs="Times New Roman"/>
            <w:sz w:val="24"/>
            <w:szCs w:val="24"/>
          </w:rPr>
          <w:delText xml:space="preserve">during weeks with a </w:delText>
        </w:r>
        <w:r w:rsidR="00D711CA" w:rsidRPr="00493A62" w:rsidDel="00730396">
          <w:rPr>
            <w:rFonts w:ascii="Times New Roman" w:hAnsi="Times New Roman" w:cs="Times New Roman"/>
            <w:i/>
            <w:sz w:val="24"/>
            <w:szCs w:val="24"/>
          </w:rPr>
          <w:delText xml:space="preserve">K. </w:delText>
        </w:r>
        <w:r w:rsidR="00D711CA" w:rsidDel="00730396">
          <w:rPr>
            <w:rFonts w:ascii="Times New Roman" w:hAnsi="Times New Roman" w:cs="Times New Roman"/>
            <w:i/>
            <w:sz w:val="24"/>
            <w:szCs w:val="24"/>
          </w:rPr>
          <w:delText>b</w:delText>
        </w:r>
        <w:r w:rsidR="00D711CA" w:rsidRPr="00493A62" w:rsidDel="00730396">
          <w:rPr>
            <w:rFonts w:ascii="Times New Roman" w:hAnsi="Times New Roman" w:cs="Times New Roman"/>
            <w:i/>
            <w:sz w:val="24"/>
            <w:szCs w:val="24"/>
          </w:rPr>
          <w:delText xml:space="preserve">revis </w:delText>
        </w:r>
        <w:r w:rsidR="00D711CA" w:rsidDel="00730396">
          <w:rPr>
            <w:rFonts w:ascii="Times New Roman" w:hAnsi="Times New Roman" w:cs="Times New Roman"/>
            <w:sz w:val="24"/>
            <w:szCs w:val="24"/>
          </w:rPr>
          <w:delText xml:space="preserve">bloom, accuracy </w:delText>
        </w:r>
        <w:r w:rsidDel="00730396">
          <w:rPr>
            <w:rFonts w:ascii="Times New Roman" w:hAnsi="Times New Roman" w:cs="Times New Roman"/>
            <w:sz w:val="24"/>
            <w:szCs w:val="24"/>
          </w:rPr>
          <w:delText xml:space="preserve">of prediction </w:delText>
        </w:r>
        <w:r w:rsidR="00D711CA" w:rsidDel="00730396">
          <w:rPr>
            <w:rFonts w:ascii="Times New Roman" w:hAnsi="Times New Roman" w:cs="Times New Roman"/>
            <w:sz w:val="24"/>
            <w:szCs w:val="24"/>
          </w:rPr>
          <w:delText>during weeks without a bloom, and the total accuracy</w:delText>
        </w:r>
        <w:r w:rsidDel="00730396">
          <w:rPr>
            <w:rFonts w:ascii="Times New Roman" w:hAnsi="Times New Roman" w:cs="Times New Roman"/>
            <w:sz w:val="24"/>
            <w:szCs w:val="24"/>
          </w:rPr>
          <w:delText xml:space="preserve"> were used as metrics to evaluate the model performance</w:delText>
        </w:r>
        <w:r w:rsidR="00D711CA" w:rsidDel="00730396">
          <w:rPr>
            <w:rFonts w:ascii="Times New Roman" w:hAnsi="Times New Roman" w:cs="Times New Roman"/>
            <w:sz w:val="24"/>
            <w:szCs w:val="24"/>
          </w:rPr>
          <w:delText xml:space="preserve">. </w:delText>
        </w:r>
      </w:del>
      <w:ins w:id="441" w:author="Author">
        <w:del w:id="442" w:author="Author">
          <w:r w:rsidR="003E604B" w:rsidDel="00730396">
            <w:rPr>
              <w:rFonts w:ascii="Times New Roman" w:hAnsi="Times New Roman" w:cs="Times New Roman"/>
              <w:sz w:val="24"/>
              <w:szCs w:val="24"/>
            </w:rPr>
            <w:delText xml:space="preserve">Additional metrics included recall and precision. Recall is defined as the number of true HABs events predicted correctly by the model divided by the number of true HABs events plus the number of the HABs events predicted incorrectly by the model. Precision is defined as the number of true HABs events divided </w:delText>
          </w:r>
        </w:del>
      </w:ins>
      <w:r w:rsidR="00D711CA">
        <w:rPr>
          <w:rFonts w:ascii="Times New Roman" w:hAnsi="Times New Roman" w:cs="Times New Roman"/>
          <w:sz w:val="24"/>
          <w:szCs w:val="24"/>
        </w:rPr>
        <w:t xml:space="preserve">The testing metrics </w:t>
      </w:r>
      <w:r>
        <w:rPr>
          <w:rFonts w:ascii="Times New Roman" w:hAnsi="Times New Roman" w:cs="Times New Roman"/>
          <w:sz w:val="24"/>
          <w:szCs w:val="24"/>
        </w:rPr>
        <w:t>were</w:t>
      </w:r>
      <w:r w:rsidR="00D711CA">
        <w:rPr>
          <w:rFonts w:ascii="Times New Roman" w:hAnsi="Times New Roman" w:cs="Times New Roman"/>
          <w:sz w:val="24"/>
          <w:szCs w:val="24"/>
        </w:rPr>
        <w:t xml:space="preserve"> averaged over all the ten models. </w:t>
      </w:r>
    </w:p>
    <w:p w14:paraId="45A9B07B" w14:textId="3FD26EA4" w:rsidR="00D711CA" w:rsidRPr="00730396" w:rsidRDefault="00D711CA" w:rsidP="00583310">
      <w:pPr>
        <w:autoSpaceDE w:val="0"/>
        <w:autoSpaceDN w:val="0"/>
        <w:adjustRightInd w:val="0"/>
        <w:spacing w:after="0" w:line="480" w:lineRule="auto"/>
        <w:rPr>
          <w:rFonts w:ascii="Times New Roman" w:hAnsi="Times New Roman" w:cs="Times New Roman"/>
          <w:sz w:val="24"/>
          <w:szCs w:val="24"/>
        </w:rPr>
      </w:pPr>
      <w:r w:rsidRPr="006879D1">
        <w:rPr>
          <w:rFonts w:ascii="Times New Roman" w:hAnsi="Times New Roman" w:cs="Times New Roman"/>
          <w:color w:val="000000" w:themeColor="text1"/>
          <w:sz w:val="24"/>
          <w:szCs w:val="24"/>
        </w:rPr>
        <w:t xml:space="preserve">To further </w:t>
      </w:r>
      <w:r>
        <w:rPr>
          <w:rFonts w:ascii="Times New Roman" w:hAnsi="Times New Roman" w:cs="Times New Roman"/>
          <w:sz w:val="24"/>
          <w:szCs w:val="24"/>
        </w:rPr>
        <w:t xml:space="preserve">test the models’ </w:t>
      </w:r>
      <w:r w:rsidRPr="00202CA6">
        <w:rPr>
          <w:rFonts w:ascii="Times New Roman" w:hAnsi="Times New Roman" w:cs="Times New Roman"/>
          <w:color w:val="000000" w:themeColor="text1"/>
          <w:sz w:val="24"/>
          <w:szCs w:val="24"/>
        </w:rPr>
        <w:t>predictions, a time series of the cross-validation predictions was created</w:t>
      </w:r>
      <w:r w:rsidRPr="00202CA6">
        <w:rPr>
          <w:rFonts w:ascii="Times New Roman" w:hAnsi="Times New Roman" w:cs="Times New Roman"/>
          <w:color w:val="000000" w:themeColor="text1"/>
          <w:sz w:val="24"/>
          <w:szCs w:val="28"/>
        </w:rPr>
        <w:t xml:space="preserve">. </w:t>
      </w:r>
      <w:r w:rsidRPr="00202CA6">
        <w:rPr>
          <w:rFonts w:ascii="Times New Roman" w:hAnsi="Times New Roman" w:cs="Times New Roman"/>
          <w:color w:val="000000" w:themeColor="text1"/>
          <w:sz w:val="24"/>
          <w:szCs w:val="24"/>
        </w:rPr>
        <w:t xml:space="preserve"> </w:t>
      </w:r>
    </w:p>
    <w:p w14:paraId="19E43647" w14:textId="6C3D572E" w:rsidR="00D711CA" w:rsidRPr="00FA57D4" w:rsidRDefault="00D711CA" w:rsidP="00FD10C1">
      <w:pPr>
        <w:spacing w:before="240" w:after="0" w:line="480" w:lineRule="auto"/>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2.4 </w:t>
      </w:r>
      <w:del w:id="443" w:author="Author">
        <w:r w:rsidRPr="00FA57D4" w:rsidDel="001458E4">
          <w:rPr>
            <w:rFonts w:ascii="Times New Roman" w:hAnsi="Times New Roman" w:cs="Times New Roman"/>
            <w:b/>
            <w:i/>
            <w:color w:val="000000" w:themeColor="text1"/>
            <w:sz w:val="24"/>
            <w:szCs w:val="24"/>
          </w:rPr>
          <w:delText>Platt Scaling</w:delText>
        </w:r>
      </w:del>
      <w:ins w:id="444" w:author="Author">
        <w:r w:rsidR="001458E4">
          <w:rPr>
            <w:rFonts w:ascii="Times New Roman" w:hAnsi="Times New Roman" w:cs="Times New Roman"/>
            <w:b/>
            <w:i/>
            <w:color w:val="000000" w:themeColor="text1"/>
            <w:sz w:val="24"/>
            <w:szCs w:val="24"/>
          </w:rPr>
          <w:t>Sensitivity</w:t>
        </w:r>
      </w:ins>
      <w:r w:rsidRPr="00FA57D4">
        <w:rPr>
          <w:rFonts w:ascii="Times New Roman" w:hAnsi="Times New Roman" w:cs="Times New Roman"/>
          <w:b/>
          <w:i/>
          <w:color w:val="000000" w:themeColor="text1"/>
          <w:sz w:val="24"/>
          <w:szCs w:val="24"/>
        </w:rPr>
        <w:t xml:space="preserve"> Analysis</w:t>
      </w:r>
    </w:p>
    <w:p w14:paraId="6303023B" w14:textId="1F8620BA" w:rsidR="00D711CA" w:rsidRDefault="00D711CA" w:rsidP="00E922D4">
      <w:pPr>
        <w:spacing w:after="0"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Machine learning classifiers were used to determine the factors that affect </w:t>
      </w:r>
      <w:r w:rsidRPr="00493A62">
        <w:rPr>
          <w:rFonts w:ascii="Times New Roman" w:hAnsi="Times New Roman" w:cs="Times New Roman"/>
          <w:i/>
          <w:sz w:val="24"/>
          <w:szCs w:val="28"/>
        </w:rPr>
        <w:t>K. brevis</w:t>
      </w:r>
      <w:r>
        <w:rPr>
          <w:rFonts w:ascii="Times New Roman" w:hAnsi="Times New Roman" w:cs="Times New Roman"/>
          <w:sz w:val="24"/>
          <w:szCs w:val="28"/>
        </w:rPr>
        <w:t xml:space="preserve"> blooms and each of their significance. </w:t>
      </w:r>
      <w:ins w:id="445" w:author="Author">
        <w:r w:rsidR="00FA0DE2">
          <w:rPr>
            <w:rFonts w:ascii="Times New Roman" w:hAnsi="Times New Roman" w:cs="Times New Roman"/>
            <w:sz w:val="24"/>
            <w:szCs w:val="28"/>
          </w:rPr>
          <w:t xml:space="preserve">To do this, we applied the </w:t>
        </w:r>
      </w:ins>
      <w:r w:rsidR="00FA0DE2" w:rsidRPr="006879D1">
        <w:rPr>
          <w:rFonts w:ascii="Times New Roman" w:hAnsi="Times New Roman" w:cs="Times New Roman"/>
          <w:color w:val="000000" w:themeColor="text1"/>
          <w:sz w:val="24"/>
          <w:szCs w:val="28"/>
        </w:rPr>
        <w:t xml:space="preserve">Platt </w:t>
      </w:r>
      <w:r w:rsidR="00FA0DE2">
        <w:rPr>
          <w:rFonts w:ascii="Times New Roman" w:hAnsi="Times New Roman" w:cs="Times New Roman"/>
          <w:sz w:val="24"/>
          <w:szCs w:val="28"/>
        </w:rPr>
        <w:t xml:space="preserve">scaling </w:t>
      </w:r>
      <w:ins w:id="446" w:author="Author">
        <w:r w:rsidR="00FA0DE2">
          <w:rPr>
            <w:rFonts w:ascii="Times New Roman" w:hAnsi="Times New Roman" w:cs="Times New Roman"/>
            <w:sz w:val="24"/>
            <w:szCs w:val="28"/>
          </w:rPr>
          <w:t xml:space="preserve">(e.g., Platt 1999) which </w:t>
        </w:r>
      </w:ins>
      <w:r w:rsidR="00FA0DE2">
        <w:rPr>
          <w:rFonts w:ascii="Times New Roman" w:hAnsi="Times New Roman" w:cs="Times New Roman"/>
          <w:sz w:val="24"/>
          <w:szCs w:val="28"/>
        </w:rPr>
        <w:t>uses a logistic transformation to convert classifier predictions into probability distributions over the classes.</w:t>
      </w:r>
      <w:ins w:id="447" w:author="Author">
        <w:r w:rsidR="00FA0DE2">
          <w:rPr>
            <w:rFonts w:ascii="Times New Roman" w:hAnsi="Times New Roman" w:cs="Times New Roman"/>
            <w:sz w:val="24"/>
            <w:szCs w:val="28"/>
          </w:rPr>
          <w:t xml:space="preserve"> </w:t>
        </w:r>
      </w:ins>
      <w:r>
        <w:rPr>
          <w:rFonts w:ascii="Times New Roman" w:hAnsi="Times New Roman" w:cs="Times New Roman"/>
          <w:sz w:val="24"/>
          <w:szCs w:val="28"/>
        </w:rPr>
        <w:t xml:space="preserve">First, </w:t>
      </w:r>
      <w:del w:id="448" w:author="Author">
        <w:r w:rsidDel="00FA0DE2">
          <w:rPr>
            <w:rFonts w:ascii="Times New Roman" w:hAnsi="Times New Roman" w:cs="Times New Roman"/>
            <w:sz w:val="24"/>
            <w:szCs w:val="28"/>
          </w:rPr>
          <w:delText xml:space="preserve">SVM </w:delText>
        </w:r>
      </w:del>
      <w:ins w:id="449" w:author="Author">
        <w:r w:rsidR="00FA0DE2">
          <w:rPr>
            <w:rFonts w:ascii="Times New Roman" w:hAnsi="Times New Roman" w:cs="Times New Roman"/>
            <w:sz w:val="24"/>
            <w:szCs w:val="28"/>
          </w:rPr>
          <w:t xml:space="preserve">the machine learning algorithm </w:t>
        </w:r>
      </w:ins>
      <w:r>
        <w:rPr>
          <w:rFonts w:ascii="Times New Roman" w:hAnsi="Times New Roman" w:cs="Times New Roman"/>
          <w:sz w:val="24"/>
          <w:szCs w:val="28"/>
        </w:rPr>
        <w:t xml:space="preserve">was trained on the entire dataset. Platt scaling </w:t>
      </w:r>
      <w:del w:id="450" w:author="Author">
        <w:r w:rsidR="00BD5C0A" w:rsidDel="00FA0DE2">
          <w:rPr>
            <w:rFonts w:ascii="Times New Roman" w:hAnsi="Times New Roman" w:cs="Times New Roman"/>
            <w:sz w:val="24"/>
            <w:szCs w:val="28"/>
          </w:rPr>
          <w:delText>(e.g., Platt 1999)</w:delText>
        </w:r>
      </w:del>
      <w:r w:rsidR="00BD5C0A">
        <w:rPr>
          <w:rFonts w:ascii="Times New Roman" w:hAnsi="Times New Roman" w:cs="Times New Roman"/>
          <w:sz w:val="24"/>
          <w:szCs w:val="28"/>
        </w:rPr>
        <w:t xml:space="preserve"> </w:t>
      </w:r>
      <w:r>
        <w:rPr>
          <w:rFonts w:ascii="Times New Roman" w:hAnsi="Times New Roman" w:cs="Times New Roman"/>
          <w:sz w:val="24"/>
          <w:szCs w:val="28"/>
        </w:rPr>
        <w:t>was</w:t>
      </w:r>
      <w:ins w:id="451" w:author="Author">
        <w:r w:rsidR="00FA0DE2">
          <w:rPr>
            <w:rFonts w:ascii="Times New Roman" w:hAnsi="Times New Roman" w:cs="Times New Roman"/>
            <w:sz w:val="24"/>
            <w:szCs w:val="28"/>
          </w:rPr>
          <w:t xml:space="preserve"> then</w:t>
        </w:r>
      </w:ins>
      <w:r>
        <w:rPr>
          <w:rFonts w:ascii="Times New Roman" w:hAnsi="Times New Roman" w:cs="Times New Roman"/>
          <w:sz w:val="24"/>
          <w:szCs w:val="28"/>
        </w:rPr>
        <w:t xml:space="preserve"> used calculate the probability of </w:t>
      </w:r>
      <w:r w:rsidRPr="00515E87">
        <w:rPr>
          <w:rFonts w:ascii="Times New Roman" w:hAnsi="Times New Roman" w:cs="Times New Roman"/>
          <w:i/>
          <w:sz w:val="24"/>
          <w:szCs w:val="28"/>
        </w:rPr>
        <w:t>K. brevis</w:t>
      </w:r>
      <w:r>
        <w:rPr>
          <w:rFonts w:ascii="Times New Roman" w:hAnsi="Times New Roman" w:cs="Times New Roman"/>
          <w:sz w:val="24"/>
          <w:szCs w:val="28"/>
        </w:rPr>
        <w:t xml:space="preserve"> bloom (Eq. </w:t>
      </w:r>
      <w:del w:id="452" w:author="Author">
        <w:r w:rsidDel="00E91ADB">
          <w:rPr>
            <w:rFonts w:ascii="Times New Roman" w:hAnsi="Times New Roman" w:cs="Times New Roman"/>
            <w:sz w:val="24"/>
            <w:szCs w:val="28"/>
          </w:rPr>
          <w:delText>1</w:delText>
        </w:r>
      </w:del>
      <w:ins w:id="453" w:author="Author">
        <w:del w:id="454" w:author="Author">
          <w:r w:rsidR="00E91ADB" w:rsidDel="00583310">
            <w:rPr>
              <w:rFonts w:ascii="Times New Roman" w:hAnsi="Times New Roman" w:cs="Times New Roman"/>
              <w:sz w:val="24"/>
              <w:szCs w:val="28"/>
            </w:rPr>
            <w:delText>9</w:delText>
          </w:r>
        </w:del>
        <w:r w:rsidR="00583310">
          <w:rPr>
            <w:rFonts w:ascii="Times New Roman" w:hAnsi="Times New Roman" w:cs="Times New Roman"/>
            <w:sz w:val="24"/>
            <w:szCs w:val="28"/>
          </w:rPr>
          <w:t>14</w:t>
        </w:r>
      </w:ins>
      <w:r>
        <w:rPr>
          <w:rFonts w:ascii="Times New Roman" w:hAnsi="Times New Roman" w:cs="Times New Roman"/>
          <w:sz w:val="24"/>
          <w:szCs w:val="28"/>
        </w:rPr>
        <w:t>):</w:t>
      </w:r>
    </w:p>
    <w:p w14:paraId="0579735E" w14:textId="5CE7FCD1" w:rsidR="00D711CA" w:rsidRPr="00536846" w:rsidRDefault="00D711CA" w:rsidP="00FD10C1">
      <w:pPr>
        <w:spacing w:after="0" w:line="360" w:lineRule="auto"/>
        <w:ind w:left="1440" w:firstLine="720"/>
        <w:jc w:val="center"/>
        <w:rPr>
          <w:rFonts w:ascii="Times New Roman" w:hAnsi="Times New Roman" w:cs="Times New Roman"/>
          <w:sz w:val="24"/>
          <w:szCs w:val="28"/>
        </w:rPr>
      </w:pPr>
      <m:oMath>
        <m:r>
          <w:rPr>
            <w:rFonts w:ascii="Cambria Math" w:hAnsi="Cambria Math" w:cs="Times New Roman"/>
            <w:sz w:val="24"/>
            <w:szCs w:val="28"/>
          </w:rPr>
          <m:t>P</m:t>
        </m:r>
        <m:d>
          <m:dPr>
            <m:ctrlPr>
              <w:ins w:id="455" w:author="Author">
                <w:rPr>
                  <w:rFonts w:ascii="Cambria Math" w:hAnsi="Cambria Math" w:cs="Times New Roman"/>
                  <w:i/>
                  <w:iCs/>
                  <w:sz w:val="24"/>
                  <w:szCs w:val="28"/>
                </w:rPr>
              </w:ins>
            </m:ctrlPr>
          </m:dPr>
          <m:e>
            <m:sSub>
              <m:sSubPr>
                <m:ctrlPr>
                  <w:ins w:id="456" w:author="Author">
                    <w:rPr>
                      <w:rFonts w:ascii="Cambria Math" w:hAnsi="Cambria Math" w:cs="Times New Roman"/>
                      <w:i/>
                      <w:iCs/>
                      <w:sz w:val="24"/>
                      <w:szCs w:val="28"/>
                    </w:rPr>
                  </w:ins>
                </m:ctrlPr>
              </m:sSubPr>
              <m:e>
                <m:r>
                  <w:rPr>
                    <w:rFonts w:ascii="Cambria Math" w:hAnsi="Cambria Math" w:cs="Times New Roman"/>
                    <w:sz w:val="24"/>
                    <w:szCs w:val="28"/>
                  </w:rPr>
                  <m:t>y</m:t>
                </m:r>
              </m:e>
              <m:sub>
                <m:r>
                  <w:rPr>
                    <w:rFonts w:ascii="Cambria Math" w:hAnsi="Cambria Math" w:cs="Times New Roman"/>
                    <w:sz w:val="24"/>
                    <w:szCs w:val="28"/>
                  </w:rPr>
                  <m:t>i</m:t>
                </m:r>
              </m:sub>
            </m:sSub>
            <m:r>
              <w:rPr>
                <w:rFonts w:ascii="Cambria Math" w:hAnsi="Cambria Math" w:cs="Times New Roman"/>
                <w:sz w:val="24"/>
                <w:szCs w:val="28"/>
              </w:rPr>
              <m:t>=</m:t>
            </m:r>
            <m:sSub>
              <m:sSubPr>
                <m:ctrlPr>
                  <w:ins w:id="457" w:author="Author">
                    <w:rPr>
                      <w:rFonts w:ascii="Cambria Math" w:hAnsi="Cambria Math" w:cs="Times New Roman"/>
                      <w:i/>
                      <w:iCs/>
                      <w:sz w:val="24"/>
                      <w:szCs w:val="28"/>
                    </w:rPr>
                  </w:ins>
                </m:ctrlPr>
              </m:sSubPr>
              <m:e>
                <m:r>
                  <w:rPr>
                    <w:rFonts w:ascii="Cambria Math" w:hAnsi="Cambria Math" w:cs="Times New Roman"/>
                    <w:sz w:val="24"/>
                    <w:szCs w:val="28"/>
                  </w:rPr>
                  <m:t>C</m:t>
                </m:r>
              </m:e>
              <m:sub>
                <m:r>
                  <w:rPr>
                    <w:rFonts w:ascii="Cambria Math" w:hAnsi="Cambria Math" w:cs="Times New Roman"/>
                    <w:sz w:val="24"/>
                    <w:szCs w:val="28"/>
                  </w:rPr>
                  <m:t>+1</m:t>
                </m:r>
              </m:sub>
            </m:sSub>
          </m:e>
          <m:e>
            <m:r>
              <m:rPr>
                <m:sty m:val="bi"/>
              </m:rPr>
              <w:rPr>
                <w:rFonts w:ascii="Cambria Math" w:hAnsi="Cambria Math" w:cs="Times New Roman"/>
                <w:sz w:val="24"/>
                <w:szCs w:val="28"/>
              </w:rPr>
              <m:t>x</m:t>
            </m:r>
          </m:e>
        </m:d>
        <m:r>
          <w:rPr>
            <w:rFonts w:ascii="Cambria Math" w:hAnsi="Cambria Math" w:cs="Times New Roman"/>
            <w:sz w:val="24"/>
            <w:szCs w:val="28"/>
          </w:rPr>
          <m:t>=</m:t>
        </m:r>
        <m:f>
          <m:fPr>
            <m:ctrlPr>
              <w:ins w:id="458" w:author="Author">
                <w:rPr>
                  <w:rFonts w:ascii="Cambria Math" w:hAnsi="Cambria Math" w:cs="Times New Roman"/>
                  <w:i/>
                  <w:iCs/>
                  <w:sz w:val="24"/>
                  <w:szCs w:val="28"/>
                </w:rPr>
              </w:ins>
            </m:ctrlPr>
          </m:fPr>
          <m:num>
            <m:r>
              <w:rPr>
                <w:rFonts w:ascii="Cambria Math" w:hAnsi="Cambria Math" w:cs="Times New Roman"/>
                <w:sz w:val="24"/>
                <w:szCs w:val="28"/>
              </w:rPr>
              <m:t>1</m:t>
            </m:r>
          </m:num>
          <m:den>
            <m:r>
              <w:rPr>
                <w:rFonts w:ascii="Cambria Math" w:hAnsi="Cambria Math" w:cs="Times New Roman"/>
                <w:sz w:val="24"/>
                <w:szCs w:val="28"/>
              </w:rPr>
              <m:t>1+</m:t>
            </m:r>
            <m:func>
              <m:funcPr>
                <m:ctrlPr>
                  <w:ins w:id="459" w:author="Author">
                    <w:rPr>
                      <w:rFonts w:ascii="Cambria Math" w:hAnsi="Cambria Math" w:cs="Times New Roman"/>
                      <w:i/>
                      <w:iCs/>
                      <w:sz w:val="24"/>
                      <w:szCs w:val="28"/>
                    </w:rPr>
                  </w:ins>
                </m:ctrlPr>
              </m:funcPr>
              <m:fName>
                <m:r>
                  <m:rPr>
                    <m:sty m:val="p"/>
                  </m:rPr>
                  <w:rPr>
                    <w:rFonts w:ascii="Cambria Math" w:hAnsi="Cambria Math" w:cs="Times New Roman"/>
                    <w:sz w:val="24"/>
                    <w:szCs w:val="28"/>
                  </w:rPr>
                  <m:t>exp</m:t>
                </m:r>
              </m:fName>
              <m:e>
                <m:d>
                  <m:dPr>
                    <m:ctrlPr>
                      <w:ins w:id="460" w:author="Author">
                        <w:rPr>
                          <w:rFonts w:ascii="Cambria Math" w:hAnsi="Cambria Math" w:cs="Times New Roman"/>
                          <w:i/>
                          <w:iCs/>
                          <w:sz w:val="24"/>
                          <w:szCs w:val="28"/>
                        </w:rPr>
                      </w:ins>
                    </m:ctrlPr>
                  </m:dPr>
                  <m:e>
                    <m:r>
                      <w:rPr>
                        <w:rFonts w:ascii="Cambria Math" w:hAnsi="Cambria Math" w:cs="Times New Roman"/>
                        <w:sz w:val="24"/>
                        <w:szCs w:val="28"/>
                      </w:rPr>
                      <m:t>Af</m:t>
                    </m:r>
                    <m:d>
                      <m:dPr>
                        <m:ctrlPr>
                          <w:ins w:id="461" w:author="Author">
                            <w:rPr>
                              <w:rFonts w:ascii="Cambria Math" w:hAnsi="Cambria Math" w:cs="Times New Roman"/>
                              <w:i/>
                              <w:iCs/>
                              <w:sz w:val="24"/>
                              <w:szCs w:val="28"/>
                            </w:rPr>
                          </w:ins>
                        </m:ctrlPr>
                      </m:dPr>
                      <m:e>
                        <m:r>
                          <w:rPr>
                            <w:rFonts w:ascii="Cambria Math" w:hAnsi="Cambria Math" w:cs="Times New Roman"/>
                            <w:sz w:val="24"/>
                            <w:szCs w:val="28"/>
                          </w:rPr>
                          <m:t>x</m:t>
                        </m:r>
                      </m:e>
                    </m:d>
                    <m:r>
                      <w:rPr>
                        <w:rFonts w:ascii="Cambria Math" w:hAnsi="Cambria Math" w:cs="Times New Roman"/>
                        <w:sz w:val="24"/>
                        <w:szCs w:val="28"/>
                      </w:rPr>
                      <m:t>+B</m:t>
                    </m:r>
                  </m:e>
                </m:d>
              </m:e>
            </m:func>
          </m:den>
        </m:f>
        <m:r>
          <m:rPr>
            <m:sty m:val="p"/>
          </m:rPr>
          <w:rPr>
            <w:rFonts w:ascii="Cambria Math" w:hAnsi="Cambria Math" w:cs="Times New Roman"/>
            <w:sz w:val="24"/>
            <w:szCs w:val="28"/>
          </w:rPr>
          <m:t xml:space="preserve">  </m:t>
        </m:r>
        <m:r>
          <w:ins w:id="462" w:author="Author">
            <m:rPr>
              <m:sty m:val="p"/>
            </m:rPr>
            <w:rPr>
              <w:rFonts w:ascii="Cambria Math" w:hAnsi="Cambria Math" w:cs="Times New Roman"/>
              <w:sz w:val="24"/>
              <w:szCs w:val="28"/>
            </w:rPr>
            <m:t xml:space="preserve">                     </m:t>
          </w:ins>
        </m:r>
        <m:r>
          <w:del w:id="463" w:author="Author">
            <m:rPr>
              <m:sty m:val="p"/>
            </m:rPr>
            <w:rPr>
              <w:rFonts w:ascii="Cambria Math" w:hAnsi="Cambria Math" w:cs="Times New Roman"/>
              <w:sz w:val="24"/>
              <w:szCs w:val="28"/>
            </w:rPr>
            <m:t>(1)</m:t>
          </w:del>
        </m:r>
      </m:oMath>
      <w:ins w:id="464" w:author="Author">
        <w:r w:rsidR="003B3F08">
          <w:rPr>
            <w:rFonts w:ascii="Times New Roman" w:hAnsi="Times New Roman" w:cs="Times New Roman"/>
            <w:sz w:val="24"/>
            <w:szCs w:val="28"/>
          </w:rPr>
          <w:tab/>
        </w:r>
        <w:r w:rsidR="003B3F08">
          <w:rPr>
            <w:rFonts w:ascii="Times New Roman" w:hAnsi="Times New Roman" w:cs="Times New Roman"/>
            <w:sz w:val="24"/>
            <w:szCs w:val="28"/>
          </w:rPr>
          <w:tab/>
        </w:r>
        <w:r w:rsidR="003B3F08">
          <w:rPr>
            <w:rFonts w:ascii="Times New Roman" w:hAnsi="Times New Roman" w:cs="Times New Roman"/>
            <w:sz w:val="24"/>
            <w:szCs w:val="28"/>
          </w:rPr>
          <w:tab/>
        </w:r>
        <w:r w:rsidR="003B3F08">
          <w:rPr>
            <w:rFonts w:ascii="Times New Roman" w:hAnsi="Times New Roman" w:cs="Times New Roman"/>
            <w:sz w:val="24"/>
            <w:szCs w:val="28"/>
          </w:rPr>
          <w:tab/>
          <w:t xml:space="preserve">      (</w:t>
        </w:r>
        <w:del w:id="465" w:author="Author">
          <w:r w:rsidR="003B3F08" w:rsidDel="00E91ADB">
            <w:rPr>
              <w:rFonts w:ascii="Times New Roman" w:hAnsi="Times New Roman" w:cs="Times New Roman"/>
              <w:sz w:val="24"/>
              <w:szCs w:val="28"/>
            </w:rPr>
            <w:delText>1</w:delText>
          </w:r>
        </w:del>
        <w:r w:rsidR="00583310">
          <w:rPr>
            <w:rFonts w:ascii="Times New Roman" w:hAnsi="Times New Roman" w:cs="Times New Roman"/>
            <w:sz w:val="24"/>
            <w:szCs w:val="28"/>
          </w:rPr>
          <w:t>14</w:t>
        </w:r>
        <w:del w:id="466" w:author="Author">
          <w:r w:rsidR="00E91ADB" w:rsidDel="00583310">
            <w:rPr>
              <w:rFonts w:ascii="Times New Roman" w:hAnsi="Times New Roman" w:cs="Times New Roman"/>
              <w:sz w:val="24"/>
              <w:szCs w:val="28"/>
            </w:rPr>
            <w:delText>9</w:delText>
          </w:r>
        </w:del>
        <w:r w:rsidR="003B3F08">
          <w:rPr>
            <w:rFonts w:ascii="Times New Roman" w:hAnsi="Times New Roman" w:cs="Times New Roman"/>
            <w:sz w:val="24"/>
            <w:szCs w:val="28"/>
          </w:rPr>
          <w:t>)</w:t>
        </w:r>
      </w:ins>
    </w:p>
    <w:p w14:paraId="5FBDC07E" w14:textId="600A43DC" w:rsidR="0076459A" w:rsidDel="000939F0" w:rsidRDefault="00D711CA">
      <w:pPr>
        <w:spacing w:after="0" w:line="480" w:lineRule="auto"/>
        <w:rPr>
          <w:del w:id="467" w:author="Author"/>
          <w:rFonts w:ascii="Times New Roman" w:hAnsi="Times New Roman" w:cs="Times New Roman"/>
          <w:sz w:val="24"/>
          <w:szCs w:val="28"/>
        </w:rPr>
      </w:pPr>
      <w:r w:rsidRPr="006879D1">
        <w:rPr>
          <w:rFonts w:ascii="Times New Roman" w:hAnsi="Times New Roman" w:cs="Times New Roman"/>
          <w:color w:val="000000" w:themeColor="text1"/>
          <w:sz w:val="24"/>
          <w:szCs w:val="28"/>
        </w:rPr>
        <w:t xml:space="preserve">where </w:t>
      </w:r>
      <m:oMath>
        <m:sSub>
          <m:sSubPr>
            <m:ctrlPr>
              <w:ins w:id="468" w:author="Author">
                <w:rPr>
                  <w:rFonts w:ascii="Cambria Math" w:hAnsi="Cambria Math" w:cs="Times New Roman"/>
                  <w:i/>
                  <w:iCs/>
                  <w:color w:val="000000" w:themeColor="text1"/>
                  <w:sz w:val="24"/>
                  <w:szCs w:val="28"/>
                </w:rPr>
              </w:ins>
            </m:ctrlPr>
          </m:sSubPr>
          <m:e>
            <m:r>
              <w:rPr>
                <w:rFonts w:ascii="Cambria Math" w:hAnsi="Cambria Math" w:cs="Times New Roman"/>
                <w:color w:val="000000" w:themeColor="text1"/>
                <w:sz w:val="24"/>
                <w:szCs w:val="28"/>
              </w:rPr>
              <m:t>y</m:t>
            </m:r>
          </m:e>
          <m:sub>
            <m:r>
              <w:rPr>
                <w:rFonts w:ascii="Cambria Math" w:hAnsi="Cambria Math" w:cs="Times New Roman"/>
                <w:color w:val="000000" w:themeColor="text1"/>
                <w:sz w:val="24"/>
                <w:szCs w:val="28"/>
              </w:rPr>
              <m:t>i</m:t>
            </m:r>
          </m:sub>
        </m:sSub>
      </m:oMath>
      <w:r w:rsidRPr="006879D1">
        <w:rPr>
          <w:rFonts w:ascii="Times New Roman" w:hAnsi="Times New Roman" w:cs="Times New Roman"/>
          <w:color w:val="000000" w:themeColor="text1"/>
          <w:sz w:val="24"/>
          <w:szCs w:val="28"/>
        </w:rPr>
        <w:t xml:space="preserve"> is a sample, </w:t>
      </w:r>
      <m:oMath>
        <m:sSub>
          <m:sSubPr>
            <m:ctrlPr>
              <w:ins w:id="469" w:author="Author">
                <w:rPr>
                  <w:rFonts w:ascii="Cambria Math" w:hAnsi="Cambria Math" w:cs="Times New Roman"/>
                  <w:i/>
                  <w:iCs/>
                  <w:color w:val="000000" w:themeColor="text1"/>
                  <w:sz w:val="24"/>
                  <w:szCs w:val="28"/>
                </w:rPr>
              </w:ins>
            </m:ctrlPr>
          </m:sSubPr>
          <m:e>
            <m:r>
              <w:rPr>
                <w:rFonts w:ascii="Cambria Math" w:hAnsi="Cambria Math" w:cs="Times New Roman"/>
                <w:color w:val="000000" w:themeColor="text1"/>
                <w:sz w:val="24"/>
                <w:szCs w:val="28"/>
              </w:rPr>
              <m:t>C</m:t>
            </m:r>
          </m:e>
          <m:sub>
            <m:r>
              <w:rPr>
                <w:rFonts w:ascii="Cambria Math" w:hAnsi="Cambria Math" w:cs="Times New Roman"/>
                <w:color w:val="000000" w:themeColor="text1"/>
                <w:sz w:val="24"/>
                <w:szCs w:val="28"/>
              </w:rPr>
              <m:t>+1</m:t>
            </m:r>
          </m:sub>
        </m:sSub>
      </m:oMath>
      <w:r w:rsidRPr="006879D1">
        <w:rPr>
          <w:rFonts w:ascii="Times New Roman" w:hAnsi="Times New Roman" w:cs="Times New Roman"/>
          <w:color w:val="000000" w:themeColor="text1"/>
          <w:sz w:val="24"/>
          <w:szCs w:val="28"/>
        </w:rPr>
        <w:t xml:space="preserve"> is one of the classes, </w:t>
      </w:r>
      <m:oMath>
        <m:r>
          <w:rPr>
            <w:rFonts w:ascii="Cambria Math" w:hAnsi="Cambria Math" w:cs="Times New Roman"/>
            <w:color w:val="000000" w:themeColor="text1"/>
            <w:sz w:val="24"/>
            <w:szCs w:val="28"/>
          </w:rPr>
          <m:t>f</m:t>
        </m:r>
        <m:d>
          <m:dPr>
            <m:ctrlPr>
              <w:ins w:id="470" w:author="Author">
                <w:rPr>
                  <w:rFonts w:ascii="Cambria Math" w:hAnsi="Cambria Math" w:cs="Times New Roman"/>
                  <w:i/>
                  <w:iCs/>
                  <w:color w:val="000000" w:themeColor="text1"/>
                  <w:sz w:val="24"/>
                  <w:szCs w:val="28"/>
                </w:rPr>
              </w:ins>
            </m:ctrlPr>
          </m:dPr>
          <m:e>
            <m:r>
              <w:rPr>
                <w:rFonts w:ascii="Cambria Math" w:hAnsi="Cambria Math" w:cs="Times New Roman"/>
                <w:color w:val="000000" w:themeColor="text1"/>
                <w:sz w:val="24"/>
                <w:szCs w:val="28"/>
              </w:rPr>
              <m:t>x</m:t>
            </m:r>
          </m:e>
        </m:d>
        <m:r>
          <m:rPr>
            <m:sty m:val="p"/>
          </m:rPr>
          <w:rPr>
            <w:rFonts w:ascii="Cambria Math" w:hAnsi="Cambria Math" w:cs="Times New Roman"/>
            <w:color w:val="000000" w:themeColor="text1"/>
            <w:sz w:val="24"/>
            <w:szCs w:val="28"/>
          </w:rPr>
          <m:t> </m:t>
        </m:r>
      </m:oMath>
      <w:r w:rsidRPr="006879D1">
        <w:rPr>
          <w:rFonts w:ascii="Times New Roman" w:hAnsi="Times New Roman" w:cs="Times New Roman"/>
          <w:color w:val="000000" w:themeColor="text1"/>
          <w:sz w:val="24"/>
          <w:szCs w:val="28"/>
        </w:rPr>
        <w:t xml:space="preserve">is the </w:t>
      </w:r>
      <w:del w:id="471" w:author="Author">
        <w:r w:rsidRPr="006879D1" w:rsidDel="00DA7C1C">
          <w:rPr>
            <w:rFonts w:ascii="Times New Roman" w:hAnsi="Times New Roman" w:cs="Times New Roman"/>
            <w:color w:val="000000" w:themeColor="text1"/>
            <w:sz w:val="24"/>
            <w:szCs w:val="28"/>
          </w:rPr>
          <w:delText xml:space="preserve">SVM </w:delText>
        </w:r>
      </w:del>
      <w:ins w:id="472" w:author="Author">
        <w:r w:rsidR="00DA7C1C">
          <w:rPr>
            <w:rFonts w:ascii="Times New Roman" w:hAnsi="Times New Roman" w:cs="Times New Roman"/>
            <w:color w:val="000000" w:themeColor="text1"/>
            <w:sz w:val="24"/>
            <w:szCs w:val="28"/>
          </w:rPr>
          <w:t xml:space="preserve">classifier </w:t>
        </w:r>
      </w:ins>
      <w:r w:rsidRPr="006879D1">
        <w:rPr>
          <w:rFonts w:ascii="Times New Roman" w:hAnsi="Times New Roman" w:cs="Times New Roman"/>
          <w:color w:val="000000" w:themeColor="text1"/>
          <w:sz w:val="24"/>
          <w:szCs w:val="28"/>
        </w:rPr>
        <w:t>output, and A and B are scalar constants (</w:t>
      </w:r>
      <w:commentRangeStart w:id="473"/>
      <w:del w:id="474" w:author="Author">
        <w:r w:rsidRPr="006879D1" w:rsidDel="00FD10C1">
          <w:rPr>
            <w:rFonts w:ascii="Times New Roman" w:hAnsi="Times New Roman" w:cs="Times New Roman"/>
            <w:color w:val="000000" w:themeColor="text1"/>
            <w:sz w:val="24"/>
            <w:szCs w:val="28"/>
          </w:rPr>
          <w:delText>Roberts</w:delText>
        </w:r>
        <w:r w:rsidR="00761CC2" w:rsidDel="00FD10C1">
          <w:rPr>
            <w:rFonts w:ascii="Times New Roman" w:hAnsi="Times New Roman" w:cs="Times New Roman"/>
            <w:color w:val="000000" w:themeColor="text1"/>
            <w:sz w:val="24"/>
            <w:szCs w:val="28"/>
          </w:rPr>
          <w:delText>,</w:delText>
        </w:r>
        <w:r w:rsidRPr="006879D1" w:rsidDel="00FD10C1">
          <w:rPr>
            <w:rFonts w:ascii="Times New Roman" w:hAnsi="Times New Roman" w:cs="Times New Roman"/>
            <w:color w:val="000000" w:themeColor="text1"/>
            <w:sz w:val="24"/>
            <w:szCs w:val="28"/>
          </w:rPr>
          <w:delText xml:space="preserve"> 2017</w:delText>
        </w:r>
      </w:del>
      <w:ins w:id="475" w:author="Author">
        <w:r w:rsidR="00FD10C1">
          <w:rPr>
            <w:rFonts w:ascii="Times New Roman" w:hAnsi="Times New Roman" w:cs="Times New Roman"/>
            <w:color w:val="000000" w:themeColor="text1"/>
            <w:sz w:val="24"/>
            <w:szCs w:val="28"/>
          </w:rPr>
          <w:t>Lin et al., 2007</w:t>
        </w:r>
        <w:commentRangeEnd w:id="473"/>
        <w:r w:rsidR="00FD10C1">
          <w:rPr>
            <w:rStyle w:val="CommentReference"/>
            <w:rFonts w:eastAsiaTheme="minorHAnsi"/>
            <w:lang w:eastAsia="en-US"/>
          </w:rPr>
          <w:commentReference w:id="473"/>
        </w:r>
      </w:ins>
      <w:r w:rsidRPr="006879D1">
        <w:rPr>
          <w:rFonts w:ascii="Times New Roman" w:hAnsi="Times New Roman" w:cs="Times New Roman"/>
          <w:color w:val="000000" w:themeColor="text1"/>
          <w:sz w:val="24"/>
          <w:szCs w:val="28"/>
        </w:rPr>
        <w:t xml:space="preserve">). </w:t>
      </w:r>
      <w:ins w:id="476" w:author="Author">
        <w:r w:rsidR="00E00870">
          <w:rPr>
            <w:rFonts w:ascii="Times New Roman" w:hAnsi="Times New Roman" w:cs="Times New Roman"/>
            <w:sz w:val="24"/>
            <w:szCs w:val="28"/>
          </w:rPr>
          <w:t xml:space="preserve">Each explanatory variable was varied by 1-2 standard deviations around its mean while the other variables were </w:t>
        </w:r>
        <w:r w:rsidR="000939F0">
          <w:rPr>
            <w:rFonts w:ascii="Times New Roman" w:hAnsi="Times New Roman" w:cs="Times New Roman"/>
            <w:sz w:val="24"/>
            <w:szCs w:val="28"/>
          </w:rPr>
          <w:t>set to</w:t>
        </w:r>
        <w:r w:rsidR="00E00870">
          <w:rPr>
            <w:rFonts w:ascii="Times New Roman" w:hAnsi="Times New Roman" w:cs="Times New Roman"/>
            <w:sz w:val="24"/>
            <w:szCs w:val="28"/>
          </w:rPr>
          <w:t xml:space="preserve"> their respective </w:t>
        </w:r>
        <w:r w:rsidR="000939F0">
          <w:rPr>
            <w:rFonts w:ascii="Times New Roman" w:hAnsi="Times New Roman" w:cs="Times New Roman"/>
            <w:sz w:val="24"/>
            <w:szCs w:val="28"/>
          </w:rPr>
          <w:t xml:space="preserve">annual </w:t>
        </w:r>
        <w:r w:rsidR="00E00870">
          <w:rPr>
            <w:rFonts w:ascii="Times New Roman" w:hAnsi="Times New Roman" w:cs="Times New Roman"/>
            <w:sz w:val="24"/>
            <w:szCs w:val="28"/>
          </w:rPr>
          <w:t xml:space="preserve">mean values. </w:t>
        </w:r>
      </w:ins>
      <w:r>
        <w:rPr>
          <w:rFonts w:ascii="Times New Roman" w:hAnsi="Times New Roman" w:cs="Times New Roman"/>
          <w:sz w:val="24"/>
          <w:szCs w:val="28"/>
        </w:rPr>
        <w:t>Line plots and contour diagrams of HAB</w:t>
      </w:r>
      <w:ins w:id="477" w:author="Author">
        <w:r w:rsidR="00DA7C1C">
          <w:rPr>
            <w:rFonts w:ascii="Times New Roman" w:hAnsi="Times New Roman" w:cs="Times New Roman"/>
            <w:sz w:val="24"/>
            <w:szCs w:val="28"/>
          </w:rPr>
          <w:t>s</w:t>
        </w:r>
      </w:ins>
      <w:r>
        <w:rPr>
          <w:rFonts w:ascii="Times New Roman" w:hAnsi="Times New Roman" w:cs="Times New Roman"/>
          <w:sz w:val="24"/>
          <w:szCs w:val="28"/>
        </w:rPr>
        <w:t xml:space="preserve"> probability as a function of explanatory variables were created by varying one or two explanatory variables at a time</w:t>
      </w:r>
      <w:del w:id="478" w:author="Author">
        <w:r w:rsidDel="000939F0">
          <w:rPr>
            <w:rFonts w:ascii="Times New Roman" w:hAnsi="Times New Roman" w:cs="Times New Roman"/>
            <w:sz w:val="24"/>
            <w:szCs w:val="28"/>
          </w:rPr>
          <w:delText xml:space="preserve"> and setting the rest to the annual mean</w:delText>
        </w:r>
      </w:del>
      <w:r>
        <w:rPr>
          <w:rFonts w:ascii="Times New Roman" w:hAnsi="Times New Roman" w:cs="Times New Roman"/>
          <w:sz w:val="24"/>
          <w:szCs w:val="28"/>
        </w:rPr>
        <w:t xml:space="preserve">. </w:t>
      </w:r>
      <w:ins w:id="479" w:author="Author">
        <w:r w:rsidR="000939F0">
          <w:rPr>
            <w:rFonts w:ascii="Times New Roman" w:hAnsi="Times New Roman" w:cs="Times New Roman"/>
            <w:sz w:val="24"/>
            <w:szCs w:val="28"/>
          </w:rPr>
          <w:t xml:space="preserve">Previous studies suggested that wind-driven upwelling advects </w:t>
        </w:r>
        <w:r w:rsidR="000939F0" w:rsidRPr="009F6B96">
          <w:rPr>
            <w:rFonts w:ascii="Times New Roman" w:hAnsi="Times New Roman" w:cs="Times New Roman"/>
            <w:i/>
            <w:iCs/>
            <w:sz w:val="24"/>
            <w:szCs w:val="28"/>
          </w:rPr>
          <w:t>K. brevis</w:t>
        </w:r>
        <w:r w:rsidR="000939F0">
          <w:rPr>
            <w:rFonts w:ascii="Times New Roman" w:hAnsi="Times New Roman" w:cs="Times New Roman"/>
            <w:sz w:val="24"/>
            <w:szCs w:val="28"/>
          </w:rPr>
          <w:t xml:space="preserve"> onshore and riverine nutrient loading fuels the </w:t>
        </w:r>
        <w:r w:rsidR="000939F0" w:rsidRPr="009F6B96">
          <w:rPr>
            <w:rFonts w:ascii="Times New Roman" w:hAnsi="Times New Roman" w:cs="Times New Roman"/>
            <w:i/>
            <w:iCs/>
            <w:sz w:val="24"/>
            <w:szCs w:val="28"/>
          </w:rPr>
          <w:t>K. brevis</w:t>
        </w:r>
        <w:r w:rsidR="000939F0">
          <w:rPr>
            <w:rFonts w:ascii="Times New Roman" w:hAnsi="Times New Roman" w:cs="Times New Roman"/>
            <w:sz w:val="24"/>
            <w:szCs w:val="28"/>
          </w:rPr>
          <w:t xml:space="preserve"> blooms. To quantify these effects, we calculated </w:t>
        </w:r>
        <w:r w:rsidR="000939F0" w:rsidRPr="009F6B96">
          <w:rPr>
            <w:rFonts w:ascii="Times New Roman" w:hAnsi="Times New Roman" w:cs="Times New Roman"/>
            <w:i/>
            <w:iCs/>
            <w:sz w:val="24"/>
            <w:szCs w:val="28"/>
          </w:rPr>
          <w:t>K. brevis</w:t>
        </w:r>
        <w:r w:rsidR="000939F0">
          <w:rPr>
            <w:rFonts w:ascii="Times New Roman" w:hAnsi="Times New Roman" w:cs="Times New Roman"/>
            <w:sz w:val="24"/>
            <w:szCs w:val="28"/>
          </w:rPr>
          <w:t xml:space="preserve"> probability as a function of </w:t>
        </w:r>
        <w:del w:id="480" w:author="Author">
          <w:r w:rsidR="007B5976" w:rsidDel="00E00870">
            <w:rPr>
              <w:rFonts w:ascii="Times New Roman" w:hAnsi="Times New Roman" w:cs="Times New Roman"/>
              <w:sz w:val="24"/>
              <w:szCs w:val="28"/>
            </w:rPr>
            <w:delText xml:space="preserve">Each explanatory variable was varied by 1-2 standard deviations around its mean. </w:delText>
          </w:r>
        </w:del>
      </w:ins>
      <w:del w:id="481" w:author="Author">
        <w:r w:rsidDel="000939F0">
          <w:rPr>
            <w:rFonts w:ascii="Times New Roman" w:hAnsi="Times New Roman" w:cs="Times New Roman"/>
            <w:sz w:val="24"/>
            <w:szCs w:val="28"/>
          </w:rPr>
          <w:delText>Using this approach, the effect</w:delText>
        </w:r>
        <w:r w:rsidR="00E1470C" w:rsidDel="000939F0">
          <w:rPr>
            <w:rFonts w:ascii="Times New Roman" w:hAnsi="Times New Roman" w:cs="Times New Roman"/>
            <w:sz w:val="24"/>
            <w:szCs w:val="28"/>
          </w:rPr>
          <w:delText>s</w:delText>
        </w:r>
        <w:r w:rsidDel="000939F0">
          <w:rPr>
            <w:rFonts w:ascii="Times New Roman" w:hAnsi="Times New Roman" w:cs="Times New Roman"/>
            <w:sz w:val="24"/>
            <w:szCs w:val="28"/>
          </w:rPr>
          <w:delText xml:space="preserve"> of </w:delText>
        </w:r>
      </w:del>
      <w:r>
        <w:rPr>
          <w:rFonts w:ascii="Times New Roman" w:hAnsi="Times New Roman" w:cs="Times New Roman"/>
          <w:sz w:val="24"/>
          <w:szCs w:val="28"/>
        </w:rPr>
        <w:t>wind speed and direction, riverine discharge, and nutrient loading</w:t>
      </w:r>
      <w:del w:id="482" w:author="Author">
        <w:r w:rsidDel="000939F0">
          <w:rPr>
            <w:rFonts w:ascii="Times New Roman" w:hAnsi="Times New Roman" w:cs="Times New Roman"/>
            <w:sz w:val="24"/>
            <w:szCs w:val="28"/>
          </w:rPr>
          <w:delText xml:space="preserve"> on </w:delText>
        </w:r>
        <w:r w:rsidRPr="009F6B96" w:rsidDel="000939F0">
          <w:rPr>
            <w:rFonts w:ascii="Times New Roman" w:hAnsi="Times New Roman" w:cs="Times New Roman"/>
            <w:i/>
            <w:iCs/>
            <w:sz w:val="24"/>
            <w:szCs w:val="28"/>
          </w:rPr>
          <w:delText>K. brevis</w:delText>
        </w:r>
        <w:r w:rsidDel="000939F0">
          <w:rPr>
            <w:rFonts w:ascii="Times New Roman" w:hAnsi="Times New Roman" w:cs="Times New Roman"/>
            <w:sz w:val="24"/>
            <w:szCs w:val="28"/>
          </w:rPr>
          <w:delText xml:space="preserve"> probability were calculated</w:delText>
        </w:r>
      </w:del>
      <w:r>
        <w:rPr>
          <w:rFonts w:ascii="Times New Roman" w:hAnsi="Times New Roman" w:cs="Times New Roman"/>
          <w:sz w:val="24"/>
          <w:szCs w:val="28"/>
        </w:rPr>
        <w:t>.</w:t>
      </w:r>
      <w:ins w:id="483" w:author="Author">
        <w:r w:rsidR="000939F0">
          <w:rPr>
            <w:rFonts w:ascii="Times New Roman" w:hAnsi="Times New Roman" w:cs="Times New Roman"/>
            <w:sz w:val="24"/>
            <w:szCs w:val="28"/>
          </w:rPr>
          <w:t xml:space="preserve"> </w:t>
        </w:r>
      </w:ins>
      <w:del w:id="484" w:author="Author">
        <w:r w:rsidDel="000939F0">
          <w:rPr>
            <w:rFonts w:ascii="Times New Roman" w:hAnsi="Times New Roman" w:cs="Times New Roman"/>
            <w:sz w:val="24"/>
            <w:szCs w:val="28"/>
          </w:rPr>
          <w:delText xml:space="preserve"> </w:delText>
        </w:r>
      </w:del>
    </w:p>
    <w:p w14:paraId="316D8213" w14:textId="64591868" w:rsidR="0076459A" w:rsidDel="000939F0" w:rsidRDefault="0076459A">
      <w:pPr>
        <w:spacing w:after="0" w:line="480" w:lineRule="auto"/>
        <w:rPr>
          <w:del w:id="485" w:author="Author"/>
          <w:rFonts w:ascii="Times New Roman" w:hAnsi="Times New Roman" w:cs="Times New Roman"/>
          <w:sz w:val="24"/>
          <w:szCs w:val="28"/>
        </w:rPr>
        <w:pPrChange w:id="486" w:author="mingli" w:date="2020-03-14T19:44:00Z">
          <w:pPr>
            <w:spacing w:after="0" w:line="360" w:lineRule="auto"/>
          </w:pPr>
        </w:pPrChange>
      </w:pPr>
    </w:p>
    <w:p w14:paraId="38D3ECD0" w14:textId="490A4464" w:rsidR="00D711CA" w:rsidRPr="00E922D4" w:rsidDel="000939F0" w:rsidRDefault="00D711CA">
      <w:pPr>
        <w:spacing w:after="0" w:line="480" w:lineRule="auto"/>
        <w:rPr>
          <w:del w:id="487" w:author="Author"/>
          <w:rFonts w:ascii="Times New Roman" w:hAnsi="Times New Roman" w:cs="Times New Roman"/>
          <w:b/>
          <w:bCs/>
          <w:sz w:val="24"/>
          <w:szCs w:val="28"/>
        </w:rPr>
        <w:pPrChange w:id="488" w:author="mingli" w:date="2020-03-14T19:44:00Z">
          <w:pPr>
            <w:spacing w:after="0" w:line="360" w:lineRule="auto"/>
          </w:pPr>
        </w:pPrChange>
      </w:pPr>
      <w:del w:id="489" w:author="Author">
        <w:r w:rsidRPr="00E922D4" w:rsidDel="000939F0">
          <w:rPr>
            <w:rFonts w:ascii="Times New Roman" w:hAnsi="Times New Roman" w:cs="Times New Roman"/>
            <w:b/>
            <w:bCs/>
            <w:sz w:val="24"/>
            <w:szCs w:val="28"/>
          </w:rPr>
          <w:delText>3.0 Theory/Calculations</w:delText>
        </w:r>
      </w:del>
    </w:p>
    <w:p w14:paraId="74478A4E" w14:textId="29EE9EC6" w:rsidR="00D711CA" w:rsidRPr="00E922D4" w:rsidDel="000939F0" w:rsidRDefault="00D711CA">
      <w:pPr>
        <w:spacing w:after="0" w:line="480" w:lineRule="auto"/>
        <w:rPr>
          <w:del w:id="490" w:author="Author"/>
          <w:rFonts w:ascii="Times New Roman" w:hAnsi="Times New Roman" w:cs="Times New Roman"/>
          <w:b/>
          <w:i/>
          <w:iCs/>
          <w:sz w:val="24"/>
          <w:szCs w:val="24"/>
        </w:rPr>
      </w:pPr>
      <w:del w:id="491" w:author="Author">
        <w:r w:rsidRPr="00E922D4" w:rsidDel="000939F0">
          <w:rPr>
            <w:rFonts w:ascii="Times New Roman" w:hAnsi="Times New Roman" w:cs="Times New Roman"/>
            <w:b/>
            <w:i/>
            <w:iCs/>
            <w:sz w:val="24"/>
            <w:szCs w:val="24"/>
          </w:rPr>
          <w:delText>3.1 Support Vector Machine</w:delText>
        </w:r>
      </w:del>
    </w:p>
    <w:p w14:paraId="7791D888" w14:textId="19A0191D" w:rsidR="00D711CA" w:rsidRPr="004E5525" w:rsidDel="000939F0" w:rsidRDefault="00D711CA">
      <w:pPr>
        <w:spacing w:after="0" w:line="480" w:lineRule="auto"/>
        <w:rPr>
          <w:del w:id="492" w:author="Author"/>
          <w:rFonts w:ascii="Times New Roman" w:hAnsi="Times New Roman" w:cs="Times New Roman"/>
          <w:sz w:val="24"/>
          <w:szCs w:val="24"/>
        </w:rPr>
        <w:pPrChange w:id="493" w:author="mingli" w:date="2020-03-14T19:44:00Z">
          <w:pPr>
            <w:spacing w:after="0" w:line="480" w:lineRule="auto"/>
            <w:ind w:firstLine="720"/>
          </w:pPr>
        </w:pPrChange>
      </w:pPr>
      <w:del w:id="494" w:author="Author">
        <w:r w:rsidDel="000939F0">
          <w:rPr>
            <w:rFonts w:ascii="Times New Roman" w:hAnsi="Times New Roman" w:cs="Times New Roman"/>
            <w:sz w:val="24"/>
            <w:szCs w:val="24"/>
          </w:rPr>
          <w:delText xml:space="preserve">The </w:delText>
        </w:r>
        <w:r w:rsidRPr="004E5525" w:rsidDel="000939F0">
          <w:rPr>
            <w:rFonts w:ascii="Times New Roman" w:hAnsi="Times New Roman" w:cs="Times New Roman"/>
            <w:sz w:val="24"/>
            <w:szCs w:val="24"/>
          </w:rPr>
          <w:delText xml:space="preserve">Support Vector Machine (SVM) model is a supervised machine learning algorithm that seeks the hyperplane (Eq. </w:delText>
        </w:r>
        <w:r w:rsidR="00E1470C" w:rsidRPr="004E5525" w:rsidDel="000939F0">
          <w:rPr>
            <w:rFonts w:ascii="Times New Roman" w:hAnsi="Times New Roman" w:cs="Times New Roman"/>
            <w:sz w:val="24"/>
            <w:szCs w:val="24"/>
          </w:rPr>
          <w:delText>2</w:delText>
        </w:r>
        <w:r w:rsidRPr="004E5525" w:rsidDel="000939F0">
          <w:rPr>
            <w:rFonts w:ascii="Times New Roman" w:hAnsi="Times New Roman" w:cs="Times New Roman"/>
            <w:sz w:val="24"/>
            <w:szCs w:val="24"/>
          </w:rPr>
          <w:delText>) that best separates two labeled classes from each other</w:delText>
        </w:r>
      </w:del>
      <w:ins w:id="495" w:author="Author">
        <w:del w:id="496" w:author="Author">
          <w:r w:rsidR="00E112FE" w:rsidDel="000939F0">
            <w:rPr>
              <w:rFonts w:ascii="Times New Roman" w:hAnsi="Times New Roman" w:cs="Times New Roman"/>
              <w:sz w:val="24"/>
              <w:szCs w:val="24"/>
            </w:rPr>
            <w:delText xml:space="preserve"> (Figure 2a</w:delText>
          </w:r>
        </w:del>
      </w:ins>
      <w:del w:id="497" w:author="Author">
        <w:r w:rsidRPr="004E5525" w:rsidDel="000939F0">
          <w:rPr>
            <w:rFonts w:ascii="Times New Roman" w:hAnsi="Times New Roman" w:cs="Times New Roman"/>
            <w:sz w:val="24"/>
            <w:szCs w:val="24"/>
          </w:rPr>
          <w:delText xml:space="preserve">. </w:delText>
        </w:r>
      </w:del>
      <w:ins w:id="498" w:author="Author">
        <w:del w:id="499" w:author="Author">
          <w:r w:rsidR="00E112FE" w:rsidDel="000939F0">
            <w:rPr>
              <w:rFonts w:ascii="Times New Roman" w:hAnsi="Times New Roman" w:cs="Times New Roman"/>
              <w:sz w:val="24"/>
              <w:szCs w:val="24"/>
            </w:rPr>
            <w:delText>):</w:delText>
          </w:r>
          <w:r w:rsidR="00E112FE" w:rsidRPr="004E5525" w:rsidDel="000939F0">
            <w:rPr>
              <w:rFonts w:ascii="Times New Roman" w:hAnsi="Times New Roman" w:cs="Times New Roman"/>
              <w:sz w:val="24"/>
              <w:szCs w:val="24"/>
            </w:rPr>
            <w:delText xml:space="preserve"> </w:delText>
          </w:r>
        </w:del>
      </w:ins>
      <w:moveFromRangeStart w:id="500" w:author="Author" w:name="move34494532"/>
      <w:moveFrom w:id="501" w:author="Author">
        <w:del w:id="502" w:author="Author">
          <w:r w:rsidRPr="004E5525" w:rsidDel="000939F0">
            <w:rPr>
              <w:rFonts w:ascii="Times New Roman" w:hAnsi="Times New Roman" w:cs="Times New Roman"/>
              <w:sz w:val="24"/>
              <w:szCs w:val="24"/>
            </w:rPr>
            <w:delText xml:space="preserve">It does this by maximizing the width of the gap between the two data clouds (Eq. </w:delText>
          </w:r>
          <w:r w:rsidR="00E1470C" w:rsidRPr="004E5525" w:rsidDel="000939F0">
            <w:rPr>
              <w:rFonts w:ascii="Times New Roman" w:hAnsi="Times New Roman" w:cs="Times New Roman"/>
              <w:sz w:val="24"/>
              <w:szCs w:val="24"/>
            </w:rPr>
            <w:delText>3</w:delText>
          </w:r>
          <w:r w:rsidRPr="004E5525" w:rsidDel="000939F0">
            <w:rPr>
              <w:rFonts w:ascii="Times New Roman" w:hAnsi="Times New Roman" w:cs="Times New Roman"/>
              <w:sz w:val="24"/>
              <w:szCs w:val="24"/>
            </w:rPr>
            <w:delText xml:space="preserve">; Fig. </w:delText>
          </w:r>
          <w:r w:rsidR="00B67144" w:rsidRPr="004E5525" w:rsidDel="000939F0">
            <w:rPr>
              <w:rFonts w:ascii="Times New Roman" w:hAnsi="Times New Roman" w:cs="Times New Roman"/>
              <w:sz w:val="24"/>
              <w:szCs w:val="24"/>
            </w:rPr>
            <w:delText>2a</w:delText>
          </w:r>
          <w:r w:rsidRPr="004E5525" w:rsidDel="000939F0">
            <w:rPr>
              <w:rFonts w:ascii="Times New Roman" w:hAnsi="Times New Roman" w:cs="Times New Roman"/>
              <w:sz w:val="24"/>
              <w:szCs w:val="24"/>
            </w:rPr>
            <w:delText>).</w:delText>
          </w:r>
        </w:del>
      </w:moveFrom>
      <w:moveFromRangeEnd w:id="500"/>
    </w:p>
    <w:p w14:paraId="312CBF89" w14:textId="5D311DFE" w:rsidR="00D711CA" w:rsidDel="000939F0" w:rsidRDefault="00681D51">
      <w:pPr>
        <w:spacing w:after="0" w:line="480" w:lineRule="auto"/>
        <w:rPr>
          <w:ins w:id="503" w:author="Author"/>
          <w:del w:id="504" w:author="Author"/>
          <w:rFonts w:ascii="Times" w:hAnsi="Times" w:cs="Times"/>
          <w:noProof/>
          <w:sz w:val="24"/>
          <w:szCs w:val="24"/>
        </w:rPr>
        <w:pPrChange w:id="505" w:author="mingli" w:date="2020-03-14T19:44:00Z">
          <w:pPr>
            <w:spacing w:after="0" w:line="480" w:lineRule="auto"/>
            <w:ind w:left="2160" w:firstLine="720"/>
            <w:jc w:val="center"/>
          </w:pPr>
        </w:pPrChange>
      </w:pPr>
      <w:del w:id="506" w:author="Author">
        <w:r w:rsidRPr="00681D51" w:rsidDel="000939F0">
          <w:rPr>
            <w:rFonts w:ascii="Times" w:hAnsi="Times" w:cs="Times"/>
            <w:noProof/>
            <w:position w:val="-14"/>
            <w:sz w:val="24"/>
            <w:szCs w:val="24"/>
          </w:rPr>
          <w:object w:dxaOrig="2380" w:dyaOrig="400" w14:anchorId="4B4D716F">
            <v:shape id="_x0000_i1041" type="#_x0000_t75" alt="" style="width:104.1pt;height:20.4pt;mso-width-percent:0;mso-height-percent:0;mso-width-percent:0;mso-height-percent:0" o:ole="">
              <v:imagedata r:id="rId18" o:title=""/>
            </v:shape>
            <o:OLEObject Type="Embed" ProgID="Equation.3" ShapeID="_x0000_i1041" DrawAspect="Content" ObjectID="_1645892727" r:id="rId49"/>
          </w:object>
        </w:r>
        <w:r w:rsidR="00E1470C" w:rsidRPr="004E5525" w:rsidDel="000939F0">
          <w:rPr>
            <w:rFonts w:ascii="Times" w:hAnsi="Times" w:cs="Times"/>
            <w:noProof/>
            <w:sz w:val="24"/>
            <w:szCs w:val="24"/>
          </w:rPr>
          <w:delText xml:space="preserve"> </w:delText>
        </w:r>
      </w:del>
      <w:ins w:id="507" w:author="Author">
        <w:del w:id="508" w:author="Author">
          <w:r w:rsidR="003B3F08" w:rsidDel="000939F0">
            <w:rPr>
              <w:rFonts w:ascii="Times" w:hAnsi="Times" w:cs="Times"/>
              <w:noProof/>
              <w:sz w:val="24"/>
              <w:szCs w:val="24"/>
            </w:rPr>
            <w:tab/>
          </w:r>
          <w:r w:rsidR="003B3F08" w:rsidDel="000939F0">
            <w:rPr>
              <w:rFonts w:ascii="Times" w:hAnsi="Times" w:cs="Times"/>
              <w:noProof/>
              <w:sz w:val="24"/>
              <w:szCs w:val="24"/>
            </w:rPr>
            <w:tab/>
          </w:r>
          <w:r w:rsidR="003B3F08" w:rsidDel="000939F0">
            <w:rPr>
              <w:rFonts w:ascii="Times" w:hAnsi="Times" w:cs="Times"/>
              <w:noProof/>
              <w:sz w:val="24"/>
              <w:szCs w:val="24"/>
            </w:rPr>
            <w:tab/>
          </w:r>
          <w:r w:rsidR="003B3F08" w:rsidDel="000939F0">
            <w:rPr>
              <w:rFonts w:ascii="Times" w:hAnsi="Times" w:cs="Times"/>
              <w:noProof/>
              <w:sz w:val="24"/>
              <w:szCs w:val="24"/>
            </w:rPr>
            <w:tab/>
          </w:r>
          <w:r w:rsidR="003B3F08" w:rsidDel="000939F0">
            <w:rPr>
              <w:rFonts w:ascii="Times" w:hAnsi="Times" w:cs="Times"/>
              <w:noProof/>
              <w:sz w:val="24"/>
              <w:szCs w:val="24"/>
            </w:rPr>
            <w:tab/>
            <w:delText xml:space="preserve">       </w:delText>
          </w:r>
          <w:r w:rsidR="003B3F08" w:rsidDel="000939F0">
            <w:rPr>
              <w:rFonts w:ascii="Times" w:hAnsi="Times" w:cs="Times"/>
              <w:noProof/>
              <w:sz w:val="24"/>
              <w:szCs w:val="24"/>
            </w:rPr>
            <w:tab/>
          </w:r>
          <w:r w:rsidR="003B3F08" w:rsidDel="000939F0">
            <w:rPr>
              <w:rFonts w:ascii="Times" w:hAnsi="Times" w:cs="Times"/>
              <w:noProof/>
              <w:sz w:val="24"/>
              <w:szCs w:val="24"/>
            </w:rPr>
            <w:tab/>
            <w:delText xml:space="preserve">        </w:delText>
          </w:r>
        </w:del>
      </w:ins>
      <w:del w:id="509" w:author="Author">
        <w:r w:rsidR="00E1470C" w:rsidRPr="004E5525" w:rsidDel="000939F0">
          <w:rPr>
            <w:rFonts w:ascii="Times" w:hAnsi="Times" w:cs="Times"/>
            <w:noProof/>
            <w:sz w:val="24"/>
            <w:szCs w:val="24"/>
          </w:rPr>
          <w:delText>(2)</w:delText>
        </w:r>
      </w:del>
    </w:p>
    <w:p w14:paraId="52C21F22" w14:textId="6CA05C99" w:rsidR="00E112FE" w:rsidRPr="004E5525" w:rsidDel="000939F0" w:rsidRDefault="00E112FE">
      <w:pPr>
        <w:spacing w:after="0" w:line="480" w:lineRule="auto"/>
        <w:rPr>
          <w:del w:id="510" w:author="Author"/>
          <w:rFonts w:ascii="Times New Roman" w:hAnsi="Times New Roman" w:cs="Times New Roman"/>
          <w:sz w:val="24"/>
          <w:szCs w:val="24"/>
        </w:rPr>
        <w:pPrChange w:id="511" w:author="mingli" w:date="2020-03-14T19:44:00Z">
          <w:pPr>
            <w:spacing w:after="0" w:line="480" w:lineRule="auto"/>
            <w:ind w:left="2160" w:firstLine="720"/>
            <w:jc w:val="center"/>
          </w:pPr>
        </w:pPrChange>
      </w:pPr>
      <w:moveToRangeStart w:id="512" w:author="Author" w:name="move34494637"/>
      <w:moveTo w:id="513" w:author="Author">
        <w:del w:id="514" w:author="Author">
          <w:r w:rsidDel="000939F0">
            <w:rPr>
              <w:rFonts w:ascii="Times New Roman" w:hAnsi="Times New Roman" w:cs="Times New Roman"/>
              <w:sz w:val="24"/>
              <w:szCs w:val="24"/>
            </w:rPr>
            <w:delText xml:space="preserve">where </w:delText>
          </w:r>
          <w:r w:rsidRPr="00C834A8" w:rsidDel="000939F0">
            <w:rPr>
              <w:rFonts w:ascii="Times New Roman" w:hAnsi="Times New Roman" w:cs="Times New Roman"/>
              <w:position w:val="-4"/>
              <w:sz w:val="24"/>
              <w:szCs w:val="24"/>
            </w:rPr>
            <w:object w:dxaOrig="180" w:dyaOrig="180" w14:anchorId="5236F3E7">
              <v:shape id="_x0000_i1042" type="#_x0000_t75" style="width:9.6pt;height:9.6pt" o:ole="">
                <v:imagedata r:id="rId20" o:title=""/>
              </v:shape>
              <o:OLEObject Type="Embed" ProgID="Equation.3" ShapeID="_x0000_i1042" DrawAspect="Content" ObjectID="_1645892728" r:id="rId50"/>
            </w:object>
          </w:r>
          <w:r w:rsidRPr="00C834A8" w:rsidDel="000939F0">
            <w:rPr>
              <w:rFonts w:ascii="Times New Roman" w:hAnsi="Times New Roman" w:cs="Times New Roman"/>
              <w:sz w:val="24"/>
              <w:szCs w:val="24"/>
            </w:rPr>
            <w:delText xml:space="preserve"> represents the vector for the explanatory variables, </w:delText>
          </w:r>
          <w:r w:rsidRPr="00C834A8" w:rsidDel="000939F0">
            <w:rPr>
              <w:rFonts w:ascii="Times New Roman" w:hAnsi="Times New Roman" w:cs="Times New Roman"/>
              <w:position w:val="-6"/>
              <w:sz w:val="24"/>
              <w:szCs w:val="24"/>
            </w:rPr>
            <w:object w:dxaOrig="240" w:dyaOrig="200" w14:anchorId="2137C98D">
              <v:shape id="_x0000_i1043" type="#_x0000_t75" style="width:10.5pt;height:10.5pt" o:ole="">
                <v:imagedata r:id="rId24" o:title=""/>
              </v:shape>
              <o:OLEObject Type="Embed" ProgID="Equation.3" ShapeID="_x0000_i1043" DrawAspect="Content" ObjectID="_1645892729" r:id="rId51"/>
            </w:object>
          </w:r>
          <w:r w:rsidDel="000939F0">
            <w:rPr>
              <w:rFonts w:ascii="Times New Roman" w:hAnsi="Times New Roman" w:cs="Times New Roman"/>
              <w:sz w:val="24"/>
              <w:szCs w:val="24"/>
            </w:rPr>
            <w:delText xml:space="preserve"> </w:delText>
          </w:r>
          <w:r w:rsidRPr="00C834A8" w:rsidDel="000939F0">
            <w:rPr>
              <w:rFonts w:ascii="Times New Roman" w:hAnsi="Times New Roman" w:cs="Times New Roman"/>
              <w:sz w:val="24"/>
              <w:szCs w:val="24"/>
            </w:rPr>
            <w:delText xml:space="preserve">is the slope of the </w:delText>
          </w:r>
          <w:r w:rsidDel="000939F0">
            <w:rPr>
              <w:rFonts w:ascii="Times New Roman" w:hAnsi="Times New Roman" w:cs="Times New Roman"/>
              <w:sz w:val="24"/>
              <w:szCs w:val="24"/>
            </w:rPr>
            <w:delText>hyperplane that separates the two classes</w:delText>
          </w:r>
          <w:r w:rsidRPr="00C834A8" w:rsidDel="000939F0">
            <w:rPr>
              <w:rFonts w:ascii="Times New Roman" w:hAnsi="Times New Roman" w:cs="Times New Roman"/>
              <w:sz w:val="24"/>
              <w:szCs w:val="24"/>
            </w:rPr>
            <w:delText xml:space="preserve">, </w:delText>
          </w:r>
          <w:r w:rsidRPr="00C834A8" w:rsidDel="000939F0">
            <w:rPr>
              <w:rFonts w:ascii="Times New Roman" w:hAnsi="Times New Roman" w:cs="Times New Roman"/>
              <w:i/>
              <w:sz w:val="24"/>
              <w:szCs w:val="24"/>
            </w:rPr>
            <w:delText>b</w:delText>
          </w:r>
          <w:r w:rsidRPr="00C834A8" w:rsidDel="000939F0">
            <w:rPr>
              <w:rFonts w:ascii="Times New Roman" w:hAnsi="Times New Roman" w:cs="Times New Roman"/>
              <w:sz w:val="24"/>
              <w:szCs w:val="24"/>
            </w:rPr>
            <w:delText xml:space="preserve"> is the intercept, </w:delText>
          </w:r>
        </w:del>
      </w:moveTo>
      <w:ins w:id="515" w:author="Author">
        <w:del w:id="516" w:author="Author">
          <w:r w:rsidR="00077A14" w:rsidRPr="00681D51" w:rsidDel="000939F0">
            <w:rPr>
              <w:rFonts w:ascii="Times" w:hAnsi="Times" w:cs="Times"/>
              <w:noProof/>
              <w:position w:val="-14"/>
              <w:sz w:val="24"/>
              <w:szCs w:val="24"/>
            </w:rPr>
            <w:object w:dxaOrig="1340" w:dyaOrig="400" w14:anchorId="63004451">
              <v:shape id="_x0000_i1044" type="#_x0000_t75" alt="" style="width:58.5pt;height:20.4pt" o:ole="">
                <v:imagedata r:id="rId22" o:title=""/>
              </v:shape>
              <o:OLEObject Type="Embed" ProgID="Equation.3" ShapeID="_x0000_i1044" DrawAspect="Content" ObjectID="_1645892730" r:id="rId52"/>
            </w:object>
          </w:r>
        </w:del>
      </w:ins>
      <w:ins w:id="517" w:author="Author">
        <w:del w:id="518" w:author="Author">
          <w:r w:rsidDel="000939F0">
            <w:rPr>
              <w:rFonts w:ascii="Times" w:hAnsi="Times" w:cs="Times"/>
              <w:noProof/>
              <w:sz w:val="24"/>
              <w:szCs w:val="24"/>
            </w:rPr>
            <w:delText xml:space="preserve">is the hyperplane, </w:delText>
          </w:r>
        </w:del>
      </w:ins>
      <w:moveTo w:id="519" w:author="Author">
        <w:del w:id="520" w:author="Author">
          <w:r w:rsidDel="000939F0">
            <w:rPr>
              <w:rFonts w:ascii="Times New Roman" w:hAnsi="Times New Roman" w:cs="Times New Roman"/>
              <w:sz w:val="24"/>
              <w:szCs w:val="24"/>
            </w:rPr>
            <w:delText>and f(</w:delText>
          </w:r>
          <w:r w:rsidRPr="00C834A8" w:rsidDel="000939F0">
            <w:rPr>
              <w:rFonts w:ascii="Times New Roman" w:hAnsi="Times New Roman" w:cs="Times New Roman"/>
              <w:position w:val="-4"/>
              <w:sz w:val="24"/>
              <w:szCs w:val="24"/>
            </w:rPr>
            <w:object w:dxaOrig="180" w:dyaOrig="180" w14:anchorId="743BD786">
              <v:shape id="_x0000_i1045" type="#_x0000_t75" style="width:9.6pt;height:9.6pt" o:ole="">
                <v:imagedata r:id="rId20" o:title=""/>
              </v:shape>
              <o:OLEObject Type="Embed" ProgID="Equation.3" ShapeID="_x0000_i1045" DrawAspect="Content" ObjectID="_1645892731" r:id="rId53"/>
            </w:object>
          </w:r>
          <w:r w:rsidDel="000939F0">
            <w:rPr>
              <w:rFonts w:ascii="Times New Roman" w:hAnsi="Times New Roman" w:cs="Times New Roman"/>
              <w:sz w:val="24"/>
              <w:szCs w:val="24"/>
            </w:rPr>
            <w:delText>)</w:delText>
          </w:r>
          <w:r w:rsidDel="000939F0">
            <w:rPr>
              <w:rFonts w:ascii="Times New Roman" w:hAnsi="Times New Roman" w:cs="Times New Roman"/>
              <w:i/>
              <w:sz w:val="24"/>
              <w:szCs w:val="24"/>
            </w:rPr>
            <w:delText xml:space="preserve"> </w:delText>
          </w:r>
          <w:r w:rsidDel="000939F0">
            <w:rPr>
              <w:rFonts w:ascii="Times New Roman" w:hAnsi="Times New Roman" w:cs="Times New Roman"/>
              <w:sz w:val="24"/>
              <w:szCs w:val="24"/>
            </w:rPr>
            <w:delText xml:space="preserve">is the classifier output which takes the value of either 1 or -1, depending whether the data lie above or below the hyperplane. </w:delText>
          </w:r>
        </w:del>
      </w:moveTo>
      <w:moveToRangeEnd w:id="512"/>
      <w:ins w:id="521" w:author="Author">
        <w:del w:id="522" w:author="Author">
          <w:r w:rsidDel="000939F0">
            <w:rPr>
              <w:rFonts w:ascii="Times New Roman" w:hAnsi="Times New Roman" w:cs="Times New Roman"/>
              <w:sz w:val="24"/>
              <w:szCs w:val="24"/>
            </w:rPr>
            <w:delText xml:space="preserve">SVM seeks a solution for the hyperplane </w:delText>
          </w:r>
        </w:del>
      </w:ins>
      <w:moveToRangeStart w:id="523" w:author="Author" w:name="move34494532"/>
      <w:moveTo w:id="524" w:author="Author">
        <w:del w:id="525" w:author="Author">
          <w:r w:rsidRPr="004E5525" w:rsidDel="000939F0">
            <w:rPr>
              <w:rFonts w:ascii="Times New Roman" w:hAnsi="Times New Roman" w:cs="Times New Roman"/>
              <w:sz w:val="24"/>
              <w:szCs w:val="24"/>
            </w:rPr>
            <w:delText>It does this by maximizing the width of the gap between the two data clouds (Eq. 3; Fig. 2a).</w:delText>
          </w:r>
        </w:del>
      </w:moveTo>
      <w:moveToRangeEnd w:id="523"/>
      <w:ins w:id="526" w:author="Author">
        <w:del w:id="527" w:author="Author">
          <w:r w:rsidDel="000939F0">
            <w:rPr>
              <w:rFonts w:ascii="Times New Roman" w:hAnsi="Times New Roman" w:cs="Times New Roman"/>
              <w:sz w:val="24"/>
              <w:szCs w:val="24"/>
            </w:rPr>
            <w:delText xml:space="preserve"> or minimizing the cost function CF</w:delText>
          </w:r>
        </w:del>
      </w:ins>
    </w:p>
    <w:p w14:paraId="1CBCB46D" w14:textId="7B9A0A05" w:rsidR="00D711CA" w:rsidRPr="004E5525" w:rsidDel="000939F0" w:rsidRDefault="00791A3C">
      <w:pPr>
        <w:spacing w:after="0" w:line="480" w:lineRule="auto"/>
        <w:rPr>
          <w:del w:id="528" w:author="Author"/>
          <w:rFonts w:ascii="Times New Roman" w:hAnsi="Times New Roman" w:cs="Times New Roman"/>
          <w:sz w:val="24"/>
          <w:szCs w:val="24"/>
        </w:rPr>
        <w:pPrChange w:id="529" w:author="mingli" w:date="2020-03-14T19:44:00Z">
          <w:pPr>
            <w:spacing w:after="0" w:line="480" w:lineRule="auto"/>
            <w:ind w:left="2160" w:firstLine="720"/>
            <w:jc w:val="center"/>
          </w:pPr>
        </w:pPrChange>
      </w:pPr>
      <w:del w:id="530" w:author="Author">
        <w:r w:rsidRPr="00895A5E" w:rsidDel="000939F0">
          <w:rPr>
            <w:rFonts w:ascii="Times" w:hAnsi="Times" w:cs="Times"/>
            <w:noProof/>
            <w:position w:val="-14"/>
            <w:sz w:val="24"/>
            <w:szCs w:val="24"/>
          </w:rPr>
          <w:object w:dxaOrig="1219" w:dyaOrig="440" w14:anchorId="640E0E55">
            <v:shape id="_x0000_i1046" type="#_x0000_t75" alt="" style="width:62.1pt;height:22.5pt" o:ole="">
              <v:imagedata r:id="rId27" o:title=""/>
            </v:shape>
            <o:OLEObject Type="Embed" ProgID="Equation.3" ShapeID="_x0000_i1046" DrawAspect="Content" ObjectID="_1645892732" r:id="rId54"/>
          </w:object>
        </w:r>
        <w:r w:rsidR="00E1470C" w:rsidRPr="004E5525" w:rsidDel="000939F0">
          <w:rPr>
            <w:rFonts w:ascii="Times" w:hAnsi="Times" w:cs="Times"/>
            <w:noProof/>
            <w:sz w:val="24"/>
            <w:szCs w:val="24"/>
          </w:rPr>
          <w:delText xml:space="preserve"> </w:delText>
        </w:r>
      </w:del>
      <w:ins w:id="531" w:author="Author">
        <w:del w:id="532" w:author="Author">
          <w:r w:rsidR="003B3F08" w:rsidDel="000939F0">
            <w:rPr>
              <w:rFonts w:ascii="Times" w:hAnsi="Times" w:cs="Times"/>
              <w:noProof/>
              <w:sz w:val="24"/>
              <w:szCs w:val="24"/>
            </w:rPr>
            <w:tab/>
            <w:delText xml:space="preserve">  </w:delText>
          </w:r>
          <w:r w:rsidR="003B3F08" w:rsidDel="000939F0">
            <w:rPr>
              <w:rFonts w:ascii="Times" w:hAnsi="Times" w:cs="Times"/>
              <w:noProof/>
              <w:sz w:val="24"/>
              <w:szCs w:val="24"/>
            </w:rPr>
            <w:tab/>
          </w:r>
          <w:r w:rsidR="003B3F08" w:rsidDel="000939F0">
            <w:rPr>
              <w:rFonts w:ascii="Times" w:hAnsi="Times" w:cs="Times"/>
              <w:noProof/>
              <w:sz w:val="24"/>
              <w:szCs w:val="24"/>
            </w:rPr>
            <w:tab/>
          </w:r>
          <w:r w:rsidR="003B3F08" w:rsidDel="000939F0">
            <w:rPr>
              <w:rFonts w:ascii="Times" w:hAnsi="Times" w:cs="Times"/>
              <w:noProof/>
              <w:sz w:val="24"/>
              <w:szCs w:val="24"/>
            </w:rPr>
            <w:tab/>
          </w:r>
          <w:r w:rsidR="003B3F08" w:rsidDel="000939F0">
            <w:rPr>
              <w:rFonts w:ascii="Times" w:hAnsi="Times" w:cs="Times"/>
              <w:noProof/>
              <w:sz w:val="24"/>
              <w:szCs w:val="24"/>
            </w:rPr>
            <w:tab/>
          </w:r>
          <w:r w:rsidR="003B3F08" w:rsidDel="000939F0">
            <w:rPr>
              <w:rFonts w:ascii="Times" w:hAnsi="Times" w:cs="Times"/>
              <w:noProof/>
              <w:sz w:val="24"/>
              <w:szCs w:val="24"/>
            </w:rPr>
            <w:tab/>
            <w:delText xml:space="preserve">        </w:delText>
          </w:r>
        </w:del>
      </w:ins>
      <w:del w:id="533" w:author="Author">
        <w:r w:rsidR="00E1470C" w:rsidRPr="004E5525" w:rsidDel="000939F0">
          <w:rPr>
            <w:rFonts w:ascii="Times" w:hAnsi="Times" w:cs="Times"/>
            <w:noProof/>
            <w:sz w:val="24"/>
            <w:szCs w:val="24"/>
          </w:rPr>
          <w:delText xml:space="preserve">(3) </w:delText>
        </w:r>
      </w:del>
    </w:p>
    <w:p w14:paraId="4DC7C207" w14:textId="13083BF9" w:rsidR="00B909B1" w:rsidDel="000939F0" w:rsidRDefault="00E112FE">
      <w:pPr>
        <w:spacing w:after="0" w:line="480" w:lineRule="auto"/>
        <w:rPr>
          <w:ins w:id="534" w:author="Author"/>
          <w:del w:id="535" w:author="Author"/>
          <w:rFonts w:ascii="Times New Roman" w:hAnsi="Times New Roman" w:cs="Times New Roman"/>
          <w:sz w:val="24"/>
          <w:szCs w:val="24"/>
        </w:rPr>
      </w:pPr>
      <w:ins w:id="536" w:author="Author">
        <w:del w:id="537" w:author="Author">
          <w:r w:rsidDel="000939F0">
            <w:rPr>
              <w:rFonts w:ascii="Times New Roman" w:hAnsi="Times New Roman" w:cs="Times New Roman"/>
              <w:sz w:val="24"/>
              <w:szCs w:val="24"/>
            </w:rPr>
            <w:delText>since</w:delText>
          </w:r>
        </w:del>
      </w:ins>
      <w:moveFromRangeStart w:id="538" w:author="Author" w:name="move34494637"/>
      <w:moveFrom w:id="539" w:author="Author">
        <w:ins w:id="540" w:author="Author">
          <w:del w:id="541" w:author="Author">
            <w:r w:rsidR="00B909B1" w:rsidDel="000939F0">
              <w:rPr>
                <w:rFonts w:ascii="Times New Roman" w:hAnsi="Times New Roman" w:cs="Times New Roman"/>
                <w:sz w:val="24"/>
                <w:szCs w:val="24"/>
              </w:rPr>
              <w:delText xml:space="preserve">where </w:delText>
            </w:r>
          </w:del>
        </w:ins>
        <w:ins w:id="542" w:author="Author">
          <w:del w:id="543" w:author="Author">
            <w:r w:rsidR="00B909B1" w:rsidRPr="00C834A8" w:rsidDel="000939F0">
              <w:rPr>
                <w:rFonts w:ascii="Times New Roman" w:hAnsi="Times New Roman" w:cs="Times New Roman"/>
                <w:position w:val="-4"/>
                <w:sz w:val="24"/>
                <w:szCs w:val="24"/>
              </w:rPr>
              <w:object w:dxaOrig="180" w:dyaOrig="180" w14:anchorId="312BC2A5">
                <v:shape id="_x0000_i1047" type="#_x0000_t75" style="width:9.6pt;height:9.6pt" o:ole="">
                  <v:imagedata r:id="rId20" o:title=""/>
                </v:shape>
                <o:OLEObject Type="Embed" ProgID="Equation.3" ShapeID="_x0000_i1047" DrawAspect="Content" ObjectID="_1645892733" r:id="rId55"/>
              </w:object>
            </w:r>
          </w:del>
        </w:ins>
        <w:ins w:id="544" w:author="Author">
          <w:del w:id="545" w:author="Author">
            <w:r w:rsidR="00B909B1" w:rsidRPr="00C834A8" w:rsidDel="000939F0">
              <w:rPr>
                <w:rFonts w:ascii="Times New Roman" w:hAnsi="Times New Roman" w:cs="Times New Roman"/>
                <w:sz w:val="24"/>
                <w:szCs w:val="24"/>
              </w:rPr>
              <w:delText xml:space="preserve"> represents the vector for the explanatory variables, </w:delText>
            </w:r>
          </w:del>
        </w:ins>
        <w:ins w:id="546" w:author="Author">
          <w:del w:id="547" w:author="Author">
            <w:r w:rsidR="00B909B1" w:rsidRPr="00C834A8" w:rsidDel="000939F0">
              <w:rPr>
                <w:rFonts w:ascii="Times New Roman" w:hAnsi="Times New Roman" w:cs="Times New Roman"/>
                <w:position w:val="-6"/>
                <w:sz w:val="24"/>
                <w:szCs w:val="24"/>
              </w:rPr>
              <w:object w:dxaOrig="240" w:dyaOrig="200" w14:anchorId="76D6F820">
                <v:shape id="_x0000_i1048" type="#_x0000_t75" style="width:10.5pt;height:10.5pt" o:ole="">
                  <v:imagedata r:id="rId24" o:title=""/>
                </v:shape>
                <o:OLEObject Type="Embed" ProgID="Equation.3" ShapeID="_x0000_i1048" DrawAspect="Content" ObjectID="_1645892734" r:id="rId56"/>
              </w:object>
            </w:r>
          </w:del>
        </w:ins>
        <w:ins w:id="548" w:author="Author">
          <w:del w:id="549" w:author="Author">
            <w:r w:rsidR="00B909B1" w:rsidDel="000939F0">
              <w:rPr>
                <w:rFonts w:ascii="Times New Roman" w:hAnsi="Times New Roman" w:cs="Times New Roman"/>
                <w:sz w:val="24"/>
                <w:szCs w:val="24"/>
              </w:rPr>
              <w:delText xml:space="preserve"> </w:delText>
            </w:r>
            <w:r w:rsidR="00B909B1" w:rsidRPr="00C834A8" w:rsidDel="000939F0">
              <w:rPr>
                <w:rFonts w:ascii="Times New Roman" w:hAnsi="Times New Roman" w:cs="Times New Roman"/>
                <w:sz w:val="24"/>
                <w:szCs w:val="24"/>
              </w:rPr>
              <w:delText xml:space="preserve">is the slope of the </w:delText>
            </w:r>
            <w:r w:rsidR="00B909B1" w:rsidDel="000939F0">
              <w:rPr>
                <w:rFonts w:ascii="Times New Roman" w:hAnsi="Times New Roman" w:cs="Times New Roman"/>
                <w:sz w:val="24"/>
                <w:szCs w:val="24"/>
              </w:rPr>
              <w:delText>hyperplane that separates the two classes</w:delText>
            </w:r>
            <w:r w:rsidR="00B909B1" w:rsidRPr="00C834A8" w:rsidDel="000939F0">
              <w:rPr>
                <w:rFonts w:ascii="Times New Roman" w:hAnsi="Times New Roman" w:cs="Times New Roman"/>
                <w:sz w:val="24"/>
                <w:szCs w:val="24"/>
              </w:rPr>
              <w:delText xml:space="preserve">, </w:delText>
            </w:r>
            <w:r w:rsidR="00B909B1" w:rsidRPr="00C834A8" w:rsidDel="000939F0">
              <w:rPr>
                <w:rFonts w:ascii="Times New Roman" w:hAnsi="Times New Roman" w:cs="Times New Roman"/>
                <w:i/>
                <w:sz w:val="24"/>
                <w:szCs w:val="24"/>
              </w:rPr>
              <w:delText>b</w:delText>
            </w:r>
            <w:r w:rsidR="00B909B1" w:rsidRPr="00C834A8" w:rsidDel="000939F0">
              <w:rPr>
                <w:rFonts w:ascii="Times New Roman" w:hAnsi="Times New Roman" w:cs="Times New Roman"/>
                <w:sz w:val="24"/>
                <w:szCs w:val="24"/>
              </w:rPr>
              <w:delText xml:space="preserve"> is the intercept, </w:delText>
            </w:r>
            <w:r w:rsidR="00B65951" w:rsidDel="000939F0">
              <w:rPr>
                <w:rFonts w:ascii="Times New Roman" w:hAnsi="Times New Roman" w:cs="Times New Roman"/>
                <w:sz w:val="24"/>
                <w:szCs w:val="24"/>
              </w:rPr>
              <w:delText xml:space="preserve">and </w:delText>
            </w:r>
            <w:r w:rsidR="00B909B1" w:rsidDel="000939F0">
              <w:rPr>
                <w:rFonts w:ascii="Times New Roman" w:hAnsi="Times New Roman" w:cs="Times New Roman"/>
                <w:sz w:val="24"/>
                <w:szCs w:val="24"/>
              </w:rPr>
              <w:delText>f(</w:delText>
            </w:r>
          </w:del>
        </w:ins>
        <w:ins w:id="550" w:author="Author">
          <w:del w:id="551" w:author="Author">
            <w:r w:rsidR="00B909B1" w:rsidRPr="00C834A8" w:rsidDel="000939F0">
              <w:rPr>
                <w:rFonts w:ascii="Times New Roman" w:hAnsi="Times New Roman" w:cs="Times New Roman"/>
                <w:position w:val="-4"/>
                <w:sz w:val="24"/>
                <w:szCs w:val="24"/>
              </w:rPr>
              <w:object w:dxaOrig="180" w:dyaOrig="180" w14:anchorId="4B18DA94">
                <v:shape id="_x0000_i1049" type="#_x0000_t75" style="width:9.6pt;height:9.6pt" o:ole="">
                  <v:imagedata r:id="rId20" o:title=""/>
                </v:shape>
                <o:OLEObject Type="Embed" ProgID="Equation.3" ShapeID="_x0000_i1049" DrawAspect="Content" ObjectID="_1645892735" r:id="rId57"/>
              </w:object>
            </w:r>
          </w:del>
        </w:ins>
        <w:ins w:id="552" w:author="Author">
          <w:del w:id="553" w:author="Author">
            <w:r w:rsidR="00B909B1" w:rsidDel="000939F0">
              <w:rPr>
                <w:rFonts w:ascii="Times New Roman" w:hAnsi="Times New Roman" w:cs="Times New Roman"/>
                <w:sz w:val="24"/>
                <w:szCs w:val="24"/>
              </w:rPr>
              <w:delText>)</w:delText>
            </w:r>
            <w:r w:rsidR="00B909B1" w:rsidDel="000939F0">
              <w:rPr>
                <w:rFonts w:ascii="Times New Roman" w:hAnsi="Times New Roman" w:cs="Times New Roman"/>
                <w:i/>
                <w:sz w:val="24"/>
                <w:szCs w:val="24"/>
              </w:rPr>
              <w:delText xml:space="preserve"> </w:delText>
            </w:r>
            <w:r w:rsidR="00B909B1" w:rsidDel="000939F0">
              <w:rPr>
                <w:rFonts w:ascii="Times New Roman" w:hAnsi="Times New Roman" w:cs="Times New Roman"/>
                <w:sz w:val="24"/>
                <w:szCs w:val="24"/>
              </w:rPr>
              <w:delText xml:space="preserve">is the classifier output which takes the value of </w:delText>
            </w:r>
            <w:r w:rsidR="00B65951" w:rsidDel="000939F0">
              <w:rPr>
                <w:rFonts w:ascii="Times New Roman" w:hAnsi="Times New Roman" w:cs="Times New Roman"/>
                <w:sz w:val="24"/>
                <w:szCs w:val="24"/>
              </w:rPr>
              <w:delText>e</w:delText>
            </w:r>
            <w:r w:rsidR="00B909B1" w:rsidDel="000939F0">
              <w:rPr>
                <w:rFonts w:ascii="Times New Roman" w:hAnsi="Times New Roman" w:cs="Times New Roman"/>
                <w:sz w:val="24"/>
                <w:szCs w:val="24"/>
              </w:rPr>
              <w:delText xml:space="preserve">ither 1 or -1, depending whether the data lie above or below the hyperplane. </w:delText>
            </w:r>
          </w:del>
        </w:ins>
      </w:moveFrom>
      <w:moveFromRangeEnd w:id="538"/>
      <w:ins w:id="554" w:author="Author">
        <w:del w:id="555" w:author="Author">
          <w:r w:rsidR="00B909B1" w:rsidRPr="00C834A8" w:rsidDel="000939F0">
            <w:rPr>
              <w:rFonts w:ascii="Times New Roman" w:hAnsi="Times New Roman" w:cs="Times New Roman"/>
              <w:i/>
              <w:sz w:val="24"/>
              <w:szCs w:val="24"/>
            </w:rPr>
            <w:delText>CF</w:delText>
          </w:r>
          <w:r w:rsidR="00B909B1" w:rsidRPr="00C834A8" w:rsidDel="000939F0">
            <w:rPr>
              <w:rFonts w:ascii="Times New Roman" w:hAnsi="Times New Roman" w:cs="Times New Roman"/>
              <w:sz w:val="24"/>
              <w:szCs w:val="24"/>
            </w:rPr>
            <w:delText xml:space="preserve"> </w:delText>
          </w:r>
          <w:r w:rsidR="00B909B1" w:rsidRPr="00583310" w:rsidDel="000939F0">
            <w:rPr>
              <w:rFonts w:ascii="Times New Roman" w:hAnsi="Times New Roman" w:cs="Times New Roman"/>
              <w:b/>
              <w:sz w:val="24"/>
              <w:szCs w:val="24"/>
            </w:rPr>
            <w:delText>is</w:delText>
          </w:r>
          <w:r w:rsidR="00B909B1" w:rsidRPr="00C834A8" w:rsidDel="000939F0">
            <w:rPr>
              <w:rFonts w:ascii="Times New Roman" w:hAnsi="Times New Roman" w:cs="Times New Roman"/>
              <w:sz w:val="24"/>
              <w:szCs w:val="24"/>
            </w:rPr>
            <w:delText xml:space="preserve"> the cost function</w:delText>
          </w:r>
          <w:r w:rsidR="00B909B1" w:rsidDel="000939F0">
            <w:rPr>
              <w:rFonts w:ascii="Times New Roman" w:hAnsi="Times New Roman" w:cs="Times New Roman"/>
              <w:sz w:val="24"/>
              <w:szCs w:val="24"/>
            </w:rPr>
            <w:delText>. Minimizing CF is equivalent to maximizing the distance</w:delText>
          </w:r>
          <w:r w:rsidR="007B17E3" w:rsidDel="000939F0">
            <w:rPr>
              <w:rFonts w:ascii="Times New Roman" w:hAnsi="Times New Roman" w:cs="Times New Roman"/>
              <w:sz w:val="24"/>
              <w:szCs w:val="24"/>
            </w:rPr>
            <w:delText xml:space="preserve"> </w:delText>
          </w:r>
          <w:r w:rsidR="00B909B1" w:rsidDel="000939F0">
            <w:rPr>
              <w:rFonts w:ascii="Times New Roman" w:hAnsi="Times New Roman" w:cs="Times New Roman"/>
              <w:sz w:val="24"/>
              <w:szCs w:val="24"/>
            </w:rPr>
            <w:delText xml:space="preserve"> between the </w:delText>
          </w:r>
          <w:r w:rsidR="00895A5E" w:rsidDel="000939F0">
            <w:rPr>
              <w:rFonts w:ascii="Times New Roman" w:hAnsi="Times New Roman" w:cs="Times New Roman"/>
              <w:sz w:val="24"/>
              <w:szCs w:val="24"/>
            </w:rPr>
            <w:delText xml:space="preserve">nearest points in the </w:delText>
          </w:r>
          <w:r w:rsidR="00B909B1" w:rsidDel="000939F0">
            <w:rPr>
              <w:rFonts w:ascii="Times New Roman" w:hAnsi="Times New Roman" w:cs="Times New Roman"/>
              <w:sz w:val="24"/>
              <w:szCs w:val="24"/>
            </w:rPr>
            <w:delText>two data clusters</w:delText>
          </w:r>
          <w:r w:rsidDel="000939F0">
            <w:rPr>
              <w:rFonts w:ascii="Times New Roman" w:hAnsi="Times New Roman" w:cs="Times New Roman"/>
              <w:sz w:val="24"/>
              <w:szCs w:val="24"/>
            </w:rPr>
            <w:delText xml:space="preserve"> is (</w:delText>
          </w:r>
          <m:oMath>
            <m:r>
              <w:rPr>
                <w:rFonts w:ascii="Cambria Math" w:hAnsi="Cambria Math" w:cs="Times New Roman"/>
                <w:sz w:val="24"/>
                <w:szCs w:val="24"/>
              </w:rPr>
              <m:t>2/</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w</m:t>
                </m:r>
              </m:e>
            </m:d>
            <m:r>
              <w:rPr>
                <w:rFonts w:ascii="Cambria Math" w:hAnsi="Cambria Math" w:cs="Times New Roman"/>
                <w:sz w:val="24"/>
                <w:szCs w:val="24"/>
              </w:rPr>
              <m:t>)</m:t>
            </m:r>
          </m:oMath>
          <w:r w:rsidR="00B909B1" w:rsidRPr="00C834A8" w:rsidDel="000939F0">
            <w:rPr>
              <w:rFonts w:ascii="Times New Roman" w:hAnsi="Times New Roman" w:cs="Times New Roman"/>
              <w:sz w:val="24"/>
              <w:szCs w:val="24"/>
            </w:rPr>
            <w:delText xml:space="preserve">. </w:delText>
          </w:r>
        </w:del>
      </w:ins>
    </w:p>
    <w:p w14:paraId="0E628248" w14:textId="064CCF2A" w:rsidR="00D711CA" w:rsidRPr="004E5525" w:rsidDel="000939F0" w:rsidRDefault="00D711CA">
      <w:pPr>
        <w:spacing w:after="0" w:line="480" w:lineRule="auto"/>
        <w:rPr>
          <w:del w:id="556" w:author="Author"/>
          <w:rFonts w:ascii="Times" w:hAnsi="Times" w:cs="Times"/>
          <w:sz w:val="24"/>
          <w:szCs w:val="24"/>
        </w:rPr>
        <w:pPrChange w:id="557" w:author="mingli" w:date="2020-03-14T19:44:00Z">
          <w:pPr>
            <w:spacing w:after="0" w:line="480" w:lineRule="auto"/>
            <w:ind w:firstLine="720"/>
          </w:pPr>
        </w:pPrChange>
      </w:pPr>
      <w:del w:id="558" w:author="Author">
        <w:r w:rsidRPr="004E5525" w:rsidDel="000939F0">
          <w:rPr>
            <w:rFonts w:ascii="Times New Roman" w:hAnsi="Times New Roman" w:cs="Times New Roman"/>
            <w:sz w:val="24"/>
            <w:szCs w:val="24"/>
          </w:rPr>
          <w:delText>Sometimes</w:delText>
        </w:r>
        <w:r w:rsidRPr="004E5525" w:rsidDel="000939F0">
          <w:rPr>
            <w:rFonts w:ascii="Times" w:hAnsi="Times" w:cs="Times"/>
            <w:sz w:val="24"/>
            <w:szCs w:val="24"/>
          </w:rPr>
          <w:delText xml:space="preserve"> the SVM cannot achieve a perfect separation. </w:delText>
        </w:r>
        <w:r w:rsidRPr="004E5525" w:rsidDel="000939F0">
          <w:rPr>
            <w:rFonts w:ascii="Times New Roman" w:hAnsi="Times New Roman" w:cs="Times New Roman"/>
            <w:sz w:val="24"/>
            <w:szCs w:val="24"/>
          </w:rPr>
          <w:delText xml:space="preserve">The </w:delText>
        </w:r>
        <w:r w:rsidRPr="004E5525" w:rsidDel="000939F0">
          <w:rPr>
            <w:rFonts w:ascii="Times New Roman" w:hAnsi="Times New Roman" w:cs="Times New Roman"/>
            <w:bCs/>
            <w:sz w:val="24"/>
            <w:szCs w:val="24"/>
          </w:rPr>
          <w:delText xml:space="preserve">soft-margin loss formulation </w:delText>
        </w:r>
        <w:r w:rsidRPr="004E5525" w:rsidDel="000939F0">
          <w:rPr>
            <w:rFonts w:ascii="Times New Roman" w:hAnsi="Times New Roman" w:cs="Times New Roman"/>
            <w:sz w:val="24"/>
            <w:szCs w:val="24"/>
          </w:rPr>
          <w:delText xml:space="preserve">allows some data points to lie within the margin of tolerance but penalizes them in the cost function </w:delText>
        </w:r>
        <w:r w:rsidR="005B368A" w:rsidRPr="004E5525" w:rsidDel="000939F0">
          <w:rPr>
            <w:rFonts w:ascii="Times New Roman" w:hAnsi="Times New Roman" w:cs="Times New Roman"/>
            <w:sz w:val="24"/>
            <w:szCs w:val="24"/>
          </w:rPr>
          <w:delText>(Cortes and Vapnik</w:delText>
        </w:r>
        <w:r w:rsidR="00761CC2" w:rsidDel="000939F0">
          <w:rPr>
            <w:rFonts w:ascii="Times New Roman" w:hAnsi="Times New Roman" w:cs="Times New Roman"/>
            <w:sz w:val="24"/>
            <w:szCs w:val="24"/>
          </w:rPr>
          <w:delText>,</w:delText>
        </w:r>
        <w:r w:rsidR="005B368A" w:rsidRPr="004E5525" w:rsidDel="000939F0">
          <w:rPr>
            <w:rFonts w:ascii="Times New Roman" w:hAnsi="Times New Roman" w:cs="Times New Roman"/>
            <w:sz w:val="24"/>
            <w:szCs w:val="24"/>
          </w:rPr>
          <w:delText xml:space="preserve"> 1995) </w:delText>
        </w:r>
        <w:r w:rsidR="00BE2547" w:rsidRPr="004E5525" w:rsidDel="000939F0">
          <w:rPr>
            <w:rFonts w:ascii="Times New Roman" w:hAnsi="Times New Roman" w:cs="Times New Roman"/>
            <w:sz w:val="24"/>
            <w:szCs w:val="24"/>
          </w:rPr>
          <w:delText xml:space="preserve">according to </w:delText>
        </w:r>
        <w:r w:rsidRPr="004E5525" w:rsidDel="000939F0">
          <w:rPr>
            <w:rFonts w:ascii="Times New Roman" w:hAnsi="Times New Roman" w:cs="Times New Roman"/>
            <w:sz w:val="24"/>
            <w:szCs w:val="24"/>
          </w:rPr>
          <w:delText xml:space="preserve">Eq. </w:delText>
        </w:r>
        <w:r w:rsidR="00E1470C" w:rsidRPr="004E5525" w:rsidDel="000939F0">
          <w:rPr>
            <w:rFonts w:ascii="Times New Roman" w:hAnsi="Times New Roman" w:cs="Times New Roman"/>
            <w:sz w:val="24"/>
            <w:szCs w:val="24"/>
          </w:rPr>
          <w:delText>4</w:delText>
        </w:r>
        <w:r w:rsidR="00BE2547" w:rsidRPr="004E5525" w:rsidDel="000939F0">
          <w:rPr>
            <w:rFonts w:ascii="Times New Roman" w:hAnsi="Times New Roman" w:cs="Times New Roman"/>
            <w:sz w:val="24"/>
            <w:szCs w:val="24"/>
          </w:rPr>
          <w:delText xml:space="preserve"> as follows,</w:delText>
        </w:r>
        <w:r w:rsidRPr="004E5525" w:rsidDel="000939F0">
          <w:rPr>
            <w:rFonts w:ascii="Times New Roman" w:hAnsi="Times New Roman" w:cs="Times New Roman"/>
            <w:sz w:val="24"/>
            <w:szCs w:val="24"/>
          </w:rPr>
          <w:delText xml:space="preserve"> </w:delText>
        </w:r>
      </w:del>
    </w:p>
    <w:p w14:paraId="742CBEF9" w14:textId="16590AA7" w:rsidR="00D711CA" w:rsidRPr="004E5525" w:rsidDel="000939F0" w:rsidRDefault="003B3F08">
      <w:pPr>
        <w:spacing w:after="0" w:line="480" w:lineRule="auto"/>
        <w:rPr>
          <w:del w:id="559" w:author="Author"/>
          <w:rFonts w:ascii="Times" w:hAnsi="Times" w:cs="Times"/>
          <w:sz w:val="24"/>
          <w:szCs w:val="24"/>
        </w:rPr>
        <w:pPrChange w:id="560" w:author="mingli" w:date="2020-03-14T19:44:00Z">
          <w:pPr>
            <w:spacing w:after="0" w:line="480" w:lineRule="auto"/>
            <w:ind w:left="1440" w:firstLine="720"/>
            <w:jc w:val="center"/>
          </w:pPr>
        </w:pPrChange>
      </w:pPr>
      <w:ins w:id="561" w:author="Author">
        <w:del w:id="562" w:author="Author">
          <w:r w:rsidDel="000939F0">
            <w:rPr>
              <w:rFonts w:ascii="Times" w:hAnsi="Times" w:cs="Times"/>
              <w:noProof/>
              <w:sz w:val="24"/>
              <w:szCs w:val="24"/>
            </w:rPr>
            <w:delText xml:space="preserve">   </w:delText>
          </w:r>
        </w:del>
      </w:ins>
      <w:del w:id="563" w:author="Author">
        <w:r w:rsidR="00681D51" w:rsidRPr="00681D51" w:rsidDel="000939F0">
          <w:rPr>
            <w:rFonts w:ascii="Times" w:hAnsi="Times" w:cs="Times"/>
            <w:noProof/>
            <w:position w:val="-28"/>
            <w:sz w:val="24"/>
            <w:szCs w:val="24"/>
          </w:rPr>
          <w:object w:dxaOrig="3360" w:dyaOrig="680" w14:anchorId="668C99FD">
            <v:shape id="_x0000_i1050" type="#_x0000_t75" alt="" style="width:168.6pt;height:33.6pt;mso-width-percent:0;mso-height-percent:0;mso-width-percent:0;mso-height-percent:0" o:ole="">
              <v:imagedata r:id="rId29" o:title=""/>
            </v:shape>
            <o:OLEObject Type="Embed" ProgID="Equation.3" ShapeID="_x0000_i1050" DrawAspect="Content" ObjectID="_1645892736" r:id="rId58"/>
          </w:object>
        </w:r>
      </w:del>
      <w:ins w:id="564" w:author="Author">
        <w:del w:id="565" w:author="Author">
          <w:r w:rsidDel="000939F0">
            <w:rPr>
              <w:rFonts w:ascii="Times" w:hAnsi="Times" w:cs="Times"/>
              <w:noProof/>
              <w:sz w:val="24"/>
              <w:szCs w:val="24"/>
            </w:rPr>
            <w:tab/>
            <w:delText xml:space="preserve">   </w:delText>
          </w:r>
          <w:r w:rsidDel="000939F0">
            <w:rPr>
              <w:rFonts w:ascii="Times" w:hAnsi="Times" w:cs="Times"/>
              <w:noProof/>
              <w:sz w:val="24"/>
              <w:szCs w:val="24"/>
            </w:rPr>
            <w:tab/>
          </w:r>
          <w:r w:rsidDel="000939F0">
            <w:rPr>
              <w:rFonts w:ascii="Times" w:hAnsi="Times" w:cs="Times"/>
              <w:noProof/>
              <w:sz w:val="24"/>
              <w:szCs w:val="24"/>
            </w:rPr>
            <w:tab/>
          </w:r>
          <w:r w:rsidDel="000939F0">
            <w:rPr>
              <w:rFonts w:ascii="Times" w:hAnsi="Times" w:cs="Times"/>
              <w:noProof/>
              <w:sz w:val="24"/>
              <w:szCs w:val="24"/>
            </w:rPr>
            <w:tab/>
          </w:r>
          <w:r w:rsidDel="000939F0">
            <w:rPr>
              <w:rFonts w:ascii="Times" w:hAnsi="Times" w:cs="Times"/>
              <w:noProof/>
              <w:sz w:val="24"/>
              <w:szCs w:val="24"/>
            </w:rPr>
            <w:tab/>
          </w:r>
          <w:r w:rsidDel="000939F0">
            <w:rPr>
              <w:rFonts w:ascii="Times" w:hAnsi="Times" w:cs="Times"/>
              <w:noProof/>
              <w:sz w:val="24"/>
              <w:szCs w:val="24"/>
            </w:rPr>
            <w:tab/>
            <w:delText xml:space="preserve">        </w:delText>
          </w:r>
        </w:del>
      </w:ins>
      <w:del w:id="566" w:author="Author">
        <w:r w:rsidR="00E1470C" w:rsidRPr="004E5525" w:rsidDel="000939F0">
          <w:rPr>
            <w:rFonts w:ascii="Times" w:hAnsi="Times" w:cs="Times"/>
            <w:noProof/>
            <w:sz w:val="24"/>
            <w:szCs w:val="24"/>
          </w:rPr>
          <w:delText>(4)</w:delText>
        </w:r>
      </w:del>
    </w:p>
    <w:p w14:paraId="73A746D9" w14:textId="4F6A98F3" w:rsidR="00D711CA" w:rsidRPr="004E5525" w:rsidDel="000939F0" w:rsidRDefault="00D711CA">
      <w:pPr>
        <w:spacing w:after="0" w:line="480" w:lineRule="auto"/>
        <w:rPr>
          <w:del w:id="567" w:author="Author"/>
          <w:rFonts w:ascii="Times New Roman" w:hAnsi="Times New Roman" w:cs="Times New Roman"/>
          <w:sz w:val="24"/>
          <w:szCs w:val="24"/>
        </w:rPr>
      </w:pPr>
      <w:del w:id="568" w:author="Author">
        <w:r w:rsidRPr="004E5525" w:rsidDel="000939F0">
          <w:rPr>
            <w:rFonts w:ascii="Times" w:hAnsi="Times" w:cs="Times"/>
            <w:sz w:val="24"/>
            <w:szCs w:val="24"/>
          </w:rPr>
          <w:delText xml:space="preserve">where </w:delText>
        </w:r>
      </w:del>
      <w:ins w:id="569" w:author="Author">
        <w:del w:id="570" w:author="Author">
          <w:r w:rsidR="00DA790D" w:rsidDel="000939F0">
            <w:rPr>
              <w:rFonts w:ascii="Times" w:hAnsi="Times" w:cs="Times"/>
              <w:sz w:val="24"/>
              <w:szCs w:val="24"/>
            </w:rPr>
            <w:delText>the slack variables</w:delText>
          </w:r>
          <w:r w:rsidR="00791A3C" w:rsidDel="000939F0">
            <w:rPr>
              <w:rFonts w:ascii="Times" w:hAnsi="Times" w:cs="Times"/>
              <w:sz w:val="24"/>
              <w:szCs w:val="24"/>
            </w:rPr>
            <w:delText xml:space="preserve"> </w:delText>
          </w:r>
        </w:del>
      </w:ins>
      <w:del w:id="571" w:author="Author">
        <w:r w:rsidR="00681D51" w:rsidRPr="00681D51" w:rsidDel="000939F0">
          <w:rPr>
            <w:rFonts w:ascii="Times" w:hAnsi="Times" w:cs="Times"/>
            <w:noProof/>
            <w:position w:val="-14"/>
            <w:sz w:val="24"/>
            <w:szCs w:val="24"/>
          </w:rPr>
          <w:object w:dxaOrig="3060" w:dyaOrig="400" w14:anchorId="36555EF7">
            <v:shape id="_x0000_i1051" type="#_x0000_t75" alt="" style="width:153pt;height:20.4pt;mso-width-percent:0;mso-height-percent:0;mso-width-percent:0;mso-height-percent:0" o:ole="">
              <v:imagedata r:id="rId31" o:title=""/>
            </v:shape>
            <o:OLEObject Type="Embed" ProgID="Equation.3" ShapeID="_x0000_i1051" DrawAspect="Content" ObjectID="_1645892737" r:id="rId59"/>
          </w:object>
        </w:r>
      </w:del>
      <w:ins w:id="572" w:author="Author">
        <w:del w:id="573" w:author="Author">
          <w:r w:rsidR="00B65951" w:rsidDel="000939F0">
            <w:rPr>
              <w:rFonts w:ascii="Times" w:hAnsi="Times" w:cs="Times"/>
              <w:noProof/>
              <w:sz w:val="24"/>
              <w:szCs w:val="24"/>
            </w:rPr>
            <w:delText xml:space="preserve">, </w:delText>
          </w:r>
          <m:oMath>
            <m:sSub>
              <m:sSubPr>
                <m:ctrlPr>
                  <w:rPr>
                    <w:rFonts w:ascii="Cambria Math" w:hAnsi="Cambria Math" w:cs="Times"/>
                    <w:i/>
                    <w:noProof/>
                    <w:sz w:val="24"/>
                    <w:szCs w:val="24"/>
                  </w:rPr>
                </m:ctrlPr>
              </m:sSubPr>
              <m:e>
                <m:r>
                  <w:rPr>
                    <w:rFonts w:ascii="Cambria Math" w:hAnsi="Cambria Math" w:cs="Times"/>
                    <w:noProof/>
                    <w:sz w:val="24"/>
                    <w:szCs w:val="24"/>
                  </w:rPr>
                  <m:t>y</m:t>
                </m:r>
              </m:e>
              <m:sub>
                <m:r>
                  <w:rPr>
                    <w:rFonts w:ascii="Cambria Math" w:hAnsi="Cambria Math" w:cs="Times"/>
                    <w:noProof/>
                    <w:sz w:val="24"/>
                    <w:szCs w:val="24"/>
                  </w:rPr>
                  <m:t>i</m:t>
                </m:r>
              </m:sub>
            </m:sSub>
          </m:oMath>
          <w:r w:rsidR="00B65951" w:rsidDel="000939F0">
            <w:rPr>
              <w:rFonts w:ascii="Times" w:hAnsi="Times" w:cs="Times"/>
              <w:noProof/>
              <w:sz w:val="24"/>
              <w:szCs w:val="24"/>
            </w:rPr>
            <w:delText xml:space="preserve"> is either 1 or -1, </w:delText>
          </w:r>
          <w:r w:rsidR="00B909B1" w:rsidDel="000939F0">
            <w:rPr>
              <w:rFonts w:ascii="Times" w:hAnsi="Times" w:cs="Times"/>
              <w:noProof/>
              <w:sz w:val="24"/>
              <w:szCs w:val="24"/>
            </w:rPr>
            <w:delText xml:space="preserve">and </w:delText>
          </w:r>
          <m:oMath>
            <m:r>
              <w:rPr>
                <w:rFonts w:ascii="Cambria Math" w:hAnsi="Cambria Math" w:cs="Times"/>
                <w:noProof/>
                <w:sz w:val="24"/>
                <w:szCs w:val="24"/>
              </w:rPr>
              <m:t>CC</m:t>
            </m:r>
          </m:oMath>
          <w:r w:rsidR="00B909B1" w:rsidDel="000939F0">
            <w:rPr>
              <w:rFonts w:ascii="Times" w:hAnsi="Times" w:cs="Times"/>
              <w:noProof/>
              <w:sz w:val="24"/>
              <w:szCs w:val="24"/>
            </w:rPr>
            <w:delText xml:space="preserve"> is a hyperparameter which </w:delText>
          </w:r>
          <w:r w:rsidR="00791A3C" w:rsidRPr="004E5525" w:rsidDel="000939F0">
            <w:rPr>
              <w:rFonts w:ascii="Times New Roman" w:hAnsi="Times New Roman" w:cs="Times New Roman"/>
              <w:sz w:val="24"/>
              <w:szCs w:val="24"/>
            </w:rPr>
            <w:delText>determines the balance between a good separation and flatness</w:delText>
          </w:r>
          <w:r w:rsidR="00791A3C" w:rsidDel="000939F0">
            <w:rPr>
              <w:rFonts w:ascii="Times New Roman" w:hAnsi="Times New Roman" w:cs="Times New Roman"/>
              <w:sz w:val="24"/>
              <w:szCs w:val="24"/>
            </w:rPr>
            <w:delText xml:space="preserve"> (Figure 2a)</w:delText>
          </w:r>
          <w:r w:rsidR="00B909B1" w:rsidRPr="00C834A8" w:rsidDel="000939F0">
            <w:rPr>
              <w:rFonts w:ascii="Times New Roman" w:hAnsi="Times New Roman" w:cs="Times New Roman"/>
              <w:sz w:val="24"/>
              <w:szCs w:val="24"/>
            </w:rPr>
            <w:delText xml:space="preserve">compares the relative magnitudes of  </w:delTex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w</m:t>
                    </m:r>
                  </m:e>
                </m:d>
              </m:e>
              <m:sup>
                <m:r>
                  <w:rPr>
                    <w:rFonts w:ascii="Cambria Math" w:hAnsi="Cambria Math" w:cs="Times New Roman"/>
                    <w:sz w:val="24"/>
                    <w:szCs w:val="24"/>
                  </w:rPr>
                  <m:t>2</m:t>
                </m:r>
              </m:sup>
            </m:sSup>
          </m:oMath>
          <w:r w:rsidR="00B909B1" w:rsidRPr="00C834A8" w:rsidDel="000939F0">
            <w:rPr>
              <w:rFonts w:ascii="Times New Roman" w:hAnsi="Times New Roman" w:cs="Times New Roman"/>
              <w:sz w:val="24"/>
              <w:szCs w:val="24"/>
            </w:rPr>
            <w:delText xml:space="preserve"> and </w:delText>
          </w:r>
          <m:oMath>
            <m:r>
              <w:rPr>
                <w:rFonts w:ascii="Cambria Math" w:hAnsi="Cambria Math" w:cs="Times New Roman"/>
                <w:sz w:val="24"/>
                <w:szCs w:val="24"/>
              </w:rPr>
              <m:t>1/N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i</m:t>
                    </m:r>
                  </m:sub>
                </m:sSub>
                <m:r>
                  <w:rPr>
                    <w:rFonts w:ascii="Cambria Math" w:hAnsi="Cambria Math" w:cs="Times New Roman"/>
                    <w:sz w:val="24"/>
                    <w:szCs w:val="24"/>
                  </w:rPr>
                  <m:t>)</m:t>
                </m:r>
              </m:e>
            </m:nary>
          </m:oMath>
          <w:r w:rsidR="002455AA" w:rsidDel="000939F0">
            <w:rPr>
              <w:rFonts w:ascii="Times New Roman" w:hAnsi="Times New Roman" w:cs="Times New Roman"/>
              <w:sz w:val="24"/>
              <w:szCs w:val="24"/>
            </w:rPr>
            <w:delText xml:space="preserve"> in Eq. 4</w:delText>
          </w:r>
          <w:r w:rsidR="00B909B1" w:rsidRPr="00C834A8" w:rsidDel="000939F0">
            <w:rPr>
              <w:rFonts w:ascii="Times New Roman" w:hAnsi="Times New Roman" w:cs="Times New Roman"/>
              <w:sz w:val="24"/>
              <w:szCs w:val="24"/>
            </w:rPr>
            <w:delText>.</w:delText>
          </w:r>
        </w:del>
      </w:ins>
      <w:del w:id="574" w:author="Author">
        <w:r w:rsidRPr="004E5525" w:rsidDel="000939F0">
          <w:rPr>
            <w:rFonts w:ascii="Times" w:hAnsi="Times" w:cs="Times"/>
            <w:sz w:val="24"/>
            <w:szCs w:val="24"/>
          </w:rPr>
          <w:delText xml:space="preserve">. This Cost </w:delText>
        </w:r>
      </w:del>
      <w:ins w:id="575" w:author="Author">
        <w:del w:id="576" w:author="Author">
          <w:r w:rsidR="00B909B1" w:rsidDel="000939F0">
            <w:rPr>
              <w:rFonts w:ascii="Times" w:hAnsi="Times" w:cs="Times"/>
              <w:sz w:val="24"/>
              <w:szCs w:val="24"/>
            </w:rPr>
            <w:delText>c</w:delText>
          </w:r>
          <w:r w:rsidR="00B909B1" w:rsidRPr="004E5525" w:rsidDel="000939F0">
            <w:rPr>
              <w:rFonts w:ascii="Times" w:hAnsi="Times" w:cs="Times"/>
              <w:sz w:val="24"/>
              <w:szCs w:val="24"/>
            </w:rPr>
            <w:delText xml:space="preserve">ost </w:delText>
          </w:r>
        </w:del>
      </w:ins>
      <w:del w:id="577" w:author="Author">
        <w:r w:rsidRPr="004E5525" w:rsidDel="000939F0">
          <w:rPr>
            <w:rFonts w:ascii="Times" w:hAnsi="Times" w:cs="Times"/>
            <w:sz w:val="24"/>
            <w:szCs w:val="24"/>
          </w:rPr>
          <w:delText>Function is subject to a few</w:delText>
        </w:r>
      </w:del>
      <w:ins w:id="578" w:author="Author">
        <w:del w:id="579" w:author="Author">
          <w:r w:rsidR="00B65951" w:rsidDel="000939F0">
            <w:rPr>
              <w:rFonts w:ascii="Times" w:hAnsi="Times" w:cs="Times"/>
              <w:sz w:val="24"/>
              <w:szCs w:val="24"/>
            </w:rPr>
            <w:delText>the following</w:delText>
          </w:r>
        </w:del>
      </w:ins>
      <w:del w:id="580" w:author="Author">
        <w:r w:rsidRPr="004E5525" w:rsidDel="000939F0">
          <w:rPr>
            <w:rFonts w:ascii="Times" w:hAnsi="Times" w:cs="Times"/>
            <w:sz w:val="24"/>
            <w:szCs w:val="24"/>
          </w:rPr>
          <w:delText xml:space="preserve"> constraints (Eq. </w:delText>
        </w:r>
        <w:r w:rsidR="00E1470C" w:rsidRPr="004E5525" w:rsidDel="000939F0">
          <w:rPr>
            <w:rFonts w:ascii="Times" w:hAnsi="Times" w:cs="Times"/>
            <w:sz w:val="24"/>
            <w:szCs w:val="24"/>
          </w:rPr>
          <w:delText>5</w:delText>
        </w:r>
        <w:r w:rsidRPr="004E5525" w:rsidDel="000939F0">
          <w:rPr>
            <w:rFonts w:ascii="Times" w:hAnsi="Times" w:cs="Times"/>
            <w:sz w:val="24"/>
            <w:szCs w:val="24"/>
          </w:rPr>
          <w:delText>).</w:delText>
        </w:r>
        <w:r w:rsidRPr="004E5525" w:rsidDel="000939F0">
          <w:rPr>
            <w:rFonts w:ascii="Times New Roman" w:hAnsi="Times New Roman" w:cs="Times New Roman"/>
            <w:sz w:val="24"/>
            <w:szCs w:val="24"/>
          </w:rPr>
          <w:delText xml:space="preserve"> </w:delText>
        </w:r>
      </w:del>
    </w:p>
    <w:p w14:paraId="7355DE5A" w14:textId="5794A5C4" w:rsidR="00D711CA" w:rsidDel="000939F0" w:rsidRDefault="00681D51">
      <w:pPr>
        <w:spacing w:after="0" w:line="480" w:lineRule="auto"/>
        <w:rPr>
          <w:del w:id="581" w:author="Author"/>
          <w:rFonts w:ascii="Times New Roman" w:hAnsi="Times New Roman" w:cs="Times New Roman"/>
          <w:sz w:val="24"/>
          <w:szCs w:val="24"/>
        </w:rPr>
        <w:pPrChange w:id="582" w:author="mingli" w:date="2020-03-14T19:44:00Z">
          <w:pPr>
            <w:spacing w:after="0" w:line="480" w:lineRule="auto"/>
            <w:ind w:left="2880"/>
            <w:jc w:val="center"/>
          </w:pPr>
        </w:pPrChange>
      </w:pPr>
      <w:del w:id="583" w:author="Author">
        <w:r w:rsidRPr="00DE25E7" w:rsidDel="000939F0">
          <w:rPr>
            <w:noProof/>
            <w:position w:val="-72"/>
          </w:rPr>
          <w:object w:dxaOrig="4000" w:dyaOrig="1560" w14:anchorId="3FA6A0B0">
            <v:shape id="_x0000_i1052" type="#_x0000_t75" alt="" style="width:200.1pt;height:78.9pt;mso-width-percent:0;mso-height-percent:0;mso-width-percent:0;mso-height-percent:0" o:ole="">
              <v:imagedata r:id="rId60" o:title=""/>
            </v:shape>
            <o:OLEObject Type="Embed" ProgID="Equation.3" ShapeID="_x0000_i1052" DrawAspect="Content" ObjectID="_1645892738" r:id="rId61"/>
          </w:object>
        </w:r>
      </w:del>
      <w:ins w:id="584" w:author="Author">
        <w:del w:id="585" w:author="Author">
          <w:r w:rsidR="003B3F08" w:rsidDel="000939F0">
            <w:rPr>
              <w:noProof/>
            </w:rPr>
            <w:tab/>
          </w:r>
          <w:r w:rsidR="003B3F08" w:rsidDel="000939F0">
            <w:rPr>
              <w:noProof/>
            </w:rPr>
            <w:tab/>
          </w:r>
          <w:r w:rsidR="003B3F08" w:rsidDel="000939F0">
            <w:rPr>
              <w:noProof/>
            </w:rPr>
            <w:tab/>
          </w:r>
          <w:r w:rsidR="003B3F08" w:rsidDel="000939F0">
            <w:rPr>
              <w:noProof/>
            </w:rPr>
            <w:tab/>
            <w:delText xml:space="preserve">         </w:delText>
          </w:r>
        </w:del>
      </w:ins>
      <w:del w:id="586" w:author="Author">
        <w:r w:rsidR="00E1470C" w:rsidRPr="00DA790D" w:rsidDel="000939F0">
          <w:rPr>
            <w:rFonts w:ascii="Times New Roman" w:hAnsi="Times New Roman" w:cs="Times New Roman"/>
            <w:noProof/>
            <w:sz w:val="24"/>
            <w:szCs w:val="24"/>
          </w:rPr>
          <w:delText>(5)</w:delText>
        </w:r>
      </w:del>
    </w:p>
    <w:p w14:paraId="404015B6" w14:textId="7FD0FDAF" w:rsidR="00D711CA" w:rsidRPr="004E5525" w:rsidDel="000939F0" w:rsidRDefault="00DA790D">
      <w:pPr>
        <w:spacing w:after="0" w:line="480" w:lineRule="auto"/>
        <w:rPr>
          <w:del w:id="587" w:author="Author"/>
          <w:rFonts w:ascii="Times New Roman" w:hAnsi="Times New Roman" w:cs="Times New Roman"/>
          <w:sz w:val="24"/>
          <w:szCs w:val="24"/>
        </w:rPr>
      </w:pPr>
      <w:ins w:id="588" w:author="Author">
        <w:del w:id="589" w:author="Author">
          <w:r w:rsidDel="000939F0">
            <w:rPr>
              <w:rFonts w:ascii="Times New Roman" w:hAnsi="Times New Roman" w:cs="Times New Roman"/>
              <w:sz w:val="24"/>
              <w:szCs w:val="24"/>
            </w:rPr>
            <w:delText xml:space="preserve">A </w:delText>
          </w:r>
        </w:del>
      </w:ins>
      <w:del w:id="590" w:author="Author">
        <w:r w:rsidR="00D711CA" w:rsidDel="000939F0">
          <w:rPr>
            <w:rFonts w:ascii="Times New Roman" w:hAnsi="Times New Roman" w:cs="Times New Roman"/>
            <w:sz w:val="24"/>
            <w:szCs w:val="24"/>
          </w:rPr>
          <w:delText>Lagrangian</w:delText>
        </w:r>
      </w:del>
      <w:ins w:id="591" w:author="Author">
        <w:del w:id="592" w:author="Author">
          <w:r w:rsidDel="000939F0">
            <w:rPr>
              <w:rFonts w:ascii="Times New Roman" w:hAnsi="Times New Roman" w:cs="Times New Roman"/>
              <w:sz w:val="24"/>
              <w:szCs w:val="24"/>
            </w:rPr>
            <w:delText xml:space="preserve"> function can be constructed from the cost function (4) and the associated constraints (5) by introducing a dual set of variables </w:delText>
          </w:r>
        </w:del>
      </w:ins>
      <w:del w:id="593" w:author="Author">
        <w:r w:rsidR="00D711CA" w:rsidDel="000939F0">
          <w:rPr>
            <w:rFonts w:ascii="Times New Roman" w:hAnsi="Times New Roman" w:cs="Times New Roman"/>
            <w:sz w:val="24"/>
            <w:szCs w:val="24"/>
          </w:rPr>
          <w:delText xml:space="preserve"> multipliers are used to </w:delText>
        </w:r>
        <w:r w:rsidR="00D711CA" w:rsidRPr="004E5525" w:rsidDel="000939F0">
          <w:rPr>
            <w:rFonts w:ascii="Times New Roman" w:hAnsi="Times New Roman" w:cs="Times New Roman"/>
            <w:sz w:val="24"/>
            <w:szCs w:val="24"/>
          </w:rPr>
          <w:delText>integrate these constraints into the cost function</w:delText>
        </w:r>
      </w:del>
      <w:ins w:id="594" w:author="Author">
        <w:del w:id="595" w:author="Author">
          <w:r w:rsidR="00B65951" w:rsidRPr="00DA790D" w:rsidDel="000939F0">
            <w:rPr>
              <w:rFonts w:ascii="Times New Roman" w:hAnsi="Times New Roman" w:cs="Times New Roman"/>
              <w:sz w:val="24"/>
              <w:szCs w:val="24"/>
            </w:rPr>
            <w:delText>(</w:delText>
          </w:r>
          <w:r w:rsidRPr="00583310" w:rsidDel="000939F0">
            <w:rPr>
              <w:rFonts w:ascii="Times New Roman" w:hAnsi="Times New Roman" w:cs="Times New Roman"/>
              <w:sz w:val="24"/>
              <w:szCs w:val="24"/>
            </w:rPr>
            <w:delText>Cortes and Vapnik, 1995</w:delText>
          </w:r>
          <w:r w:rsidR="00B65951" w:rsidRPr="00DA790D" w:rsidDel="000939F0">
            <w:rPr>
              <w:rFonts w:ascii="Times New Roman" w:hAnsi="Times New Roman" w:cs="Times New Roman"/>
              <w:sz w:val="24"/>
              <w:szCs w:val="24"/>
            </w:rPr>
            <w:delText>)</w:delText>
          </w:r>
        </w:del>
      </w:ins>
      <w:del w:id="596" w:author="Author">
        <w:r w:rsidR="00D711CA" w:rsidRPr="004E5525" w:rsidDel="000939F0">
          <w:rPr>
            <w:rFonts w:ascii="Times New Roman" w:hAnsi="Times New Roman" w:cs="Times New Roman"/>
            <w:sz w:val="24"/>
            <w:szCs w:val="24"/>
          </w:rPr>
          <w:delText>. Th</w:delText>
        </w:r>
      </w:del>
      <w:ins w:id="597" w:author="Author">
        <w:del w:id="598" w:author="Author">
          <w:r w:rsidDel="000939F0">
            <w:rPr>
              <w:rFonts w:ascii="Times New Roman" w:hAnsi="Times New Roman" w:cs="Times New Roman"/>
              <w:sz w:val="24"/>
              <w:szCs w:val="24"/>
            </w:rPr>
            <w:delText>is new</w:delText>
          </w:r>
        </w:del>
      </w:ins>
      <w:del w:id="599" w:author="Author">
        <w:r w:rsidR="00D711CA" w:rsidRPr="004E5525" w:rsidDel="000939F0">
          <w:rPr>
            <w:rFonts w:ascii="Times New Roman" w:hAnsi="Times New Roman" w:cs="Times New Roman"/>
            <w:sz w:val="24"/>
            <w:szCs w:val="24"/>
          </w:rPr>
          <w:delText xml:space="preserve">e </w:delText>
        </w:r>
        <w:r w:rsidR="00BE2547" w:rsidRPr="004E5525" w:rsidDel="000939F0">
          <w:rPr>
            <w:rFonts w:ascii="Times New Roman" w:hAnsi="Times New Roman" w:cs="Times New Roman"/>
            <w:sz w:val="24"/>
            <w:szCs w:val="24"/>
          </w:rPr>
          <w:delText>c</w:delText>
        </w:r>
        <w:r w:rsidR="00D711CA" w:rsidRPr="004E5525" w:rsidDel="000939F0">
          <w:rPr>
            <w:rFonts w:ascii="Times New Roman" w:hAnsi="Times New Roman" w:cs="Times New Roman"/>
            <w:sz w:val="24"/>
            <w:szCs w:val="24"/>
          </w:rPr>
          <w:delText xml:space="preserve">ost </w:delText>
        </w:r>
        <w:r w:rsidR="00BE2547" w:rsidRPr="004E5525" w:rsidDel="000939F0">
          <w:rPr>
            <w:rFonts w:ascii="Times New Roman" w:hAnsi="Times New Roman" w:cs="Times New Roman"/>
            <w:sz w:val="24"/>
            <w:szCs w:val="24"/>
          </w:rPr>
          <w:delText>f</w:delText>
        </w:r>
        <w:r w:rsidR="00D711CA" w:rsidRPr="004E5525" w:rsidDel="000939F0">
          <w:rPr>
            <w:rFonts w:ascii="Times New Roman" w:hAnsi="Times New Roman" w:cs="Times New Roman"/>
            <w:sz w:val="24"/>
            <w:szCs w:val="24"/>
          </w:rPr>
          <w:delText xml:space="preserve">unction is then optimized, yielding the linear support vector expansion for the classifier (Eq. </w:delText>
        </w:r>
        <w:r w:rsidR="00E1470C" w:rsidRPr="004E5525" w:rsidDel="000939F0">
          <w:rPr>
            <w:rFonts w:ascii="Times New Roman" w:hAnsi="Times New Roman" w:cs="Times New Roman"/>
            <w:sz w:val="24"/>
            <w:szCs w:val="24"/>
          </w:rPr>
          <w:delText>6</w:delText>
        </w:r>
        <w:r w:rsidR="00D711CA" w:rsidRPr="004E5525" w:rsidDel="000939F0">
          <w:rPr>
            <w:rFonts w:ascii="Times New Roman" w:hAnsi="Times New Roman" w:cs="Times New Roman"/>
            <w:sz w:val="24"/>
            <w:szCs w:val="24"/>
          </w:rPr>
          <w:delText>):</w:delText>
        </w:r>
      </w:del>
    </w:p>
    <w:p w14:paraId="758DBA0F" w14:textId="56E21A4C" w:rsidR="00D711CA" w:rsidRPr="004E5525" w:rsidDel="000939F0" w:rsidRDefault="00681D51">
      <w:pPr>
        <w:spacing w:after="0" w:line="480" w:lineRule="auto"/>
        <w:rPr>
          <w:del w:id="600" w:author="Author"/>
          <w:rFonts w:ascii="Times New Roman" w:hAnsi="Times New Roman" w:cs="Times New Roman"/>
          <w:sz w:val="24"/>
          <w:szCs w:val="24"/>
        </w:rPr>
        <w:pPrChange w:id="601" w:author="mingli" w:date="2020-03-14T19:44:00Z">
          <w:pPr>
            <w:spacing w:after="0" w:line="480" w:lineRule="auto"/>
            <w:ind w:left="2160" w:firstLine="720"/>
            <w:jc w:val="center"/>
          </w:pPr>
        </w:pPrChange>
      </w:pPr>
      <w:del w:id="602" w:author="Author">
        <w:r w:rsidRPr="00681D51" w:rsidDel="000939F0">
          <w:rPr>
            <w:rFonts w:ascii="Times New Roman" w:hAnsi="Times New Roman" w:cs="Times New Roman"/>
            <w:noProof/>
            <w:position w:val="-28"/>
            <w:sz w:val="24"/>
            <w:szCs w:val="24"/>
          </w:rPr>
          <w:object w:dxaOrig="3260" w:dyaOrig="680" w14:anchorId="048B3326">
            <v:shape id="_x0000_i1053" type="#_x0000_t75" alt="" style="width:162.6pt;height:33.6pt;mso-width-percent:0;mso-height-percent:0;mso-width-percent:0;mso-height-percent:0" o:ole="">
              <v:imagedata r:id="rId33" o:title=""/>
            </v:shape>
            <o:OLEObject Type="Embed" ProgID="Equation.3" ShapeID="_x0000_i1053" DrawAspect="Content" ObjectID="_1645892739" r:id="rId62"/>
          </w:object>
        </w:r>
      </w:del>
      <w:ins w:id="603" w:author="Author">
        <w:del w:id="604" w:author="Author">
          <w:r w:rsidR="003B3F08" w:rsidDel="000939F0">
            <w:rPr>
              <w:rFonts w:ascii="Times New Roman" w:hAnsi="Times New Roman" w:cs="Times New Roman"/>
              <w:noProof/>
              <w:sz w:val="24"/>
              <w:szCs w:val="24"/>
            </w:rPr>
            <w:tab/>
          </w:r>
          <w:r w:rsidR="003B3F08" w:rsidDel="000939F0">
            <w:rPr>
              <w:rFonts w:ascii="Times New Roman" w:hAnsi="Times New Roman" w:cs="Times New Roman"/>
              <w:noProof/>
              <w:sz w:val="24"/>
              <w:szCs w:val="24"/>
            </w:rPr>
            <w:tab/>
          </w:r>
          <w:r w:rsidR="003B3F08" w:rsidDel="000939F0">
            <w:rPr>
              <w:rFonts w:ascii="Times New Roman" w:hAnsi="Times New Roman" w:cs="Times New Roman"/>
              <w:noProof/>
              <w:sz w:val="24"/>
              <w:szCs w:val="24"/>
            </w:rPr>
            <w:tab/>
          </w:r>
          <w:r w:rsidR="003B3F08" w:rsidDel="000939F0">
            <w:rPr>
              <w:rFonts w:ascii="Times New Roman" w:hAnsi="Times New Roman" w:cs="Times New Roman"/>
              <w:noProof/>
              <w:sz w:val="24"/>
              <w:szCs w:val="24"/>
            </w:rPr>
            <w:tab/>
          </w:r>
          <w:r w:rsidR="003B3F08" w:rsidDel="000939F0">
            <w:rPr>
              <w:rFonts w:ascii="Times New Roman" w:hAnsi="Times New Roman" w:cs="Times New Roman"/>
              <w:noProof/>
              <w:sz w:val="24"/>
              <w:szCs w:val="24"/>
            </w:rPr>
            <w:tab/>
            <w:delText xml:space="preserve">        </w:delText>
          </w:r>
        </w:del>
      </w:ins>
      <w:del w:id="605" w:author="Author">
        <w:r w:rsidR="00E1470C" w:rsidRPr="004E5525" w:rsidDel="000939F0">
          <w:rPr>
            <w:rFonts w:ascii="Times New Roman" w:hAnsi="Times New Roman" w:cs="Times New Roman"/>
            <w:noProof/>
            <w:sz w:val="24"/>
            <w:szCs w:val="24"/>
          </w:rPr>
          <w:delText>(6)</w:delText>
        </w:r>
      </w:del>
    </w:p>
    <w:p w14:paraId="5927D493" w14:textId="545FF0A0" w:rsidR="00D711CA" w:rsidRPr="00C834A8" w:rsidDel="000939F0" w:rsidRDefault="00D711CA">
      <w:pPr>
        <w:spacing w:after="0" w:line="480" w:lineRule="auto"/>
        <w:rPr>
          <w:del w:id="606" w:author="Author"/>
          <w:rFonts w:ascii="Times New Roman" w:hAnsi="Times New Roman" w:cs="Times New Roman"/>
          <w:sz w:val="24"/>
          <w:szCs w:val="24"/>
        </w:rPr>
        <w:pPrChange w:id="607" w:author="mingli" w:date="2020-03-14T19:44:00Z">
          <w:pPr>
            <w:spacing w:before="100" w:beforeAutospacing="1" w:after="24" w:line="480" w:lineRule="auto"/>
          </w:pPr>
        </w:pPrChange>
      </w:pPr>
      <w:del w:id="608" w:author="Author">
        <w:r w:rsidRPr="004E5525" w:rsidDel="000939F0">
          <w:rPr>
            <w:rFonts w:ascii="Times New Roman" w:hAnsi="Times New Roman" w:cs="Times New Roman"/>
            <w:sz w:val="24"/>
            <w:szCs w:val="24"/>
          </w:rPr>
          <w:delText>This is the linear support vector expansion, where</w:delText>
        </w:r>
      </w:del>
      <w:ins w:id="609" w:author="Author">
        <w:del w:id="610" w:author="Author">
          <w:r w:rsidR="002455AA" w:rsidDel="000939F0">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del>
      </w:ins>
      <w:del w:id="611" w:author="Author">
        <w:r w:rsidRPr="004E5525" w:rsidDel="000939F0">
          <w:rPr>
            <w:rFonts w:ascii="Times New Roman" w:hAnsi="Times New Roman" w:cs="Times New Roman"/>
            <w:sz w:val="24"/>
            <w:szCs w:val="24"/>
          </w:rPr>
          <w:delText xml:space="preserve"> </w:delText>
        </w:r>
      </w:del>
      <w:ins w:id="612" w:author="Author">
        <w:del w:id="613" w:author="Author">
          <w:r w:rsidR="002455AA" w:rsidDel="000939F0">
            <w:rPr>
              <w:rFonts w:ascii="Times New Roman" w:hAnsi="Times New Roman" w:cs="Times New Roman"/>
              <w:sz w:val="24"/>
              <w:szCs w:val="24"/>
            </w:rPr>
            <w:delText xml:space="preserve">are the Lagrangian multipliers and </w:delText>
          </w:r>
        </w:del>
      </w:ins>
      <m:oMath>
        <m:r>
          <w:del w:id="614" w:author="Author">
            <m:rPr>
              <m:sty m:val="bi"/>
            </m:rPr>
            <w:rPr>
              <w:rFonts w:ascii="Cambria Math" w:eastAsia="RMTMI" w:hAnsi="Cambria Math" w:cs="Times New Roman"/>
              <w:sz w:val="24"/>
              <w:szCs w:val="24"/>
            </w:rPr>
            <m:t>w</m:t>
          </w:del>
        </m:r>
      </m:oMath>
      <w:del w:id="615" w:author="Author">
        <w:r w:rsidRPr="004E5525" w:rsidDel="000939F0">
          <w:rPr>
            <w:rFonts w:ascii="Times New Roman" w:eastAsia="RMTMI" w:hAnsi="Times New Roman" w:cs="Times New Roman"/>
            <w:i/>
            <w:iCs/>
            <w:sz w:val="24"/>
            <w:szCs w:val="24"/>
          </w:rPr>
          <w:delText xml:space="preserve"> </w:delText>
        </w:r>
        <w:r w:rsidRPr="004E5525" w:rsidDel="000939F0">
          <w:rPr>
            <w:rFonts w:ascii="Times New Roman" w:hAnsi="Times New Roman" w:cs="Times New Roman"/>
            <w:sz w:val="24"/>
            <w:szCs w:val="24"/>
          </w:rPr>
          <w:delText xml:space="preserve">is </w:delText>
        </w:r>
      </w:del>
      <w:ins w:id="616" w:author="Author">
        <w:del w:id="617" w:author="Author">
          <w:r w:rsidR="002455AA" w:rsidDel="000939F0">
            <w:rPr>
              <w:rFonts w:ascii="Times New Roman" w:hAnsi="Times New Roman" w:cs="Times New Roman"/>
              <w:sz w:val="24"/>
              <w:szCs w:val="24"/>
            </w:rPr>
            <w:delText>re</w:delText>
          </w:r>
        </w:del>
      </w:ins>
      <w:del w:id="618" w:author="Author">
        <w:r w:rsidRPr="004E5525" w:rsidDel="000939F0">
          <w:rPr>
            <w:rFonts w:ascii="Times New Roman" w:hAnsi="Times New Roman" w:cs="Times New Roman"/>
            <w:sz w:val="24"/>
            <w:szCs w:val="24"/>
          </w:rPr>
          <w:delText>written as a linear combination of the training patterns</w:delText>
        </w:r>
      </w:del>
      <w:ins w:id="619" w:author="Author">
        <w:del w:id="620" w:author="Author">
          <w:r w:rsidR="002455AA" w:rsidDel="000939F0">
            <w:rPr>
              <w:rFonts w:ascii="Times New Roman" w:hAnsi="Times New Roman" w:cs="Times New Roman"/>
              <w:sz w:val="24"/>
              <w:szCs w:val="24"/>
            </w:rPr>
            <w:delText xml:space="preserve"> </w:delText>
          </w:r>
          <w:r w:rsidR="002455AA" w:rsidRPr="00583310" w:rsidDel="000939F0">
            <w:rPr>
              <w:rFonts w:ascii="Times New Roman" w:hAnsi="Times New Roman" w:cs="Times New Roman"/>
              <w:sz w:val="24"/>
              <w:szCs w:val="24"/>
              <w:highlight w:val="yellow"/>
            </w:rPr>
            <w:delText>(refs)</w:delText>
          </w:r>
        </w:del>
      </w:ins>
      <w:del w:id="621" w:author="Author">
        <w:r w:rsidRPr="004E5525" w:rsidDel="000939F0">
          <w:rPr>
            <w:rFonts w:ascii="Times New Roman" w:hAnsi="Times New Roman" w:cs="Times New Roman"/>
            <w:sz w:val="24"/>
            <w:szCs w:val="24"/>
          </w:rPr>
          <w:delText xml:space="preserve">. The constant </w:delText>
        </w:r>
        <w:r w:rsidRPr="004E5525" w:rsidDel="000939F0">
          <w:rPr>
            <w:rFonts w:ascii="Times New Roman" w:hAnsi="Times New Roman" w:cs="Times New Roman"/>
            <w:i/>
            <w:sz w:val="24"/>
            <w:szCs w:val="24"/>
          </w:rPr>
          <w:delText>b</w:delText>
        </w:r>
        <w:r w:rsidRPr="004E5525" w:rsidDel="000939F0">
          <w:rPr>
            <w:rFonts w:ascii="Times New Roman" w:hAnsi="Times New Roman" w:cs="Times New Roman"/>
            <w:sz w:val="24"/>
            <w:szCs w:val="24"/>
          </w:rPr>
          <w:delText xml:space="preserve"> can be found with the Karush-Kuhn-Tucker Conditions </w:delText>
        </w:r>
        <w:r w:rsidRPr="006879D1" w:rsidDel="000939F0">
          <w:rPr>
            <w:rFonts w:ascii="Times New Roman" w:hAnsi="Times New Roman" w:cs="Times New Roman"/>
            <w:color w:val="000000" w:themeColor="text1"/>
            <w:sz w:val="24"/>
            <w:szCs w:val="24"/>
          </w:rPr>
          <w:delText>(KKT</w:delText>
        </w:r>
        <w:r w:rsidR="00B67144" w:rsidRPr="006879D1" w:rsidDel="000939F0">
          <w:rPr>
            <w:rFonts w:ascii="Times New Roman" w:hAnsi="Times New Roman" w:cs="Times New Roman"/>
            <w:color w:val="000000" w:themeColor="text1"/>
            <w:sz w:val="24"/>
            <w:szCs w:val="24"/>
          </w:rPr>
          <w:delText xml:space="preserve">; </w:delText>
        </w:r>
      </w:del>
      <w:ins w:id="622" w:author="Author">
        <w:del w:id="623" w:author="Author">
          <w:r w:rsidR="00DA790D" w:rsidDel="000939F0">
            <w:rPr>
              <w:rFonts w:ascii="Times New Roman" w:hAnsi="Times New Roman" w:cs="Times New Roman"/>
              <w:color w:val="000000" w:themeColor="text1"/>
              <w:sz w:val="24"/>
              <w:szCs w:val="24"/>
            </w:rPr>
            <w:delText xml:space="preserve">Basak et al, 2007; </w:delText>
          </w:r>
        </w:del>
      </w:ins>
      <w:del w:id="624" w:author="Author">
        <w:r w:rsidR="002F4E51" w:rsidRPr="006879D1" w:rsidDel="000939F0">
          <w:rPr>
            <w:rFonts w:ascii="Times New Roman" w:hAnsi="Times New Roman" w:cs="Times New Roman"/>
            <w:color w:val="000000" w:themeColor="text1"/>
            <w:sz w:val="24"/>
            <w:szCs w:val="24"/>
          </w:rPr>
          <w:delText>Vapnik</w:delText>
        </w:r>
        <w:r w:rsidR="00761CC2" w:rsidDel="000939F0">
          <w:rPr>
            <w:rFonts w:ascii="Times New Roman" w:hAnsi="Times New Roman" w:cs="Times New Roman"/>
            <w:color w:val="000000" w:themeColor="text1"/>
            <w:sz w:val="24"/>
            <w:szCs w:val="24"/>
          </w:rPr>
          <w:delText>,</w:delText>
        </w:r>
        <w:r w:rsidR="002F4E51" w:rsidRPr="006879D1" w:rsidDel="000939F0">
          <w:rPr>
            <w:rFonts w:ascii="Times New Roman" w:hAnsi="Times New Roman" w:cs="Times New Roman"/>
            <w:color w:val="000000" w:themeColor="text1"/>
            <w:sz w:val="24"/>
            <w:szCs w:val="24"/>
          </w:rPr>
          <w:delText xml:space="preserve"> 1995</w:delText>
        </w:r>
        <w:r w:rsidR="00B67144" w:rsidRPr="006879D1" w:rsidDel="000939F0">
          <w:rPr>
            <w:rFonts w:ascii="Times New Roman" w:hAnsi="Times New Roman" w:cs="Times New Roman"/>
            <w:color w:val="000000" w:themeColor="text1"/>
            <w:sz w:val="24"/>
            <w:szCs w:val="24"/>
          </w:rPr>
          <w:delText>)</w:delText>
        </w:r>
        <w:r w:rsidR="006879D1" w:rsidDel="000939F0">
          <w:rPr>
            <w:rFonts w:ascii="Times New Roman" w:hAnsi="Times New Roman" w:cs="Times New Roman"/>
            <w:color w:val="000000" w:themeColor="text1"/>
            <w:sz w:val="24"/>
            <w:szCs w:val="24"/>
          </w:rPr>
          <w:delText>.</w:delText>
        </w:r>
      </w:del>
      <w:ins w:id="625" w:author="Author">
        <w:del w:id="626" w:author="Author">
          <w:r w:rsidR="00DA790D" w:rsidDel="000939F0">
            <w:rPr>
              <w:rFonts w:ascii="Times New Roman" w:hAnsi="Times New Roman" w:cs="Times New Roman"/>
              <w:color w:val="000000" w:themeColor="text1"/>
              <w:sz w:val="24"/>
              <w:szCs w:val="24"/>
            </w:rPr>
            <w:delText xml:space="preserve"> </w:delText>
          </w:r>
          <w:r w:rsidR="00DA790D" w:rsidRPr="004E5525" w:rsidDel="000939F0">
            <w:rPr>
              <w:rFonts w:ascii="Times New Roman" w:hAnsi="Times New Roman" w:cs="Times New Roman"/>
              <w:sz w:val="24"/>
              <w:szCs w:val="24"/>
            </w:rPr>
            <w:delText>This is the linear support vector expansion</w:delText>
          </w:r>
          <w:r w:rsidR="00DA790D" w:rsidDel="000939F0">
            <w:rPr>
              <w:rFonts w:ascii="Times New Roman" w:hAnsi="Times New Roman" w:cs="Times New Roman"/>
              <w:sz w:val="24"/>
              <w:szCs w:val="24"/>
            </w:rPr>
            <w:delText>.</w:delText>
          </w:r>
        </w:del>
      </w:ins>
    </w:p>
    <w:p w14:paraId="6812E072" w14:textId="57213565" w:rsidR="00D711CA" w:rsidRPr="004E5525" w:rsidDel="000939F0" w:rsidRDefault="00D711CA">
      <w:pPr>
        <w:spacing w:after="0" w:line="480" w:lineRule="auto"/>
        <w:rPr>
          <w:del w:id="627" w:author="Author"/>
          <w:rFonts w:ascii="Times New Roman" w:hAnsi="Times New Roman" w:cs="Times New Roman"/>
          <w:sz w:val="24"/>
          <w:szCs w:val="24"/>
        </w:rPr>
      </w:pPr>
      <w:del w:id="628" w:author="Author">
        <w:r w:rsidDel="000939F0">
          <w:rPr>
            <w:rFonts w:ascii="Times New Roman" w:hAnsi="Times New Roman" w:cs="Times New Roman"/>
            <w:sz w:val="24"/>
            <w:szCs w:val="24"/>
          </w:rPr>
          <w:tab/>
          <w:delText xml:space="preserve">The linear support vector expansion cannot be used to describe nonlinear relationships between the explanatory and dependent </w:delText>
        </w:r>
        <w:r w:rsidRPr="004E5525" w:rsidDel="000939F0">
          <w:rPr>
            <w:rFonts w:ascii="Times New Roman" w:hAnsi="Times New Roman" w:cs="Times New Roman"/>
            <w:sz w:val="24"/>
            <w:szCs w:val="24"/>
          </w:rPr>
          <w:delText xml:space="preserve">variables. To describe nonlinear datasets, kernel functions are used to map the data to higher dimensions where they exhibit linear patterns and the linear model can be applied in that </w:delText>
        </w:r>
        <w:r w:rsidRPr="006879D1" w:rsidDel="000939F0">
          <w:rPr>
            <w:rFonts w:ascii="Times New Roman" w:hAnsi="Times New Roman" w:cs="Times New Roman"/>
            <w:color w:val="000000" w:themeColor="text1"/>
            <w:sz w:val="24"/>
            <w:szCs w:val="24"/>
          </w:rPr>
          <w:delText>feature space</w:delText>
        </w:r>
        <w:r w:rsidR="005B368A" w:rsidRPr="006879D1" w:rsidDel="000939F0">
          <w:rPr>
            <w:rFonts w:ascii="Times New Roman" w:hAnsi="Times New Roman" w:cs="Times New Roman"/>
            <w:color w:val="000000" w:themeColor="text1"/>
            <w:sz w:val="24"/>
            <w:szCs w:val="24"/>
          </w:rPr>
          <w:delText xml:space="preserve"> (Boser et al.</w:delText>
        </w:r>
        <w:r w:rsidR="00761CC2" w:rsidDel="000939F0">
          <w:rPr>
            <w:rFonts w:ascii="Times New Roman" w:hAnsi="Times New Roman" w:cs="Times New Roman"/>
            <w:color w:val="000000" w:themeColor="text1"/>
            <w:sz w:val="24"/>
            <w:szCs w:val="24"/>
          </w:rPr>
          <w:delText>,</w:delText>
        </w:r>
        <w:r w:rsidR="005B368A" w:rsidRPr="006879D1" w:rsidDel="000939F0">
          <w:rPr>
            <w:rFonts w:ascii="Times New Roman" w:hAnsi="Times New Roman" w:cs="Times New Roman"/>
            <w:color w:val="000000" w:themeColor="text1"/>
            <w:sz w:val="24"/>
            <w:szCs w:val="24"/>
          </w:rPr>
          <w:delText xml:space="preserve"> </w:delText>
        </w:r>
        <w:r w:rsidR="00DE1FA9" w:rsidRPr="006879D1" w:rsidDel="000939F0">
          <w:rPr>
            <w:rFonts w:ascii="Times New Roman" w:hAnsi="Times New Roman" w:cs="Times New Roman"/>
            <w:color w:val="000000" w:themeColor="text1"/>
            <w:sz w:val="24"/>
            <w:szCs w:val="24"/>
          </w:rPr>
          <w:delText>1992</w:delText>
        </w:r>
      </w:del>
      <w:ins w:id="629" w:author="Author">
        <w:del w:id="630" w:author="Author">
          <w:r w:rsidR="00DA790D" w:rsidDel="000939F0">
            <w:rPr>
              <w:rFonts w:ascii="Times New Roman" w:hAnsi="Times New Roman" w:cs="Times New Roman"/>
              <w:color w:val="000000" w:themeColor="text1"/>
              <w:sz w:val="24"/>
              <w:szCs w:val="24"/>
            </w:rPr>
            <w:delText>; Scholkopf and Smola, 2002</w:delText>
          </w:r>
        </w:del>
      </w:ins>
      <w:del w:id="631" w:author="Author">
        <w:r w:rsidR="005B368A" w:rsidRPr="006879D1" w:rsidDel="000939F0">
          <w:rPr>
            <w:rFonts w:ascii="Times New Roman" w:hAnsi="Times New Roman" w:cs="Times New Roman"/>
            <w:color w:val="000000" w:themeColor="text1"/>
            <w:sz w:val="24"/>
            <w:szCs w:val="24"/>
          </w:rPr>
          <w:delText>)</w:delText>
        </w:r>
        <w:r w:rsidRPr="006879D1" w:rsidDel="000939F0">
          <w:rPr>
            <w:rFonts w:ascii="Times New Roman" w:hAnsi="Times New Roman" w:cs="Times New Roman"/>
            <w:color w:val="000000" w:themeColor="text1"/>
            <w:sz w:val="24"/>
            <w:szCs w:val="24"/>
          </w:rPr>
          <w:delText xml:space="preserve">. The </w:delText>
        </w:r>
      </w:del>
      <w:ins w:id="632" w:author="Author">
        <w:del w:id="633" w:author="Author">
          <w:r w:rsidR="00EC6545" w:rsidDel="000939F0">
            <w:rPr>
              <w:rFonts w:ascii="Times New Roman" w:hAnsi="Times New Roman" w:cs="Times New Roman"/>
              <w:color w:val="000000" w:themeColor="text1"/>
              <w:sz w:val="24"/>
              <w:szCs w:val="24"/>
            </w:rPr>
            <w:delText xml:space="preserve">Gaussian </w:delText>
          </w:r>
        </w:del>
      </w:ins>
      <w:del w:id="634" w:author="Author">
        <w:r w:rsidRPr="004E5525" w:rsidDel="000939F0">
          <w:rPr>
            <w:rFonts w:ascii="Times New Roman" w:hAnsi="Times New Roman" w:cs="Times New Roman"/>
            <w:sz w:val="24"/>
            <w:szCs w:val="24"/>
          </w:rPr>
          <w:delText xml:space="preserve">radial basis function was used </w:delText>
        </w:r>
      </w:del>
      <w:ins w:id="635" w:author="Author">
        <w:del w:id="636" w:author="Author">
          <w:r w:rsidR="00EC6545" w:rsidDel="000939F0">
            <w:rPr>
              <w:rFonts w:ascii="Times New Roman" w:hAnsi="Times New Roman" w:cs="Times New Roman"/>
              <w:sz w:val="24"/>
              <w:szCs w:val="24"/>
            </w:rPr>
            <w:delText>chosen as the kernel function</w:delText>
          </w:r>
          <w:r w:rsidR="00EC6545" w:rsidRPr="004E5525" w:rsidDel="000939F0">
            <w:rPr>
              <w:rFonts w:ascii="Times New Roman" w:hAnsi="Times New Roman" w:cs="Times New Roman"/>
              <w:sz w:val="24"/>
              <w:szCs w:val="24"/>
            </w:rPr>
            <w:delText xml:space="preserve"> </w:delText>
          </w:r>
        </w:del>
      </w:ins>
      <w:del w:id="637" w:author="Author">
        <w:r w:rsidRPr="004E5525" w:rsidDel="000939F0">
          <w:rPr>
            <w:rFonts w:ascii="Times New Roman" w:hAnsi="Times New Roman" w:cs="Times New Roman"/>
            <w:sz w:val="24"/>
            <w:szCs w:val="24"/>
          </w:rPr>
          <w:delText xml:space="preserve">because of its computational efficiency (Eq. </w:delText>
        </w:r>
        <w:r w:rsidR="00E1470C" w:rsidRPr="004E5525" w:rsidDel="000939F0">
          <w:rPr>
            <w:rFonts w:ascii="Times New Roman" w:hAnsi="Times New Roman" w:cs="Times New Roman"/>
            <w:sz w:val="24"/>
            <w:szCs w:val="24"/>
          </w:rPr>
          <w:delText>7</w:delText>
        </w:r>
        <w:r w:rsidRPr="004E5525" w:rsidDel="000939F0">
          <w:rPr>
            <w:rFonts w:ascii="Times New Roman" w:hAnsi="Times New Roman" w:cs="Times New Roman"/>
            <w:sz w:val="24"/>
            <w:szCs w:val="24"/>
          </w:rPr>
          <w:delText xml:space="preserve">). </w:delText>
        </w:r>
      </w:del>
    </w:p>
    <w:p w14:paraId="37395579" w14:textId="6152903C" w:rsidR="00D711CA" w:rsidRPr="004E5525" w:rsidDel="000939F0" w:rsidRDefault="00E1470C">
      <w:pPr>
        <w:spacing w:after="0" w:line="480" w:lineRule="auto"/>
        <w:rPr>
          <w:del w:id="638" w:author="Author"/>
          <w:rFonts w:ascii="Times New Roman" w:hAnsi="Times New Roman" w:cs="Times New Roman"/>
          <w:sz w:val="24"/>
          <w:szCs w:val="24"/>
        </w:rPr>
        <w:pPrChange w:id="639" w:author="mingli" w:date="2020-03-14T19:44:00Z">
          <w:pPr>
            <w:spacing w:after="0" w:line="480" w:lineRule="auto"/>
            <w:jc w:val="center"/>
          </w:pPr>
        </w:pPrChange>
      </w:pPr>
      <m:oMath>
        <m:r>
          <w:del w:id="640" w:author="Author">
            <w:rPr>
              <w:rFonts w:ascii="Cambria Math" w:hAnsi="Cambria Math" w:cs="Times New Roman"/>
              <w:sz w:val="24"/>
              <w:szCs w:val="24"/>
            </w:rPr>
            <m:t>K</m:t>
          </w:del>
        </m:r>
        <m:d>
          <m:dPr>
            <m:ctrlPr>
              <w:ins w:id="641" w:author="Author">
                <w:del w:id="642" w:author="Author">
                  <w:rPr>
                    <w:rFonts w:ascii="Cambria Math" w:hAnsi="Cambria Math" w:cs="Times New Roman"/>
                    <w:i/>
                    <w:sz w:val="24"/>
                    <w:szCs w:val="24"/>
                  </w:rPr>
                </w:del>
              </w:ins>
            </m:ctrlPr>
          </m:dPr>
          <m:e>
            <m:r>
              <w:del w:id="643" w:author="Author">
                <m:rPr>
                  <m:sty m:val="b"/>
                </m:rPr>
                <w:rPr>
                  <w:rFonts w:ascii="Cambria Math" w:hAnsi="Cambria Math" w:cs="Times New Roman"/>
                  <w:sz w:val="24"/>
                  <w:szCs w:val="24"/>
                </w:rPr>
                <m:t>x</m:t>
              </w:del>
            </m:r>
            <m:r>
              <w:del w:id="644" w:author="Author">
                <w:rPr>
                  <w:rFonts w:ascii="Cambria Math" w:hAnsi="Cambria Math" w:cs="Times New Roman"/>
                  <w:sz w:val="24"/>
                  <w:szCs w:val="24"/>
                </w:rPr>
                <m:t>,</m:t>
              </w:del>
            </m:r>
            <m:sSup>
              <m:sSupPr>
                <m:ctrlPr>
                  <w:ins w:id="645" w:author="Author">
                    <w:del w:id="646" w:author="Author">
                      <w:rPr>
                        <w:rFonts w:ascii="Cambria Math" w:hAnsi="Cambria Math" w:cs="Times New Roman"/>
                        <w:b/>
                        <w:sz w:val="24"/>
                        <w:szCs w:val="24"/>
                      </w:rPr>
                    </w:del>
                  </w:ins>
                </m:ctrlPr>
              </m:sSupPr>
              <m:e>
                <m:r>
                  <w:del w:id="647" w:author="Author">
                    <m:rPr>
                      <m:sty m:val="b"/>
                    </m:rPr>
                    <w:rPr>
                      <w:rFonts w:ascii="Cambria Math" w:hAnsi="Cambria Math" w:cs="Times New Roman"/>
                      <w:sz w:val="24"/>
                      <w:szCs w:val="24"/>
                    </w:rPr>
                    <m:t>x</m:t>
                  </w:del>
                </m:r>
              </m:e>
              <m:sup>
                <m:r>
                  <w:del w:id="648" w:author="Author">
                    <m:rPr>
                      <m:sty m:val="b"/>
                    </m:rPr>
                    <w:rPr>
                      <w:rFonts w:ascii="Cambria Math" w:hAnsi="Cambria Math" w:cs="Times New Roman"/>
                      <w:sz w:val="24"/>
                      <w:szCs w:val="24"/>
                    </w:rPr>
                    <m:t>'</m:t>
                  </w:del>
                </m:r>
              </m:sup>
            </m:sSup>
          </m:e>
        </m:d>
        <m:r>
          <w:del w:id="649" w:author="Author">
            <w:rPr>
              <w:rFonts w:ascii="Cambria Math" w:hAnsi="Cambria Math" w:cs="Times New Roman"/>
              <w:sz w:val="24"/>
              <w:szCs w:val="24"/>
            </w:rPr>
            <m:t>=</m:t>
          </w:del>
        </m:r>
        <m:func>
          <m:funcPr>
            <m:ctrlPr>
              <w:ins w:id="650" w:author="Author">
                <w:del w:id="651" w:author="Author">
                  <w:rPr>
                    <w:rFonts w:ascii="Cambria Math" w:hAnsi="Cambria Math" w:cs="Times New Roman"/>
                    <w:i/>
                    <w:sz w:val="24"/>
                    <w:szCs w:val="24"/>
                  </w:rPr>
                </w:del>
              </w:ins>
            </m:ctrlPr>
          </m:funcPr>
          <m:fName>
            <m:r>
              <w:del w:id="652" w:author="Author">
                <m:rPr>
                  <m:sty m:val="p"/>
                </m:rPr>
                <w:rPr>
                  <w:rFonts w:ascii="Cambria Math" w:hAnsi="Cambria Math" w:cs="Times New Roman"/>
                  <w:sz w:val="24"/>
                  <w:szCs w:val="24"/>
                </w:rPr>
                <m:t>exp</m:t>
              </w:del>
            </m:r>
          </m:fName>
          <m:e>
            <m:d>
              <m:dPr>
                <m:ctrlPr>
                  <w:ins w:id="653" w:author="Author">
                    <w:del w:id="654" w:author="Author">
                      <w:rPr>
                        <w:rFonts w:ascii="Cambria Math" w:hAnsi="Cambria Math" w:cs="Times New Roman"/>
                        <w:i/>
                        <w:sz w:val="24"/>
                        <w:szCs w:val="24"/>
                      </w:rPr>
                    </w:del>
                  </w:ins>
                </m:ctrlPr>
              </m:dPr>
              <m:e>
                <m:r>
                  <w:del w:id="655" w:author="Author">
                    <w:rPr>
                      <w:rFonts w:ascii="Cambria Math" w:hAnsi="Cambria Math" w:cs="Times New Roman"/>
                      <w:sz w:val="24"/>
                      <w:szCs w:val="24"/>
                    </w:rPr>
                    <m:t>-γ</m:t>
                  </w:del>
                </m:r>
                <m:f>
                  <m:fPr>
                    <m:ctrlPr>
                      <w:ins w:id="656" w:author="Author">
                        <w:del w:id="657" w:author="Author">
                          <w:rPr>
                            <w:rFonts w:ascii="Cambria Math" w:hAnsi="Cambria Math" w:cs="Times New Roman"/>
                            <w:i/>
                            <w:sz w:val="24"/>
                            <w:szCs w:val="24"/>
                          </w:rPr>
                        </w:del>
                      </w:ins>
                    </m:ctrlPr>
                  </m:fPr>
                  <m:num>
                    <m:sSup>
                      <m:sSupPr>
                        <m:ctrlPr>
                          <w:ins w:id="658" w:author="Author">
                            <w:del w:id="659" w:author="Author">
                              <w:rPr>
                                <w:rFonts w:ascii="Cambria Math" w:hAnsi="Cambria Math" w:cs="Times New Roman"/>
                                <w:i/>
                                <w:sz w:val="24"/>
                                <w:szCs w:val="24"/>
                              </w:rPr>
                            </w:del>
                          </w:ins>
                        </m:ctrlPr>
                      </m:sSupPr>
                      <m:e>
                        <m:d>
                          <m:dPr>
                            <m:begChr m:val="‖"/>
                            <m:endChr m:val="‖"/>
                            <m:ctrlPr>
                              <w:ins w:id="660" w:author="Author">
                                <w:del w:id="661" w:author="Author">
                                  <w:rPr>
                                    <w:rFonts w:ascii="Cambria Math" w:hAnsi="Cambria Math" w:cs="Times New Roman"/>
                                    <w:i/>
                                    <w:sz w:val="24"/>
                                    <w:szCs w:val="24"/>
                                  </w:rPr>
                                </w:del>
                              </w:ins>
                            </m:ctrlPr>
                          </m:dPr>
                          <m:e>
                            <m:r>
                              <w:ins w:id="662" w:author="Author">
                                <w:del w:id="663" w:author="Author">
                                  <m:rPr>
                                    <m:sty m:val="b"/>
                                  </m:rPr>
                                  <w:rPr>
                                    <w:rFonts w:ascii="Cambria Math" w:hAnsi="Cambria Math" w:cs="Times New Roman"/>
                                    <w:sz w:val="24"/>
                                    <w:szCs w:val="24"/>
                                  </w:rPr>
                                  <m:t>x</m:t>
                                </w:del>
                              </w:ins>
                            </m:r>
                            <m:r>
                              <w:ins w:id="664" w:author="Author">
                                <w:del w:id="665" w:author="Author">
                                  <w:rPr>
                                    <w:rFonts w:ascii="Cambria Math" w:hAnsi="Cambria Math" w:cs="Times New Roman"/>
                                    <w:sz w:val="24"/>
                                    <w:szCs w:val="24"/>
                                  </w:rPr>
                                  <m:t>-</m:t>
                                </w:del>
                              </w:ins>
                            </m:r>
                            <m:sSup>
                              <m:sSupPr>
                                <m:ctrlPr>
                                  <w:ins w:id="666" w:author="Author">
                                    <w:del w:id="667" w:author="Author">
                                      <w:rPr>
                                        <w:rFonts w:ascii="Cambria Math" w:hAnsi="Cambria Math" w:cs="Times New Roman"/>
                                        <w:b/>
                                        <w:sz w:val="24"/>
                                        <w:szCs w:val="24"/>
                                      </w:rPr>
                                    </w:del>
                                  </w:ins>
                                </m:ctrlPr>
                              </m:sSupPr>
                              <m:e>
                                <m:r>
                                  <w:ins w:id="668" w:author="Author">
                                    <w:del w:id="669" w:author="Author">
                                      <m:rPr>
                                        <m:sty m:val="b"/>
                                      </m:rPr>
                                      <w:rPr>
                                        <w:rFonts w:ascii="Cambria Math" w:hAnsi="Cambria Math" w:cs="Times New Roman"/>
                                        <w:sz w:val="24"/>
                                        <w:szCs w:val="24"/>
                                      </w:rPr>
                                      <m:t>x</m:t>
                                    </w:del>
                                  </w:ins>
                                </m:r>
                              </m:e>
                              <m:sup>
                                <m:r>
                                  <w:ins w:id="670" w:author="Author">
                                    <w:del w:id="671" w:author="Author">
                                      <m:rPr>
                                        <m:sty m:val="b"/>
                                      </m:rPr>
                                      <w:rPr>
                                        <w:rFonts w:ascii="Cambria Math" w:hAnsi="Cambria Math" w:cs="Times New Roman"/>
                                        <w:sz w:val="24"/>
                                        <w:szCs w:val="24"/>
                                      </w:rPr>
                                      <m:t>'</m:t>
                                    </w:del>
                                  </w:ins>
                                </m:r>
                              </m:sup>
                            </m:sSup>
                          </m:e>
                        </m:d>
                      </m:e>
                      <m:sup>
                        <m:r>
                          <w:ins w:id="672" w:author="Author">
                            <w:del w:id="673" w:author="Author">
                              <w:rPr>
                                <w:rFonts w:ascii="Cambria Math" w:hAnsi="Cambria Math" w:cs="Times New Roman"/>
                                <w:sz w:val="24"/>
                                <w:szCs w:val="24"/>
                              </w:rPr>
                              <m:t>2</m:t>
                            </w:del>
                          </w:ins>
                        </m:r>
                      </m:sup>
                    </m:sSup>
                  </m:num>
                  <m:den>
                    <m:sSup>
                      <m:sSupPr>
                        <m:ctrlPr>
                          <w:ins w:id="674" w:author="Author">
                            <w:del w:id="675" w:author="Author">
                              <w:rPr>
                                <w:rFonts w:ascii="Cambria Math" w:hAnsi="Cambria Math" w:cs="Times New Roman"/>
                                <w:i/>
                                <w:sz w:val="24"/>
                                <w:szCs w:val="24"/>
                              </w:rPr>
                            </w:del>
                          </w:ins>
                        </m:ctrlPr>
                      </m:sSupPr>
                      <m:e>
                        <m:r>
                          <w:ins w:id="676" w:author="Author">
                            <w:del w:id="677" w:author="Author">
                              <w:rPr>
                                <w:rFonts w:ascii="Cambria Math" w:hAnsi="Cambria Math" w:cs="Times New Roman"/>
                                <w:sz w:val="24"/>
                                <w:szCs w:val="24"/>
                              </w:rPr>
                              <m:t>σ</m:t>
                            </w:del>
                          </w:ins>
                        </m:r>
                      </m:e>
                      <m:sup>
                        <m:r>
                          <w:ins w:id="678" w:author="Author">
                            <w:del w:id="679" w:author="Author">
                              <w:rPr>
                                <w:rFonts w:ascii="Cambria Math" w:hAnsi="Cambria Math" w:cs="Times New Roman"/>
                                <w:sz w:val="24"/>
                                <w:szCs w:val="24"/>
                              </w:rPr>
                              <m:t>2</m:t>
                            </w:del>
                          </w:ins>
                        </m:r>
                      </m:sup>
                    </m:sSup>
                  </m:den>
                </m:f>
                <m:sSup>
                  <m:sSupPr>
                    <m:ctrlPr>
                      <w:ins w:id="680" w:author="Author">
                        <w:del w:id="681" w:author="Author">
                          <w:rPr>
                            <w:rFonts w:ascii="Cambria Math" w:hAnsi="Cambria Math" w:cs="Times New Roman"/>
                            <w:i/>
                            <w:sz w:val="24"/>
                            <w:szCs w:val="24"/>
                          </w:rPr>
                        </w:del>
                      </w:ins>
                    </m:ctrlPr>
                  </m:sSupPr>
                  <m:e>
                    <m:d>
                      <m:dPr>
                        <m:begChr m:val="‖"/>
                        <m:endChr m:val="‖"/>
                        <m:ctrlPr>
                          <w:ins w:id="682" w:author="Author">
                            <w:del w:id="683" w:author="Author">
                              <w:rPr>
                                <w:rFonts w:ascii="Cambria Math" w:hAnsi="Cambria Math" w:cs="Times New Roman"/>
                                <w:i/>
                                <w:sz w:val="24"/>
                                <w:szCs w:val="24"/>
                              </w:rPr>
                            </w:del>
                          </w:ins>
                        </m:ctrlPr>
                      </m:dPr>
                      <m:e>
                        <m:r>
                          <w:del w:id="684" w:author="Author">
                            <m:rPr>
                              <m:sty m:val="b"/>
                            </m:rPr>
                            <w:rPr>
                              <w:rFonts w:ascii="Cambria Math" w:hAnsi="Cambria Math" w:cs="Times New Roman"/>
                              <w:sz w:val="24"/>
                              <w:szCs w:val="24"/>
                            </w:rPr>
                            <m:t>x</m:t>
                          </w:del>
                        </m:r>
                        <m:r>
                          <w:del w:id="685" w:author="Author">
                            <w:rPr>
                              <w:rFonts w:ascii="Cambria Math" w:hAnsi="Cambria Math" w:cs="Times New Roman"/>
                              <w:sz w:val="24"/>
                              <w:szCs w:val="24"/>
                            </w:rPr>
                            <m:t>-</m:t>
                          </w:del>
                        </m:r>
                        <m:sSup>
                          <m:sSupPr>
                            <m:ctrlPr>
                              <w:ins w:id="686" w:author="Author">
                                <w:del w:id="687" w:author="Author">
                                  <w:rPr>
                                    <w:rFonts w:ascii="Cambria Math" w:hAnsi="Cambria Math" w:cs="Times New Roman"/>
                                    <w:b/>
                                    <w:sz w:val="24"/>
                                    <w:szCs w:val="24"/>
                                  </w:rPr>
                                </w:del>
                              </w:ins>
                            </m:ctrlPr>
                          </m:sSupPr>
                          <m:e>
                            <m:r>
                              <w:del w:id="688" w:author="Author">
                                <m:rPr>
                                  <m:sty m:val="b"/>
                                </m:rPr>
                                <w:rPr>
                                  <w:rFonts w:ascii="Cambria Math" w:hAnsi="Cambria Math" w:cs="Times New Roman"/>
                                  <w:sz w:val="24"/>
                                  <w:szCs w:val="24"/>
                                </w:rPr>
                                <m:t>x</m:t>
                              </w:del>
                            </m:r>
                          </m:e>
                          <m:sup>
                            <m:r>
                              <w:del w:id="689" w:author="Author">
                                <m:rPr>
                                  <m:sty m:val="b"/>
                                </m:rPr>
                                <w:rPr>
                                  <w:rFonts w:ascii="Cambria Math" w:hAnsi="Cambria Math" w:cs="Times New Roman"/>
                                  <w:sz w:val="24"/>
                                  <w:szCs w:val="24"/>
                                </w:rPr>
                                <m:t>'</m:t>
                              </w:del>
                            </m:r>
                          </m:sup>
                        </m:sSup>
                      </m:e>
                    </m:d>
                  </m:e>
                  <m:sup>
                    <m:r>
                      <w:del w:id="690" w:author="Author">
                        <w:rPr>
                          <w:rFonts w:ascii="Cambria Math" w:hAnsi="Cambria Math" w:cs="Times New Roman"/>
                          <w:sz w:val="24"/>
                          <w:szCs w:val="24"/>
                        </w:rPr>
                        <m:t>2</m:t>
                      </w:del>
                    </m:r>
                  </m:sup>
                </m:sSup>
              </m:e>
            </m:d>
            <m:r>
              <w:del w:id="691" w:author="Author">
                <w:rPr>
                  <w:rFonts w:ascii="Cambria Math" w:hAnsi="Cambria Math" w:cs="Times New Roman"/>
                  <w:sz w:val="24"/>
                  <w:szCs w:val="24"/>
                </w:rPr>
                <m:t xml:space="preserve">   </m:t>
              </w:del>
            </m:r>
          </m:e>
        </m:func>
      </m:oMath>
      <w:del w:id="692" w:author="Author">
        <w:r w:rsidRPr="004E5525" w:rsidDel="000939F0">
          <w:rPr>
            <w:rFonts w:ascii="Times New Roman" w:hAnsi="Times New Roman" w:cs="Times New Roman"/>
            <w:sz w:val="24"/>
            <w:szCs w:val="24"/>
          </w:rPr>
          <w:delText xml:space="preserve"> </w:delText>
        </w:r>
      </w:del>
      <w:ins w:id="693" w:author="Author">
        <w:del w:id="694" w:author="Autho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delText xml:space="preserve">        </w:delText>
          </w:r>
        </w:del>
      </w:ins>
      <w:del w:id="695" w:author="Author">
        <w:r w:rsidRPr="004E5525" w:rsidDel="000939F0">
          <w:rPr>
            <w:rFonts w:ascii="Times New Roman" w:hAnsi="Times New Roman" w:cs="Times New Roman"/>
            <w:sz w:val="24"/>
            <w:szCs w:val="24"/>
          </w:rPr>
          <w:delText>(7)</w:delText>
        </w:r>
      </w:del>
    </w:p>
    <w:p w14:paraId="5AB97CBA" w14:textId="7090624F" w:rsidR="00EC6545" w:rsidDel="000939F0" w:rsidRDefault="00EC6545">
      <w:pPr>
        <w:spacing w:after="0" w:line="480" w:lineRule="auto"/>
        <w:rPr>
          <w:ins w:id="696" w:author="Author"/>
          <w:del w:id="697" w:author="Author"/>
          <w:rFonts w:ascii="Times New Roman" w:hAnsi="Times New Roman" w:cs="Times New Roman"/>
          <w:sz w:val="24"/>
          <w:szCs w:val="24"/>
        </w:rPr>
        <w:pPrChange w:id="698" w:author="mingli" w:date="2020-03-14T19:44:00Z">
          <w:pPr>
            <w:spacing w:after="0" w:line="480" w:lineRule="auto"/>
            <w:ind w:left="2880" w:firstLine="720"/>
          </w:pPr>
        </w:pPrChange>
      </w:pPr>
      <w:ins w:id="699" w:author="Author">
        <w:del w:id="700" w:author="Author">
          <w:r w:rsidRPr="00C834A8" w:rsidDel="000939F0">
            <w:rPr>
              <w:position w:val="-30"/>
              <w:sz w:val="24"/>
              <w:szCs w:val="24"/>
            </w:rPr>
            <w:object w:dxaOrig="4239" w:dyaOrig="980" w14:anchorId="58EE150C">
              <v:shape id="_x0000_i1054" type="#_x0000_t75" style="width:211.5pt;height:49.5pt" o:ole="">
                <v:imagedata r:id="rId63" o:title=""/>
              </v:shape>
              <o:OLEObject Type="Embed" ProgID="Equation.3" ShapeID="_x0000_i1054" DrawAspect="Content" ObjectID="_1645892740" r:id="rId64"/>
            </w:object>
          </w:r>
        </w:del>
      </w:ins>
    </w:p>
    <w:p w14:paraId="22A7B001" w14:textId="3FDD6C73" w:rsidR="00DA790D" w:rsidDel="000939F0" w:rsidRDefault="00DA790D">
      <w:pPr>
        <w:spacing w:after="0" w:line="480" w:lineRule="auto"/>
        <w:rPr>
          <w:ins w:id="701" w:author="Author"/>
          <w:del w:id="702" w:author="Author"/>
          <w:rFonts w:ascii="Times New Roman" w:hAnsi="Times New Roman" w:cs="Times New Roman"/>
          <w:sz w:val="24"/>
          <w:szCs w:val="24"/>
        </w:rPr>
      </w:pPr>
      <w:ins w:id="703" w:author="Author">
        <w:del w:id="704" w:author="Author">
          <w:r w:rsidDel="000939F0">
            <w:rPr>
              <w:rFonts w:ascii="Times New Roman" w:hAnsi="Times New Roman" w:cs="Times New Roman"/>
              <w:sz w:val="24"/>
              <w:szCs w:val="24"/>
            </w:rPr>
            <w:delText xml:space="preserve">in which </w:delText>
          </w:r>
          <m:oMath>
            <m:r>
              <w:rPr>
                <w:rFonts w:ascii="Cambria Math" w:hAnsi="Cambria Math" w:cs="Times New Roman"/>
                <w:sz w:val="24"/>
                <w:szCs w:val="24"/>
              </w:rPr>
              <m:t xml:space="preserve">σ </m:t>
            </m:r>
          </m:oMath>
          <w:r w:rsidDel="000939F0">
            <w:rPr>
              <w:rFonts w:ascii="Times New Roman" w:hAnsi="Times New Roman" w:cs="Times New Roman"/>
              <w:sz w:val="24"/>
              <w:szCs w:val="24"/>
            </w:rPr>
            <w:delText>is a parameter</w:delText>
          </w:r>
          <w:r w:rsidR="00EC6545" w:rsidDel="000939F0">
            <w:rPr>
              <w:rFonts w:ascii="Times New Roman" w:hAnsi="Times New Roman" w:cs="Times New Roman"/>
              <w:sz w:val="24"/>
              <w:szCs w:val="24"/>
            </w:rPr>
            <w:delText>.</w:delText>
          </w:r>
        </w:del>
      </w:ins>
    </w:p>
    <w:p w14:paraId="7500EBB3" w14:textId="3EF279C5" w:rsidR="00EC6545" w:rsidDel="000939F0" w:rsidRDefault="007A0F5B">
      <w:pPr>
        <w:spacing w:after="0" w:line="480" w:lineRule="auto"/>
        <w:rPr>
          <w:ins w:id="705" w:author="Author"/>
          <w:del w:id="706" w:author="Author"/>
          <w:rFonts w:ascii="Times New Roman" w:hAnsi="Times New Roman" w:cs="Times New Roman"/>
          <w:b/>
          <w:i/>
          <w:iCs/>
          <w:sz w:val="24"/>
          <w:szCs w:val="24"/>
        </w:rPr>
        <w:pPrChange w:id="707" w:author="mingli" w:date="2020-03-14T19:44:00Z">
          <w:pPr>
            <w:spacing w:after="0" w:line="480" w:lineRule="auto"/>
            <w:ind w:firstLine="720"/>
          </w:pPr>
        </w:pPrChange>
      </w:pPr>
      <w:ins w:id="708" w:author="Author">
        <w:del w:id="709" w:author="Author">
          <w:r w:rsidRPr="008C55E8" w:rsidDel="000939F0">
            <w:rPr>
              <w:rFonts w:ascii="Times New Roman" w:hAnsi="Times New Roman" w:cs="Times New Roman"/>
              <w:sz w:val="24"/>
              <w:szCs w:val="24"/>
            </w:rPr>
            <w:delText>SVM has two hyperparameters that cannot be determined from optimization: C, which determines the balance between a good separation and flatness, and</w:delText>
          </w:r>
          <m:oMath>
            <m:r>
              <w:rPr>
                <w:rFonts w:ascii="Cambria Math" w:hAnsi="Cambria Math" w:cs="Times New Roman"/>
                <w:sz w:val="24"/>
                <w:szCs w:val="24"/>
              </w:rPr>
              <m:t xml:space="preserve"> σγ</m:t>
            </m:r>
          </m:oMath>
          <w:r w:rsidRPr="008C55E8" w:rsidDel="000939F0">
            <w:rPr>
              <w:rFonts w:ascii="Times New Roman" w:hAnsi="Times New Roman" w:cs="Times New Roman"/>
              <w:sz w:val="24"/>
              <w:szCs w:val="24"/>
            </w:rPr>
            <w:delText xml:space="preserve">, a parameter for the kernel function. Both were determined with a grid search method on the training data. </w:delText>
          </w:r>
        </w:del>
      </w:ins>
      <w:del w:id="710" w:author="Author">
        <w:r w:rsidR="00D711CA" w:rsidRPr="00583310" w:rsidDel="000939F0">
          <w:rPr>
            <w:rFonts w:ascii="Times New Roman" w:hAnsi="Times New Roman" w:cs="Times New Roman"/>
            <w:sz w:val="24"/>
            <w:szCs w:val="24"/>
            <w:highlight w:val="yellow"/>
          </w:rPr>
          <w:delText>S</w:delText>
        </w:r>
        <w:r w:rsidR="00D711CA" w:rsidRPr="004E5525" w:rsidDel="000939F0">
          <w:rPr>
            <w:rFonts w:ascii="Times New Roman" w:hAnsi="Times New Roman" w:cs="Times New Roman"/>
            <w:sz w:val="24"/>
            <w:szCs w:val="24"/>
          </w:rPr>
          <w:delText>VM has one hyperparameter that cannot be determined from optimization, C in equation (1), which determines the balance between a good separation and flatness. To find the best value for the hyperparameter, C was varied logarithmically from 2</w:delText>
        </w:r>
        <w:r w:rsidR="00D711CA" w:rsidRPr="004E5525" w:rsidDel="000939F0">
          <w:rPr>
            <w:rFonts w:ascii="Times New Roman" w:hAnsi="Times New Roman" w:cs="Times New Roman"/>
            <w:sz w:val="24"/>
            <w:szCs w:val="24"/>
            <w:vertAlign w:val="superscript"/>
          </w:rPr>
          <w:delText>-5</w:delText>
        </w:r>
        <w:r w:rsidR="00D711CA" w:rsidRPr="004E5525" w:rsidDel="000939F0">
          <w:rPr>
            <w:rFonts w:ascii="Times New Roman" w:hAnsi="Times New Roman" w:cs="Times New Roman"/>
            <w:sz w:val="24"/>
            <w:szCs w:val="24"/>
          </w:rPr>
          <w:delText xml:space="preserve"> to 2</w:delText>
        </w:r>
        <w:r w:rsidR="00D711CA" w:rsidRPr="004E5525" w:rsidDel="000939F0">
          <w:rPr>
            <w:rFonts w:ascii="Times New Roman" w:hAnsi="Times New Roman" w:cs="Times New Roman"/>
            <w:sz w:val="24"/>
            <w:szCs w:val="24"/>
            <w:vertAlign w:val="superscript"/>
          </w:rPr>
          <w:delText>10</w:delText>
        </w:r>
        <w:r w:rsidR="00D711CA" w:rsidRPr="004E5525" w:rsidDel="000939F0">
          <w:rPr>
            <w:rFonts w:ascii="Times New Roman" w:hAnsi="Times New Roman" w:cs="Times New Roman"/>
            <w:sz w:val="24"/>
            <w:szCs w:val="24"/>
          </w:rPr>
          <w:delText>. For each C, the cost function was optimized, and the SVM was tested on the training dataset. The C of the best-performing SVM was chosen.</w:delText>
        </w:r>
      </w:del>
    </w:p>
    <w:p w14:paraId="79FB1A37" w14:textId="443CCE87" w:rsidR="00EC6545" w:rsidRPr="00E922D4" w:rsidDel="000939F0" w:rsidRDefault="00EC6545">
      <w:pPr>
        <w:spacing w:after="0" w:line="480" w:lineRule="auto"/>
        <w:rPr>
          <w:ins w:id="711" w:author="Author"/>
          <w:del w:id="712" w:author="Author"/>
          <w:rFonts w:ascii="Times New Roman" w:hAnsi="Times New Roman" w:cs="Times New Roman"/>
          <w:b/>
          <w:i/>
          <w:iCs/>
          <w:sz w:val="24"/>
          <w:szCs w:val="24"/>
        </w:rPr>
      </w:pPr>
      <w:ins w:id="713" w:author="Author">
        <w:del w:id="714" w:author="Author">
          <w:r w:rsidRPr="00E922D4" w:rsidDel="000939F0">
            <w:rPr>
              <w:rFonts w:ascii="Times New Roman" w:hAnsi="Times New Roman" w:cs="Times New Roman"/>
              <w:b/>
              <w:i/>
              <w:iCs/>
              <w:sz w:val="24"/>
              <w:szCs w:val="24"/>
            </w:rPr>
            <w:delText>3.</w:delText>
          </w:r>
          <w:r w:rsidDel="000939F0">
            <w:rPr>
              <w:rFonts w:ascii="Times New Roman" w:hAnsi="Times New Roman" w:cs="Times New Roman"/>
              <w:b/>
              <w:i/>
              <w:iCs/>
              <w:sz w:val="24"/>
              <w:szCs w:val="24"/>
            </w:rPr>
            <w:delText>2</w:delText>
          </w:r>
          <w:r w:rsidRPr="00E922D4" w:rsidDel="000939F0">
            <w:rPr>
              <w:rFonts w:ascii="Times New Roman" w:hAnsi="Times New Roman" w:cs="Times New Roman"/>
              <w:b/>
              <w:i/>
              <w:iCs/>
              <w:sz w:val="24"/>
              <w:szCs w:val="24"/>
            </w:rPr>
            <w:delText xml:space="preserve"> </w:delText>
          </w:r>
          <w:r w:rsidDel="000939F0">
            <w:rPr>
              <w:rFonts w:ascii="Times New Roman" w:hAnsi="Times New Roman" w:cs="Times New Roman"/>
              <w:b/>
              <w:i/>
              <w:iCs/>
              <w:sz w:val="24"/>
              <w:szCs w:val="24"/>
            </w:rPr>
            <w:delText>Relevance</w:delText>
          </w:r>
          <w:r w:rsidRPr="00E922D4" w:rsidDel="000939F0">
            <w:rPr>
              <w:rFonts w:ascii="Times New Roman" w:hAnsi="Times New Roman" w:cs="Times New Roman"/>
              <w:b/>
              <w:i/>
              <w:iCs/>
              <w:sz w:val="24"/>
              <w:szCs w:val="24"/>
            </w:rPr>
            <w:delText xml:space="preserve"> Vector Machine</w:delText>
          </w:r>
        </w:del>
      </w:ins>
    </w:p>
    <w:p w14:paraId="4EE91839" w14:textId="6BCBFC90" w:rsidR="00EC6545" w:rsidDel="000939F0" w:rsidRDefault="00EC6545">
      <w:pPr>
        <w:spacing w:after="0" w:line="480" w:lineRule="auto"/>
        <w:rPr>
          <w:del w:id="715" w:author="Author"/>
          <w:rFonts w:ascii="Times New Roman" w:hAnsi="Times New Roman" w:cs="Times New Roman"/>
          <w:sz w:val="24"/>
          <w:szCs w:val="24"/>
        </w:rPr>
      </w:pPr>
    </w:p>
    <w:p w14:paraId="6C10019A" w14:textId="2C7BE96E" w:rsidR="002920BE" w:rsidDel="000939F0" w:rsidRDefault="005749C5">
      <w:pPr>
        <w:spacing w:after="0" w:line="480" w:lineRule="auto"/>
        <w:rPr>
          <w:ins w:id="716" w:author="Author"/>
          <w:del w:id="717" w:author="Author"/>
        </w:rPr>
        <w:pPrChange w:id="718" w:author="mingli" w:date="2020-03-14T19:44:00Z">
          <w:pPr>
            <w:spacing w:after="0" w:line="480" w:lineRule="auto"/>
            <w:ind w:firstLine="720"/>
          </w:pPr>
        </w:pPrChange>
      </w:pPr>
      <w:del w:id="719" w:author="Author">
        <w:r w:rsidRPr="009C6C7B" w:rsidDel="000939F0">
          <w:rPr>
            <w:rFonts w:ascii="Times New Roman" w:hAnsi="Times New Roman" w:cs="Times New Roman"/>
            <w:sz w:val="24"/>
            <w:szCs w:val="24"/>
          </w:rPr>
          <w:delText>Relevance Vector Machine (RVM) has an identical functional form to the SV</w:delText>
        </w:r>
        <w:r w:rsidDel="000939F0">
          <w:rPr>
            <w:rFonts w:ascii="Times New Roman" w:hAnsi="Times New Roman" w:cs="Times New Roman"/>
            <w:sz w:val="24"/>
            <w:szCs w:val="24"/>
          </w:rPr>
          <w:delText>M</w:delText>
        </w:r>
        <w:r w:rsidRPr="009C6C7B" w:rsidDel="000939F0">
          <w:rPr>
            <w:rFonts w:ascii="Times New Roman" w:hAnsi="Times New Roman" w:cs="Times New Roman"/>
            <w:sz w:val="24"/>
            <w:szCs w:val="24"/>
          </w:rPr>
          <w:delText xml:space="preserve"> but uses B</w:delText>
        </w:r>
        <w:r w:rsidDel="000939F0">
          <w:rPr>
            <w:rFonts w:ascii="Times New Roman" w:hAnsi="Times New Roman" w:cs="Times New Roman"/>
            <w:sz w:val="24"/>
            <w:szCs w:val="24"/>
          </w:rPr>
          <w:delText xml:space="preserve">ayesian </w:delText>
        </w:r>
      </w:del>
      <w:ins w:id="720" w:author="Author">
        <w:del w:id="721" w:author="Author">
          <w:r w:rsidR="007A0F5B" w:rsidDel="000939F0">
            <w:rPr>
              <w:rFonts w:ascii="Times New Roman" w:hAnsi="Times New Roman" w:cs="Times New Roman"/>
              <w:sz w:val="24"/>
              <w:szCs w:val="24"/>
            </w:rPr>
            <w:delText xml:space="preserve">probabilistic framework to estimate the parameters </w:delText>
          </w:r>
        </w:del>
      </w:ins>
      <w:del w:id="722" w:author="Author">
        <w:r w:rsidDel="000939F0">
          <w:rPr>
            <w:rFonts w:ascii="Times New Roman" w:hAnsi="Times New Roman" w:cs="Times New Roman"/>
            <w:sz w:val="24"/>
            <w:szCs w:val="24"/>
          </w:rPr>
          <w:delText>inference (Tipping 2001</w:delText>
        </w:r>
      </w:del>
      <w:ins w:id="723" w:author="Author">
        <w:del w:id="724" w:author="Author">
          <w:r w:rsidR="007A0F5B" w:rsidDel="000939F0">
            <w:rPr>
              <w:rFonts w:ascii="Times New Roman" w:hAnsi="Times New Roman" w:cs="Times New Roman"/>
              <w:sz w:val="24"/>
              <w:szCs w:val="24"/>
            </w:rPr>
            <w:delText>; Camps-Valls et al. 2006</w:delText>
          </w:r>
        </w:del>
      </w:ins>
      <w:del w:id="725" w:author="Author">
        <w:r w:rsidRPr="009C6C7B" w:rsidDel="000939F0">
          <w:rPr>
            <w:rFonts w:ascii="Times New Roman" w:hAnsi="Times New Roman" w:cs="Times New Roman"/>
            <w:sz w:val="24"/>
            <w:szCs w:val="24"/>
          </w:rPr>
          <w:delText xml:space="preserve">). </w:delText>
        </w:r>
      </w:del>
      <w:ins w:id="726" w:author="Author">
        <w:del w:id="727" w:author="Author">
          <w:r w:rsidR="008C55E8" w:rsidDel="000939F0">
            <w:rPr>
              <w:rFonts w:ascii="Times New Roman" w:hAnsi="Times New Roman" w:cs="Times New Roman"/>
              <w:sz w:val="24"/>
              <w:szCs w:val="24"/>
            </w:rPr>
            <w:delText xml:space="preserve">To obtain maximum likelihood estimate of </w:delText>
          </w:r>
        </w:del>
      </w:ins>
      <w:ins w:id="728" w:author="Author">
        <w:del w:id="729" w:author="Author">
          <w:r w:rsidR="008C55E8" w:rsidRPr="00CB23D9" w:rsidDel="000939F0">
            <w:rPr>
              <w:position w:val="-6"/>
            </w:rPr>
            <w:object w:dxaOrig="260" w:dyaOrig="220" w14:anchorId="0FBD4CC3">
              <v:shape id="_x0000_i1055" type="#_x0000_t75" style="width:12.6pt;height:11.4pt" o:ole="">
                <v:imagedata r:id="rId35" o:title=""/>
              </v:shape>
              <o:OLEObject Type="Embed" ProgID="Equation.3" ShapeID="_x0000_i1055" DrawAspect="Content" ObjectID="_1645892741" r:id="rId65"/>
            </w:object>
          </w:r>
        </w:del>
      </w:ins>
      <w:ins w:id="730" w:author="Author">
        <w:del w:id="731" w:author="Author">
          <w:r w:rsidR="008C55E8" w:rsidRPr="004752EA" w:rsidDel="000939F0">
            <w:rPr>
              <w:rFonts w:ascii="Times New Roman" w:hAnsi="Times New Roman" w:cs="Times New Roman"/>
              <w:sz w:val="24"/>
              <w:szCs w:val="24"/>
            </w:rPr>
            <w:delText xml:space="preserve">and </w:delText>
          </w:r>
        </w:del>
      </w:ins>
      <w:ins w:id="732" w:author="Author">
        <w:del w:id="733" w:author="Author">
          <w:r w:rsidR="002D4CA6" w:rsidRPr="007D344A" w:rsidDel="000939F0">
            <w:rPr>
              <w:rFonts w:ascii="Times New Roman" w:hAnsi="Times New Roman" w:cs="Times New Roman"/>
              <w:position w:val="-6"/>
              <w:sz w:val="24"/>
              <w:szCs w:val="24"/>
            </w:rPr>
            <w:object w:dxaOrig="240" w:dyaOrig="220" w14:anchorId="6C368D42">
              <v:shape id="_x0000_i1056" type="#_x0000_t75" style="width:12pt;height:11.1pt" o:ole="">
                <v:imagedata r:id="rId37" o:title=""/>
              </v:shape>
              <o:OLEObject Type="Embed" ProgID="Equation.3" ShapeID="_x0000_i1056" DrawAspect="Content" ObjectID="_1645892742" r:id="rId66"/>
            </w:object>
          </w:r>
        </w:del>
      </w:ins>
      <w:ins w:id="734" w:author="Author">
        <w:del w:id="735" w:author="Author">
          <w:r w:rsidR="008C55E8" w:rsidDel="000939F0">
            <w:rPr>
              <w:rFonts w:ascii="Times New Roman" w:hAnsi="Times New Roman" w:cs="Times New Roman"/>
              <w:sz w:val="24"/>
              <w:szCs w:val="24"/>
            </w:rPr>
            <w:delText xml:space="preserve">and avoid overfitting, the Baysian approach is taken to constrain the parameters by defining an explicit prior probability distribution over them. The prior probability distribution is chosen to be a Gaussian distribution, and RVM introduces </w:delText>
          </w:r>
          <w:r w:rsidR="008C55E8" w:rsidDel="000939F0">
            <w:rPr>
              <w:rFonts w:ascii="Times New Roman" w:hAnsi="Times New Roman" w:cs="Times New Roman"/>
              <w:iCs/>
              <w:sz w:val="24"/>
              <w:szCs w:val="24"/>
            </w:rPr>
            <w:delText xml:space="preserve">a vector </w:delText>
          </w:r>
          <m:oMath>
            <m:r>
              <m:rPr>
                <m:sty m:val="bi"/>
              </m:rPr>
              <w:rPr>
                <w:rFonts w:ascii="Cambria Math" w:hAnsi="Cambria Math" w:cs="Times New Roman"/>
                <w:sz w:val="24"/>
                <w:szCs w:val="24"/>
              </w:rPr>
              <m:t>α</m:t>
            </m:r>
          </m:oMath>
          <w:r w:rsidR="008C55E8" w:rsidDel="000939F0">
            <w:rPr>
              <w:rFonts w:ascii="Times New Roman" w:hAnsi="Times New Roman" w:cs="Times New Roman"/>
              <w:iCs/>
              <w:sz w:val="24"/>
              <w:szCs w:val="24"/>
            </w:rPr>
            <w:delText xml:space="preserve"> of N+1 hyperparameters</w:delText>
          </w:r>
          <w:r w:rsidR="008C55E8" w:rsidRPr="008F65B3" w:rsidDel="000939F0">
            <w:rPr>
              <w:rFonts w:ascii="Times New Roman" w:hAnsi="Times New Roman" w:cs="Times New Roman"/>
              <w:sz w:val="24"/>
              <w:szCs w:val="24"/>
            </w:rPr>
            <w:delText xml:space="preserve"> </w:delText>
          </w:r>
          <w:r w:rsidR="008C55E8" w:rsidDel="000939F0">
            <w:rPr>
              <w:rFonts w:ascii="Times New Roman" w:hAnsi="Times New Roman" w:cs="Times New Roman"/>
              <w:iCs/>
              <w:sz w:val="24"/>
              <w:szCs w:val="24"/>
            </w:rPr>
            <w:delText xml:space="preserve"> to enforce a preference for smoother. Then the posterior estimate of the unknown parameters given the data is obtained using Bayes’ rule. Since the posterior probability can be evaluated exactly, RVM seeks to maximize the marginal likelihood </w:delText>
          </w:r>
          <w:r w:rsidR="008C55E8" w:rsidDel="000939F0">
            <w:rPr>
              <w:rFonts w:ascii="Times New Roman" w:hAnsi="Times New Roman" w:cs="Times New Roman"/>
              <w:sz w:val="24"/>
              <w:szCs w:val="24"/>
            </w:rPr>
            <w:delText>with respect to the hyperparameters</w:delText>
          </w:r>
          <w:r w:rsidR="008C55E8" w:rsidDel="000939F0">
            <w:rPr>
              <w:rFonts w:ascii="Times New Roman" w:hAnsi="Times New Roman" w:cs="Times New Roman"/>
              <w:iCs/>
              <w:sz w:val="24"/>
              <w:szCs w:val="24"/>
            </w:rPr>
            <w:delText xml:space="preserve"> </w:delText>
          </w:r>
          <m:oMath>
            <m:r>
              <m:rPr>
                <m:sty m:val="bi"/>
              </m:rPr>
              <w:rPr>
                <w:rFonts w:ascii="Cambria Math" w:hAnsi="Cambria Math" w:cs="Times New Roman"/>
                <w:sz w:val="24"/>
                <w:szCs w:val="24"/>
              </w:rPr>
              <m:t>α</m:t>
            </m:r>
          </m:oMath>
          <w:r w:rsidR="008C55E8" w:rsidRPr="00783358" w:rsidDel="000939F0">
            <w:rPr>
              <w:rFonts w:ascii="Times New Roman" w:hAnsi="Times New Roman" w:cs="Times New Roman"/>
              <w:sz w:val="24"/>
              <w:szCs w:val="24"/>
            </w:rPr>
            <w:delText xml:space="preserve"> </w:delText>
          </w:r>
          <w:r w:rsidR="008C55E8" w:rsidRPr="00AE52EB" w:rsidDel="000939F0">
            <w:rPr>
              <w:rFonts w:ascii="Times New Roman" w:hAnsi="Times New Roman" w:cs="Times New Roman"/>
              <w:sz w:val="24"/>
              <w:szCs w:val="24"/>
            </w:rPr>
            <w:delText>and</w:delText>
          </w:r>
          <w:r w:rsidR="002D4CA6" w:rsidDel="000939F0">
            <w:rPr>
              <w:rFonts w:ascii="Times New Roman" w:hAnsi="Times New Roman" w:cs="Times New Roman"/>
              <w:sz w:val="24"/>
              <w:szCs w:val="24"/>
            </w:rPr>
            <w:delText xml:space="preserve"> </w:delText>
          </w:r>
        </w:del>
      </w:ins>
      <w:ins w:id="736" w:author="Author">
        <w:del w:id="737" w:author="Author">
          <w:r w:rsidR="002D4CA6" w:rsidRPr="007D344A" w:rsidDel="000939F0">
            <w:rPr>
              <w:rFonts w:ascii="Times New Roman" w:hAnsi="Times New Roman" w:cs="Times New Roman"/>
              <w:position w:val="-6"/>
              <w:sz w:val="24"/>
              <w:szCs w:val="24"/>
            </w:rPr>
            <w:object w:dxaOrig="240" w:dyaOrig="220" w14:anchorId="7D40BC21">
              <v:shape id="_x0000_i1057" type="#_x0000_t75" style="width:12pt;height:11.1pt" o:ole="">
                <v:imagedata r:id="rId39" o:title=""/>
              </v:shape>
              <o:OLEObject Type="Embed" ProgID="Equation.3" ShapeID="_x0000_i1057" DrawAspect="Content" ObjectID="_1645892743" r:id="rId67"/>
            </w:object>
          </w:r>
        </w:del>
      </w:ins>
      <w:ins w:id="738" w:author="Author">
        <w:del w:id="739" w:author="Author">
          <w:r w:rsidR="008C55E8" w:rsidRPr="004752EA" w:rsidDel="000939F0">
            <w:rPr>
              <w:sz w:val="24"/>
              <w:szCs w:val="24"/>
            </w:rPr>
            <w:delText xml:space="preserve">. </w:delText>
          </w:r>
          <w:r w:rsidR="002D4CA6" w:rsidDel="000939F0">
            <w:rPr>
              <w:rFonts w:ascii="Times New Roman" w:hAnsi="Times New Roman" w:cs="Times New Roman"/>
              <w:sz w:val="24"/>
              <w:szCs w:val="24"/>
            </w:rPr>
            <w:delText xml:space="preserve">RVM </w:delText>
          </w:r>
        </w:del>
      </w:ins>
      <w:del w:id="740" w:author="Author">
        <w:r w:rsidRPr="009C6C7B" w:rsidDel="000939F0">
          <w:rPr>
            <w:rFonts w:ascii="Times New Roman" w:hAnsi="Times New Roman" w:cs="Times New Roman"/>
            <w:sz w:val="24"/>
            <w:szCs w:val="24"/>
          </w:rPr>
          <w:delText>Instead of minimizing a cost function, RVM maximizes the logarithm of the likelih</w:delText>
        </w:r>
        <w:r w:rsidDel="000939F0">
          <w:rPr>
            <w:rFonts w:ascii="Times New Roman" w:hAnsi="Times New Roman" w:cs="Times New Roman"/>
            <w:sz w:val="24"/>
            <w:szCs w:val="24"/>
          </w:rPr>
          <w:delText>ood of the weights</w:delText>
        </w:r>
        <w:r w:rsidRPr="009C6C7B" w:rsidDel="000939F0">
          <w:rPr>
            <w:rFonts w:ascii="Times New Roman" w:hAnsi="Times New Roman" w:cs="Times New Roman"/>
            <w:sz w:val="24"/>
            <w:szCs w:val="24"/>
          </w:rPr>
          <w:delText>. To avoid the risk of overfitting and make use of prior estimates of the weights’ distribution (assumed to be Gaussian), the Bayes’ rule is used to compute the posterior weights’ distribution</w:delText>
        </w:r>
        <w:r w:rsidDel="000939F0">
          <w:rPr>
            <w:rFonts w:ascii="Times New Roman" w:hAnsi="Times New Roman" w:cs="Times New Roman"/>
            <w:sz w:val="24"/>
            <w:szCs w:val="24"/>
          </w:rPr>
          <w:delText xml:space="preserve">. It typically uses much fewer basis functions than SVM models. </w:delText>
        </w:r>
        <w:r w:rsidR="00E57AE2" w:rsidDel="000939F0">
          <w:rPr>
            <w:rFonts w:ascii="Times New Roman" w:hAnsi="Times New Roman" w:cs="Times New Roman"/>
            <w:sz w:val="24"/>
            <w:szCs w:val="24"/>
          </w:rPr>
          <w:delText>RVM was applied herein using t</w:delText>
        </w:r>
        <w:r w:rsidDel="000939F0">
          <w:rPr>
            <w:rFonts w:ascii="Times New Roman" w:hAnsi="Times New Roman" w:cs="Times New Roman"/>
            <w:sz w:val="24"/>
            <w:szCs w:val="24"/>
          </w:rPr>
          <w:delText>he radial basis function was as the kernel function</w:delText>
        </w:r>
        <w:r w:rsidRPr="009C6C7B" w:rsidDel="000939F0">
          <w:rPr>
            <w:rFonts w:ascii="Times New Roman" w:hAnsi="Times New Roman" w:cs="Times New Roman"/>
            <w:sz w:val="24"/>
            <w:szCs w:val="24"/>
          </w:rPr>
          <w:delText>.</w:delText>
        </w:r>
        <w:r w:rsidDel="000939F0">
          <w:rPr>
            <w:rFonts w:ascii="Times New Roman" w:hAnsi="Times New Roman" w:cs="Times New Roman"/>
            <w:sz w:val="24"/>
            <w:szCs w:val="24"/>
          </w:rPr>
          <w:delText xml:space="preserve"> </w:delText>
        </w:r>
      </w:del>
    </w:p>
    <w:p w14:paraId="208790B4" w14:textId="0958A50E" w:rsidR="00D711CA" w:rsidRPr="004E5525" w:rsidDel="000939F0" w:rsidRDefault="00D711CA">
      <w:pPr>
        <w:spacing w:after="0" w:line="480" w:lineRule="auto"/>
        <w:rPr>
          <w:del w:id="741" w:author="Author"/>
          <w:rFonts w:ascii="Times New Roman" w:hAnsi="Times New Roman" w:cs="Times New Roman"/>
          <w:b/>
          <w:sz w:val="24"/>
          <w:szCs w:val="24"/>
        </w:rPr>
      </w:pPr>
      <w:del w:id="742" w:author="Author">
        <w:r w:rsidRPr="004E5525" w:rsidDel="000939F0">
          <w:rPr>
            <w:rFonts w:ascii="Times New Roman" w:hAnsi="Times New Roman" w:cs="Times New Roman"/>
            <w:b/>
            <w:sz w:val="24"/>
            <w:szCs w:val="24"/>
          </w:rPr>
          <w:delText>3.</w:delText>
        </w:r>
      </w:del>
      <w:ins w:id="743" w:author="Author">
        <w:del w:id="744" w:author="Author">
          <w:r w:rsidR="00EC6545" w:rsidDel="000939F0">
            <w:rPr>
              <w:rFonts w:ascii="Times New Roman" w:hAnsi="Times New Roman" w:cs="Times New Roman"/>
              <w:b/>
              <w:sz w:val="24"/>
              <w:szCs w:val="24"/>
            </w:rPr>
            <w:delText>3</w:delText>
          </w:r>
          <w:r w:rsidR="00EC6545" w:rsidRPr="004E5525" w:rsidDel="000939F0">
            <w:rPr>
              <w:rFonts w:ascii="Times New Roman" w:hAnsi="Times New Roman" w:cs="Times New Roman"/>
              <w:b/>
              <w:sz w:val="24"/>
              <w:szCs w:val="24"/>
            </w:rPr>
            <w:delText xml:space="preserve"> </w:delText>
          </w:r>
        </w:del>
      </w:ins>
      <w:del w:id="745" w:author="Author">
        <w:r w:rsidRPr="004E5525" w:rsidDel="000939F0">
          <w:rPr>
            <w:rFonts w:ascii="Times New Roman" w:hAnsi="Times New Roman" w:cs="Times New Roman"/>
            <w:b/>
            <w:sz w:val="24"/>
            <w:szCs w:val="24"/>
          </w:rPr>
          <w:delText>Naïve Bayes</w:delText>
        </w:r>
      </w:del>
    </w:p>
    <w:p w14:paraId="0BC6FD65" w14:textId="24A570C1" w:rsidR="00D711CA" w:rsidRPr="004E5525" w:rsidDel="000939F0" w:rsidRDefault="00D711CA">
      <w:pPr>
        <w:spacing w:after="0" w:line="480" w:lineRule="auto"/>
        <w:rPr>
          <w:del w:id="746" w:author="Author"/>
          <w:rFonts w:ascii="Times New Roman" w:hAnsi="Times New Roman" w:cs="Times New Roman"/>
          <w:sz w:val="24"/>
          <w:szCs w:val="24"/>
        </w:rPr>
        <w:pPrChange w:id="747" w:author="mingli" w:date="2020-03-14T19:44:00Z">
          <w:pPr>
            <w:spacing w:after="0" w:line="480" w:lineRule="auto"/>
            <w:ind w:firstLine="720"/>
          </w:pPr>
        </w:pPrChange>
      </w:pPr>
      <w:del w:id="748" w:author="Author">
        <w:r w:rsidRPr="004E5525" w:rsidDel="000939F0">
          <w:rPr>
            <w:rFonts w:ascii="Times New Roman" w:hAnsi="Times New Roman" w:cs="Times New Roman"/>
            <w:sz w:val="24"/>
            <w:szCs w:val="24"/>
          </w:rPr>
          <w:delText>The Na</w:delText>
        </w:r>
      </w:del>
      <w:ins w:id="749" w:author="Author">
        <w:del w:id="750" w:author="Author">
          <w:r w:rsidR="002305B3" w:rsidRPr="004E5525" w:rsidDel="000939F0">
            <w:rPr>
              <w:rFonts w:ascii="Times New Roman" w:hAnsi="Times New Roman" w:cs="Times New Roman"/>
              <w:b/>
              <w:sz w:val="24"/>
              <w:szCs w:val="24"/>
            </w:rPr>
            <w:delText>ï</w:delText>
          </w:r>
        </w:del>
      </w:ins>
      <w:del w:id="751" w:author="Author">
        <w:r w:rsidRPr="004E5525" w:rsidDel="000939F0">
          <w:rPr>
            <w:rFonts w:ascii="Times New Roman" w:hAnsi="Times New Roman" w:cs="Times New Roman"/>
            <w:sz w:val="24"/>
            <w:szCs w:val="24"/>
          </w:rPr>
          <w:delText>ve Bayes (NB)</w:delText>
        </w:r>
      </w:del>
      <w:ins w:id="752" w:author="Author">
        <w:del w:id="753" w:author="Author">
          <w:r w:rsidR="002920BE" w:rsidDel="000939F0">
            <w:rPr>
              <w:rFonts w:ascii="Times New Roman" w:hAnsi="Times New Roman" w:cs="Times New Roman"/>
              <w:sz w:val="24"/>
              <w:szCs w:val="24"/>
            </w:rPr>
            <w:delText xml:space="preserve"> classifier</w:delText>
          </w:r>
        </w:del>
      </w:ins>
      <w:del w:id="754" w:author="Author">
        <w:r w:rsidRPr="004E5525" w:rsidDel="000939F0">
          <w:rPr>
            <w:rFonts w:ascii="Times New Roman" w:hAnsi="Times New Roman" w:cs="Times New Roman"/>
            <w:sz w:val="24"/>
            <w:szCs w:val="24"/>
          </w:rPr>
          <w:delText xml:space="preserve"> is a simple probabilistic classifier based on the Bayes’ Rule and requires strong “naïve” independence between </w:delText>
        </w:r>
        <w:r w:rsidRPr="006879D1" w:rsidDel="000939F0">
          <w:rPr>
            <w:rFonts w:ascii="Times New Roman" w:hAnsi="Times New Roman" w:cs="Times New Roman"/>
            <w:color w:val="000000" w:themeColor="text1"/>
            <w:sz w:val="24"/>
            <w:szCs w:val="24"/>
          </w:rPr>
          <w:delText>the features</w:delText>
        </w:r>
        <w:r w:rsidR="005B368A" w:rsidRPr="006879D1" w:rsidDel="000939F0">
          <w:rPr>
            <w:rFonts w:ascii="Times New Roman" w:hAnsi="Times New Roman" w:cs="Times New Roman"/>
            <w:color w:val="000000" w:themeColor="text1"/>
            <w:sz w:val="24"/>
            <w:szCs w:val="24"/>
          </w:rPr>
          <w:delText xml:space="preserve"> (Maron 1961, Hand and Yu 2001)</w:delText>
        </w:r>
        <w:r w:rsidRPr="006879D1" w:rsidDel="000939F0">
          <w:rPr>
            <w:rFonts w:ascii="Times New Roman" w:hAnsi="Times New Roman" w:cs="Times New Roman"/>
            <w:color w:val="000000" w:themeColor="text1"/>
            <w:sz w:val="24"/>
            <w:szCs w:val="24"/>
          </w:rPr>
          <w:delText xml:space="preserve">. </w:delText>
        </w:r>
      </w:del>
      <w:ins w:id="755" w:author="Author">
        <w:del w:id="756" w:author="Author">
          <w:r w:rsidR="00EA05A5" w:rsidDel="000939F0">
            <w:rPr>
              <w:rFonts w:ascii="Times New Roman" w:hAnsi="Times New Roman" w:cs="Times New Roman"/>
              <w:color w:val="000000" w:themeColor="text1"/>
              <w:sz w:val="24"/>
              <w:szCs w:val="24"/>
            </w:rPr>
            <w:delText xml:space="preserve">Given a new observation </w:delText>
          </w:r>
          <w:r w:rsidR="00EA05A5" w:rsidRPr="004E5525" w:rsidDel="000939F0">
            <w:rPr>
              <w:rFonts w:ascii="Times New Roman" w:hAnsi="Times New Roman" w:cs="Times New Roman"/>
              <w:b/>
              <w:sz w:val="24"/>
              <w:szCs w:val="24"/>
            </w:rPr>
            <w:delText>x</w:delText>
          </w:r>
          <w:r w:rsidR="00EA05A5" w:rsidDel="000939F0">
            <w:rPr>
              <w:rFonts w:ascii="Times New Roman" w:hAnsi="Times New Roman" w:cs="Times New Roman"/>
              <w:color w:val="000000" w:themeColor="text1"/>
              <w:sz w:val="24"/>
              <w:szCs w:val="24"/>
            </w:rPr>
            <w:delText>, i</w:delText>
          </w:r>
        </w:del>
      </w:ins>
      <w:del w:id="757" w:author="Author">
        <w:r w:rsidRPr="006879D1" w:rsidDel="000939F0">
          <w:rPr>
            <w:rFonts w:ascii="Times New Roman" w:hAnsi="Times New Roman" w:cs="Times New Roman"/>
            <w:color w:val="000000" w:themeColor="text1"/>
            <w:sz w:val="24"/>
            <w:szCs w:val="24"/>
          </w:rPr>
          <w:delText xml:space="preserve">It finds </w:delText>
        </w:r>
        <w:r w:rsidRPr="004E5525" w:rsidDel="000939F0">
          <w:rPr>
            <w:rFonts w:ascii="Times New Roman" w:hAnsi="Times New Roman" w:cs="Times New Roman"/>
            <w:sz w:val="24"/>
            <w:szCs w:val="24"/>
          </w:rPr>
          <w:delText xml:space="preserve">the class </w:delText>
        </w:r>
      </w:del>
      <m:oMath>
        <m:sSub>
          <m:sSubPr>
            <m:ctrlPr>
              <w:ins w:id="758" w:author="Author">
                <w:del w:id="759" w:author="Author">
                  <w:rPr>
                    <w:rFonts w:ascii="Cambria Math" w:hAnsi="Cambria Math" w:cs="Times New Roman"/>
                    <w:i/>
                    <w:sz w:val="24"/>
                    <w:szCs w:val="24"/>
                  </w:rPr>
                </w:del>
              </w:ins>
            </m:ctrlPr>
          </m:sSubPr>
          <m:e>
            <m:r>
              <w:del w:id="760" w:author="Author">
                <w:rPr>
                  <w:rFonts w:ascii="Cambria Math" w:hAnsi="Cambria Math" w:cs="Times New Roman"/>
                  <w:sz w:val="24"/>
                  <w:szCs w:val="24"/>
                </w:rPr>
                <m:t>C</m:t>
              </w:del>
            </m:r>
          </m:e>
          <m:sub>
            <m:r>
              <w:del w:id="761" w:author="Author">
                <w:rPr>
                  <w:rFonts w:ascii="Cambria Math" w:hAnsi="Cambria Math" w:cs="Times New Roman"/>
                  <w:sz w:val="24"/>
                  <w:szCs w:val="24"/>
                </w:rPr>
                <m:t>k</m:t>
              </w:del>
            </m:r>
          </m:sub>
        </m:sSub>
      </m:oMath>
      <w:del w:id="762" w:author="Author">
        <w:r w:rsidRPr="004E5525" w:rsidDel="000939F0">
          <w:rPr>
            <w:rFonts w:ascii="Times New Roman" w:hAnsi="Times New Roman" w:cs="Times New Roman"/>
            <w:sz w:val="24"/>
            <w:szCs w:val="24"/>
          </w:rPr>
          <w:delText xml:space="preserve"> that maximizes</w:delText>
        </w:r>
      </w:del>
      <w:ins w:id="763" w:author="Author">
        <w:del w:id="764" w:author="Author">
          <w:r w:rsidR="00EC6545" w:rsidDel="000939F0">
            <w:rPr>
              <w:rFonts w:ascii="Times New Roman" w:hAnsi="Times New Roman" w:cs="Times New Roman"/>
              <w:sz w:val="24"/>
              <w:szCs w:val="24"/>
            </w:rPr>
            <w:delText xml:space="preserve"> </w:delText>
          </w:r>
          <w:r w:rsidR="00EA05A5" w:rsidDel="000939F0">
            <w:rPr>
              <w:rFonts w:ascii="Times New Roman" w:hAnsi="Times New Roman" w:cs="Times New Roman"/>
              <w:sz w:val="24"/>
              <w:szCs w:val="24"/>
            </w:rPr>
            <w:delText xml:space="preserve">the conditional probability </w:delText>
          </w:r>
        </w:del>
      </w:ins>
      <m:oMath>
        <m:r>
          <w:del w:id="765" w:author="Author">
            <w:rPr>
              <w:rFonts w:ascii="Cambria Math" w:hAnsi="Cambria Math" w:cs="Times New Roman"/>
              <w:sz w:val="24"/>
              <w:szCs w:val="24"/>
            </w:rPr>
            <m:t>p(</m:t>
          </w:del>
        </m:r>
        <m:sSub>
          <m:sSubPr>
            <m:ctrlPr>
              <w:ins w:id="766" w:author="Author">
                <w:del w:id="767" w:author="Author">
                  <w:rPr>
                    <w:rFonts w:ascii="Cambria Math" w:hAnsi="Cambria Math" w:cs="Times New Roman"/>
                    <w:i/>
                    <w:sz w:val="24"/>
                    <w:szCs w:val="24"/>
                  </w:rPr>
                </w:del>
              </w:ins>
            </m:ctrlPr>
          </m:sSubPr>
          <m:e>
            <m:r>
              <w:del w:id="768" w:author="Author">
                <w:rPr>
                  <w:rFonts w:ascii="Cambria Math" w:hAnsi="Cambria Math" w:cs="Times New Roman"/>
                  <w:sz w:val="24"/>
                  <w:szCs w:val="24"/>
                </w:rPr>
                <m:t>C</m:t>
              </w:del>
            </m:r>
          </m:e>
          <m:sub>
            <m:r>
              <w:del w:id="769" w:author="Author">
                <w:rPr>
                  <w:rFonts w:ascii="Cambria Math" w:hAnsi="Cambria Math" w:cs="Times New Roman"/>
                  <w:sz w:val="24"/>
                  <w:szCs w:val="24"/>
                </w:rPr>
                <m:t>k</m:t>
              </w:del>
            </m:r>
          </m:sub>
        </m:sSub>
        <m:r>
          <w:del w:id="770" w:author="Author">
            <w:rPr>
              <w:rFonts w:ascii="Cambria Math" w:hAnsi="Cambria Math" w:cs="Times New Roman"/>
              <w:sz w:val="24"/>
              <w:szCs w:val="24"/>
            </w:rPr>
            <m:t>|</m:t>
          </w:del>
        </m:r>
        <m:r>
          <w:del w:id="771" w:author="Author">
            <m:rPr>
              <m:sty m:val="bi"/>
            </m:rPr>
            <w:rPr>
              <w:rFonts w:ascii="Cambria Math" w:hAnsi="Cambria Math" w:cs="Times New Roman"/>
              <w:sz w:val="24"/>
              <w:szCs w:val="24"/>
            </w:rPr>
            <m:t>x)</m:t>
          </w:del>
        </m:r>
      </m:oMath>
      <w:del w:id="772" w:author="Author">
        <w:r w:rsidRPr="004E5525" w:rsidDel="000939F0">
          <w:rPr>
            <w:rFonts w:ascii="Times New Roman" w:hAnsi="Times New Roman" w:cs="Times New Roman"/>
            <w:sz w:val="24"/>
            <w:szCs w:val="24"/>
          </w:rPr>
          <w:delText>,</w:delText>
        </w:r>
      </w:del>
      <w:ins w:id="773" w:author="Author">
        <w:del w:id="774" w:author="Author">
          <w:r w:rsidR="00EA05A5" w:rsidDel="000939F0">
            <w:rPr>
              <w:rFonts w:ascii="Times New Roman" w:hAnsi="Times New Roman" w:cs="Times New Roman"/>
              <w:sz w:val="24"/>
              <w:szCs w:val="24"/>
            </w:rPr>
            <w:delText xml:space="preserve"> the likelihood of a class given the observation. </w:delText>
          </w:r>
        </w:del>
      </w:ins>
      <w:del w:id="775" w:author="Author">
        <w:r w:rsidRPr="004E5525" w:rsidDel="000939F0">
          <w:rPr>
            <w:rFonts w:ascii="Times New Roman" w:hAnsi="Times New Roman" w:cs="Times New Roman"/>
            <w:sz w:val="24"/>
            <w:szCs w:val="24"/>
          </w:rPr>
          <w:delText xml:space="preserve"> where </w:delText>
        </w:r>
        <w:r w:rsidRPr="004E5525" w:rsidDel="000939F0">
          <w:rPr>
            <w:rFonts w:ascii="Times New Roman" w:hAnsi="Times New Roman" w:cs="Times New Roman"/>
            <w:b/>
            <w:sz w:val="24"/>
            <w:szCs w:val="24"/>
          </w:rPr>
          <w:delText>x</w:delText>
        </w:r>
        <w:r w:rsidRPr="004E5525" w:rsidDel="000939F0">
          <w:rPr>
            <w:rFonts w:ascii="Times New Roman" w:hAnsi="Times New Roman" w:cs="Times New Roman"/>
            <w:sz w:val="24"/>
            <w:szCs w:val="24"/>
          </w:rPr>
          <w:delText xml:space="preserve"> is a new observation, by using the probability distribution for each of the classes. To do this, it u</w:delText>
        </w:r>
      </w:del>
      <w:ins w:id="776" w:author="Author">
        <w:del w:id="777" w:author="Author">
          <w:r w:rsidR="00157106" w:rsidDel="000939F0">
            <w:rPr>
              <w:rFonts w:ascii="Times New Roman" w:hAnsi="Times New Roman" w:cs="Times New Roman"/>
              <w:sz w:val="24"/>
              <w:szCs w:val="24"/>
            </w:rPr>
            <w:delText>U</w:delText>
          </w:r>
        </w:del>
      </w:ins>
      <w:del w:id="778" w:author="Author">
        <w:r w:rsidRPr="004E5525" w:rsidDel="000939F0">
          <w:rPr>
            <w:rFonts w:ascii="Times New Roman" w:hAnsi="Times New Roman" w:cs="Times New Roman"/>
            <w:sz w:val="24"/>
            <w:szCs w:val="24"/>
          </w:rPr>
          <w:delText xml:space="preserve">ses Bayes’s rule </w:delText>
        </w:r>
      </w:del>
      <w:ins w:id="779" w:author="Author">
        <w:del w:id="780" w:author="Author">
          <w:r w:rsidR="00157106" w:rsidDel="000939F0">
            <w:rPr>
              <w:rFonts w:ascii="Times New Roman" w:hAnsi="Times New Roman" w:cs="Times New Roman"/>
              <w:sz w:val="24"/>
              <w:szCs w:val="24"/>
            </w:rPr>
            <w:delText>theorem, the conditional pro</w:delText>
          </w:r>
          <w:r w:rsidR="007B17E3" w:rsidDel="000939F0">
            <w:rPr>
              <w:rFonts w:ascii="Times New Roman" w:hAnsi="Times New Roman" w:cs="Times New Roman"/>
              <w:sz w:val="24"/>
              <w:szCs w:val="24"/>
            </w:rPr>
            <w:delText>b</w:delText>
          </w:r>
          <w:r w:rsidR="00157106" w:rsidDel="000939F0">
            <w:rPr>
              <w:rFonts w:ascii="Times New Roman" w:hAnsi="Times New Roman" w:cs="Times New Roman"/>
              <w:sz w:val="24"/>
              <w:szCs w:val="24"/>
            </w:rPr>
            <w:delText>ability</w:delText>
          </w:r>
          <w:r w:rsidR="00157106" w:rsidRPr="004E5525" w:rsidDel="000939F0">
            <w:rPr>
              <w:rFonts w:ascii="Times New Roman" w:hAnsi="Times New Roman" w:cs="Times New Roman"/>
              <w:sz w:val="24"/>
              <w:szCs w:val="24"/>
            </w:rPr>
            <w:delText xml:space="preserve"> </w:delText>
          </w:r>
        </w:del>
      </w:ins>
      <w:del w:id="781" w:author="Author">
        <w:r w:rsidRPr="004E5525" w:rsidDel="000939F0">
          <w:rPr>
            <w:rFonts w:ascii="Times New Roman" w:hAnsi="Times New Roman" w:cs="Times New Roman"/>
            <w:sz w:val="24"/>
            <w:szCs w:val="24"/>
          </w:rPr>
          <w:delText xml:space="preserve">and </w:delText>
        </w:r>
      </w:del>
      <w:ins w:id="782" w:author="Author">
        <w:del w:id="783" w:author="Author">
          <w:r w:rsidR="00157106" w:rsidDel="000939F0">
            <w:rPr>
              <w:rFonts w:ascii="Times New Roman" w:hAnsi="Times New Roman" w:cs="Times New Roman"/>
              <w:sz w:val="24"/>
              <w:szCs w:val="24"/>
            </w:rPr>
            <w:delText>can be</w:delText>
          </w:r>
          <w:r w:rsidR="00157106" w:rsidRPr="004E5525" w:rsidDel="000939F0">
            <w:rPr>
              <w:rFonts w:ascii="Times New Roman" w:hAnsi="Times New Roman" w:cs="Times New Roman"/>
              <w:sz w:val="24"/>
              <w:szCs w:val="24"/>
            </w:rPr>
            <w:delText xml:space="preserve"> </w:delText>
          </w:r>
        </w:del>
      </w:ins>
      <w:del w:id="784" w:author="Author">
        <w:r w:rsidRPr="004E5525" w:rsidDel="000939F0">
          <w:rPr>
            <w:rFonts w:ascii="Times New Roman" w:hAnsi="Times New Roman" w:cs="Times New Roman"/>
            <w:sz w:val="24"/>
            <w:szCs w:val="24"/>
          </w:rPr>
          <w:delText xml:space="preserve">calculates </w:delText>
        </w:r>
      </w:del>
      <w:ins w:id="785" w:author="Author">
        <w:del w:id="786" w:author="Author">
          <w:r w:rsidR="00157106" w:rsidRPr="004E5525" w:rsidDel="000939F0">
            <w:rPr>
              <w:rFonts w:ascii="Times New Roman" w:hAnsi="Times New Roman" w:cs="Times New Roman"/>
              <w:sz w:val="24"/>
              <w:szCs w:val="24"/>
            </w:rPr>
            <w:delText>calculate</w:delText>
          </w:r>
          <w:r w:rsidR="00157106" w:rsidDel="000939F0">
            <w:rPr>
              <w:rFonts w:ascii="Times New Roman" w:hAnsi="Times New Roman" w:cs="Times New Roman"/>
              <w:sz w:val="24"/>
              <w:szCs w:val="24"/>
            </w:rPr>
            <w:delText>d</w:delText>
          </w:r>
          <w:r w:rsidR="00157106" w:rsidRPr="004E5525" w:rsidDel="000939F0">
            <w:rPr>
              <w:rFonts w:ascii="Times New Roman" w:hAnsi="Times New Roman" w:cs="Times New Roman"/>
              <w:sz w:val="24"/>
              <w:szCs w:val="24"/>
            </w:rPr>
            <w:delText xml:space="preserve"> </w:delText>
          </w:r>
        </w:del>
      </w:ins>
      <w:del w:id="787" w:author="Author">
        <w:r w:rsidRPr="004E5525" w:rsidDel="000939F0">
          <w:rPr>
            <w:rFonts w:ascii="Times New Roman" w:hAnsi="Times New Roman" w:cs="Times New Roman"/>
            <w:sz w:val="24"/>
            <w:szCs w:val="24"/>
          </w:rPr>
          <w:delText>the likelihood</w:delText>
        </w:r>
        <w:r w:rsidR="00D669F5" w:rsidRPr="004E5525" w:rsidDel="000939F0">
          <w:rPr>
            <w:rFonts w:ascii="Times New Roman" w:hAnsi="Times New Roman" w:cs="Times New Roman"/>
            <w:sz w:val="24"/>
            <w:szCs w:val="24"/>
          </w:rPr>
          <w:delText xml:space="preserve"> </w:delText>
        </w:r>
        <w:r w:rsidRPr="004E5525" w:rsidDel="000939F0">
          <w:rPr>
            <w:rFonts w:ascii="Times New Roman" w:hAnsi="Times New Roman" w:cs="Times New Roman"/>
            <w:sz w:val="24"/>
            <w:szCs w:val="24"/>
          </w:rPr>
          <w:delText>as</w:delText>
        </w:r>
        <w:r w:rsidR="00D669F5" w:rsidRPr="004E5525" w:rsidDel="000939F0">
          <w:rPr>
            <w:rFonts w:ascii="Times New Roman" w:hAnsi="Times New Roman" w:cs="Times New Roman"/>
            <w:sz w:val="24"/>
            <w:szCs w:val="24"/>
          </w:rPr>
          <w:delText xml:space="preserve"> follows</w:delText>
        </w:r>
        <w:r w:rsidRPr="004E5525" w:rsidDel="000939F0">
          <w:rPr>
            <w:rFonts w:ascii="Times New Roman" w:hAnsi="Times New Roman" w:cs="Times New Roman"/>
            <w:sz w:val="24"/>
            <w:szCs w:val="24"/>
          </w:rPr>
          <w:delText xml:space="preserve"> (Eq. </w:delText>
        </w:r>
        <w:r w:rsidR="00E1470C" w:rsidRPr="004E5525" w:rsidDel="000939F0">
          <w:rPr>
            <w:rFonts w:ascii="Times New Roman" w:hAnsi="Times New Roman" w:cs="Times New Roman"/>
            <w:sz w:val="24"/>
            <w:szCs w:val="24"/>
          </w:rPr>
          <w:delText>8,9</w:delText>
        </w:r>
        <w:r w:rsidRPr="004E5525" w:rsidDel="000939F0">
          <w:rPr>
            <w:rFonts w:ascii="Times New Roman" w:hAnsi="Times New Roman" w:cs="Times New Roman"/>
            <w:sz w:val="24"/>
            <w:szCs w:val="24"/>
          </w:rPr>
          <w:delText>)</w:delText>
        </w:r>
      </w:del>
      <w:ins w:id="788" w:author="Author">
        <w:del w:id="789" w:author="Author">
          <w:r w:rsidR="00157106" w:rsidDel="000939F0">
            <w:rPr>
              <w:rFonts w:ascii="Times New Roman" w:hAnsi="Times New Roman" w:cs="Times New Roman"/>
              <w:sz w:val="24"/>
              <w:szCs w:val="24"/>
            </w:rPr>
            <w:delText>using</w:delText>
          </w:r>
        </w:del>
      </w:ins>
      <w:del w:id="790" w:author="Author">
        <w:r w:rsidRPr="004E5525" w:rsidDel="000939F0">
          <w:rPr>
            <w:rFonts w:ascii="Times New Roman" w:hAnsi="Times New Roman" w:cs="Times New Roman"/>
            <w:sz w:val="24"/>
            <w:szCs w:val="24"/>
          </w:rPr>
          <w:delText>:</w:delText>
        </w:r>
      </w:del>
    </w:p>
    <w:p w14:paraId="6BF3C16A" w14:textId="1E244B00" w:rsidR="00D711CA" w:rsidDel="000939F0" w:rsidRDefault="003B3F08">
      <w:pPr>
        <w:spacing w:after="0" w:line="480" w:lineRule="auto"/>
        <w:rPr>
          <w:del w:id="791" w:author="Author"/>
          <w:rFonts w:ascii="Times New Roman" w:hAnsi="Times New Roman" w:cs="Times New Roman"/>
          <w:sz w:val="24"/>
          <w:szCs w:val="24"/>
        </w:rPr>
        <w:pPrChange w:id="792" w:author="mingli" w:date="2020-03-14T19:44:00Z">
          <w:pPr>
            <w:spacing w:after="0" w:line="480" w:lineRule="auto"/>
            <w:ind w:left="2160" w:firstLine="720"/>
            <w:jc w:val="center"/>
          </w:pPr>
        </w:pPrChange>
      </w:pPr>
      <w:ins w:id="793" w:author="Author">
        <w:del w:id="794" w:author="Author">
          <w:r w:rsidDel="000939F0">
            <w:rPr>
              <w:rFonts w:ascii="Times New Roman" w:hAnsi="Times New Roman" w:cs="Times New Roman"/>
              <w:sz w:val="28"/>
              <w:szCs w:val="24"/>
            </w:rPr>
            <w:delText xml:space="preserve"> </w:delText>
          </w:r>
        </w:del>
      </w:ins>
      <m:oMath>
        <m:r>
          <w:del w:id="795" w:author="Author">
            <m:rPr>
              <m:sty m:val="p"/>
            </m:rPr>
            <w:rPr>
              <w:rFonts w:ascii="Cambria Math" w:hAnsi="Cambria Math" w:cs="Times New Roman"/>
              <w:sz w:val="24"/>
              <w:szCs w:val="24"/>
            </w:rPr>
            <m:t>p</m:t>
          </w:del>
        </m:r>
        <m:d>
          <m:dPr>
            <m:ctrlPr>
              <w:ins w:id="796" w:author="Author">
                <w:del w:id="797" w:author="Author">
                  <w:rPr>
                    <w:rFonts w:ascii="Cambria Math" w:hAnsi="Cambria Math" w:cs="Times New Roman"/>
                    <w:i/>
                    <w:sz w:val="24"/>
                    <w:szCs w:val="24"/>
                  </w:rPr>
                </w:del>
              </w:ins>
            </m:ctrlPr>
          </m:dPr>
          <m:e>
            <m:sSub>
              <m:sSubPr>
                <m:ctrlPr>
                  <w:ins w:id="798" w:author="Author">
                    <w:del w:id="799" w:author="Author">
                      <w:rPr>
                        <w:rFonts w:ascii="Cambria Math" w:hAnsi="Cambria Math" w:cs="Times New Roman"/>
                        <w:i/>
                        <w:sz w:val="24"/>
                        <w:szCs w:val="24"/>
                      </w:rPr>
                    </w:del>
                  </w:ins>
                </m:ctrlPr>
              </m:sSubPr>
              <m:e>
                <m:r>
                  <w:del w:id="800" w:author="Author">
                    <w:rPr>
                      <w:rFonts w:ascii="Cambria Math" w:hAnsi="Cambria Math" w:cs="Times New Roman"/>
                      <w:sz w:val="24"/>
                      <w:szCs w:val="24"/>
                    </w:rPr>
                    <m:t>C</m:t>
                  </w:del>
                </m:r>
              </m:e>
              <m:sub>
                <m:r>
                  <w:del w:id="801" w:author="Author">
                    <w:rPr>
                      <w:rFonts w:ascii="Cambria Math" w:hAnsi="Cambria Math" w:cs="Times New Roman"/>
                      <w:sz w:val="24"/>
                      <w:szCs w:val="24"/>
                    </w:rPr>
                    <m:t>k</m:t>
                  </w:del>
                </m:r>
              </m:sub>
            </m:sSub>
          </m:e>
          <m:e>
            <m:r>
              <w:del w:id="802" w:author="Author">
                <m:rPr>
                  <m:sty m:val="bi"/>
                </m:rPr>
                <w:rPr>
                  <w:rFonts w:ascii="Cambria Math" w:hAnsi="Cambria Math" w:cs="Times New Roman"/>
                  <w:sz w:val="24"/>
                  <w:szCs w:val="24"/>
                </w:rPr>
                <m:t>x</m:t>
              </w:del>
            </m:r>
          </m:e>
        </m:d>
        <m:r>
          <w:del w:id="803" w:author="Author">
            <w:rPr>
              <w:rFonts w:ascii="Cambria Math" w:hAnsi="Cambria Math" w:cs="Times New Roman"/>
              <w:sz w:val="24"/>
              <w:szCs w:val="24"/>
            </w:rPr>
            <m:t>=</m:t>
          </w:del>
        </m:r>
        <m:f>
          <m:fPr>
            <m:ctrlPr>
              <w:ins w:id="804" w:author="Author">
                <w:del w:id="805" w:author="Author">
                  <w:rPr>
                    <w:rFonts w:ascii="Cambria Math" w:hAnsi="Cambria Math" w:cs="Times New Roman"/>
                    <w:i/>
                    <w:sz w:val="24"/>
                    <w:szCs w:val="24"/>
                  </w:rPr>
                </w:del>
              </w:ins>
            </m:ctrlPr>
          </m:fPr>
          <m:num>
            <m:r>
              <w:del w:id="806" w:author="Author">
                <m:rPr>
                  <m:sty m:val="p"/>
                </m:rPr>
                <w:rPr>
                  <w:rFonts w:ascii="Cambria Math" w:hAnsi="Cambria Math" w:cs="Times New Roman"/>
                  <w:sz w:val="24"/>
                  <w:szCs w:val="24"/>
                </w:rPr>
                <m:t>p</m:t>
              </w:del>
            </m:r>
            <m:d>
              <m:dPr>
                <m:ctrlPr>
                  <w:ins w:id="807" w:author="Author">
                    <w:del w:id="808" w:author="Author">
                      <w:rPr>
                        <w:rFonts w:ascii="Cambria Math" w:hAnsi="Cambria Math" w:cs="Times New Roman"/>
                        <w:i/>
                        <w:sz w:val="24"/>
                        <w:szCs w:val="24"/>
                      </w:rPr>
                    </w:del>
                  </w:ins>
                </m:ctrlPr>
              </m:dPr>
              <m:e>
                <m:sSub>
                  <m:sSubPr>
                    <m:ctrlPr>
                      <w:ins w:id="809" w:author="Author">
                        <w:del w:id="810" w:author="Author">
                          <w:rPr>
                            <w:rFonts w:ascii="Cambria Math" w:hAnsi="Cambria Math" w:cs="Times New Roman"/>
                            <w:i/>
                            <w:sz w:val="24"/>
                            <w:szCs w:val="24"/>
                          </w:rPr>
                        </w:del>
                      </w:ins>
                    </m:ctrlPr>
                  </m:sSubPr>
                  <m:e>
                    <m:r>
                      <w:del w:id="811" w:author="Author">
                        <w:rPr>
                          <w:rFonts w:ascii="Cambria Math" w:hAnsi="Cambria Math" w:cs="Times New Roman"/>
                          <w:sz w:val="24"/>
                          <w:szCs w:val="24"/>
                        </w:rPr>
                        <m:t>C</m:t>
                      </w:del>
                    </m:r>
                  </m:e>
                  <m:sub>
                    <m:r>
                      <w:del w:id="812" w:author="Author">
                        <w:rPr>
                          <w:rFonts w:ascii="Cambria Math" w:hAnsi="Cambria Math" w:cs="Times New Roman"/>
                          <w:sz w:val="24"/>
                          <w:szCs w:val="24"/>
                        </w:rPr>
                        <m:t>k</m:t>
                      </w:del>
                    </m:r>
                  </m:sub>
                </m:sSub>
              </m:e>
            </m:d>
            <m:r>
              <w:del w:id="813" w:author="Author">
                <m:rPr>
                  <m:sty m:val="p"/>
                </m:rPr>
                <w:rPr>
                  <w:rFonts w:ascii="Cambria Math" w:hAnsi="Cambria Math" w:cs="Times New Roman"/>
                  <w:sz w:val="24"/>
                  <w:szCs w:val="24"/>
                </w:rPr>
                <m:t>p</m:t>
              </w:del>
            </m:r>
            <m:d>
              <m:dPr>
                <m:ctrlPr>
                  <w:ins w:id="814" w:author="Author">
                    <w:del w:id="815" w:author="Author">
                      <w:rPr>
                        <w:rFonts w:ascii="Cambria Math" w:hAnsi="Cambria Math" w:cs="Times New Roman"/>
                        <w:i/>
                        <w:sz w:val="24"/>
                        <w:szCs w:val="24"/>
                      </w:rPr>
                    </w:del>
                  </w:ins>
                </m:ctrlPr>
              </m:dPr>
              <m:e>
                <m:r>
                  <w:del w:id="816" w:author="Author">
                    <m:rPr>
                      <m:sty m:val="bi"/>
                    </m:rPr>
                    <w:rPr>
                      <w:rFonts w:ascii="Cambria Math" w:hAnsi="Cambria Math" w:cs="Times New Roman"/>
                      <w:sz w:val="24"/>
                      <w:szCs w:val="24"/>
                    </w:rPr>
                    <m:t>x</m:t>
                  </w:del>
                </m:r>
              </m:e>
              <m:e>
                <m:sSub>
                  <m:sSubPr>
                    <m:ctrlPr>
                      <w:ins w:id="817" w:author="Author">
                        <w:del w:id="818" w:author="Author">
                          <w:rPr>
                            <w:rFonts w:ascii="Cambria Math" w:hAnsi="Cambria Math" w:cs="Times New Roman"/>
                            <w:i/>
                            <w:sz w:val="24"/>
                            <w:szCs w:val="24"/>
                          </w:rPr>
                        </w:del>
                      </w:ins>
                    </m:ctrlPr>
                  </m:sSubPr>
                  <m:e>
                    <m:r>
                      <w:del w:id="819" w:author="Author">
                        <w:rPr>
                          <w:rFonts w:ascii="Cambria Math" w:hAnsi="Cambria Math" w:cs="Times New Roman"/>
                          <w:sz w:val="24"/>
                          <w:szCs w:val="24"/>
                        </w:rPr>
                        <m:t>C</m:t>
                      </w:del>
                    </m:r>
                  </m:e>
                  <m:sub>
                    <m:r>
                      <w:del w:id="820" w:author="Author">
                        <w:rPr>
                          <w:rFonts w:ascii="Cambria Math" w:hAnsi="Cambria Math" w:cs="Times New Roman"/>
                          <w:sz w:val="24"/>
                          <w:szCs w:val="24"/>
                        </w:rPr>
                        <m:t>k</m:t>
                      </w:del>
                    </m:r>
                  </m:sub>
                </m:sSub>
              </m:e>
            </m:d>
          </m:num>
          <m:den>
            <m:r>
              <w:del w:id="821" w:author="Author">
                <m:rPr>
                  <m:sty m:val="p"/>
                </m:rPr>
                <w:rPr>
                  <w:rFonts w:ascii="Cambria Math" w:hAnsi="Cambria Math" w:cs="Times New Roman"/>
                  <w:sz w:val="24"/>
                  <w:szCs w:val="24"/>
                </w:rPr>
                <m:t>p</m:t>
              </w:del>
            </m:r>
            <m:d>
              <m:dPr>
                <m:ctrlPr>
                  <w:ins w:id="822" w:author="Author">
                    <w:del w:id="823" w:author="Author">
                      <w:rPr>
                        <w:rFonts w:ascii="Cambria Math" w:hAnsi="Cambria Math" w:cs="Times New Roman"/>
                        <w:i/>
                        <w:sz w:val="24"/>
                        <w:szCs w:val="24"/>
                      </w:rPr>
                    </w:del>
                  </w:ins>
                </m:ctrlPr>
              </m:dPr>
              <m:e>
                <m:r>
                  <w:del w:id="824" w:author="Author">
                    <m:rPr>
                      <m:sty m:val="bi"/>
                    </m:rPr>
                    <w:rPr>
                      <w:rFonts w:ascii="Cambria Math" w:hAnsi="Cambria Math" w:cs="Times New Roman"/>
                      <w:sz w:val="24"/>
                      <w:szCs w:val="24"/>
                    </w:rPr>
                    <m:t>x</m:t>
                  </w:del>
                </m:r>
              </m:e>
            </m:d>
          </m:den>
        </m:f>
      </m:oMath>
      <w:del w:id="825" w:author="Author">
        <w:r w:rsidR="00D711CA" w:rsidRPr="004E5525" w:rsidDel="000939F0">
          <w:rPr>
            <w:rFonts w:ascii="Times New Roman" w:hAnsi="Times New Roman" w:cs="Times New Roman"/>
            <w:sz w:val="24"/>
            <w:szCs w:val="24"/>
          </w:rPr>
          <w:delText xml:space="preserve">   </w:delText>
        </w:r>
        <w:r w:rsidR="00E1470C" w:rsidRPr="004E5525" w:rsidDel="000939F0">
          <w:rPr>
            <w:rFonts w:ascii="Times New Roman" w:hAnsi="Times New Roman" w:cs="Times New Roman"/>
            <w:sz w:val="24"/>
            <w:szCs w:val="24"/>
          </w:rPr>
          <w:delText xml:space="preserve"> </w:delText>
        </w:r>
      </w:del>
      <w:ins w:id="826" w:author="Author">
        <w:del w:id="827" w:author="Author">
          <w:r w:rsidDel="000939F0">
            <w:rPr>
              <w:rFonts w:ascii="Times New Roman" w:hAnsi="Times New Roman" w:cs="Times New Roman"/>
              <w:sz w:val="24"/>
              <w:szCs w:val="24"/>
            </w:rPr>
            <w:tab/>
          </w:r>
          <w:r w:rsidDel="000939F0">
            <w:rPr>
              <w:rFonts w:ascii="Times New Roman" w:hAnsi="Times New Roman" w:cs="Times New Roman"/>
              <w:sz w:val="24"/>
              <w:szCs w:val="24"/>
            </w:rPr>
            <w:tab/>
          </w:r>
          <w:r w:rsidDel="000939F0">
            <w:rPr>
              <w:rFonts w:ascii="Times New Roman" w:hAnsi="Times New Roman" w:cs="Times New Roman"/>
              <w:sz w:val="24"/>
              <w:szCs w:val="24"/>
            </w:rPr>
            <w:tab/>
          </w:r>
          <w:r w:rsidDel="000939F0">
            <w:rPr>
              <w:rFonts w:ascii="Times New Roman" w:hAnsi="Times New Roman" w:cs="Times New Roman"/>
              <w:sz w:val="24"/>
              <w:szCs w:val="24"/>
            </w:rPr>
            <w:tab/>
          </w:r>
          <w:r w:rsidDel="000939F0">
            <w:rPr>
              <w:rFonts w:ascii="Times New Roman" w:hAnsi="Times New Roman" w:cs="Times New Roman"/>
              <w:sz w:val="24"/>
              <w:szCs w:val="24"/>
            </w:rPr>
            <w:tab/>
          </w:r>
          <w:r w:rsidDel="000939F0">
            <w:rPr>
              <w:rFonts w:ascii="Times New Roman" w:hAnsi="Times New Roman" w:cs="Times New Roman"/>
              <w:sz w:val="24"/>
              <w:szCs w:val="24"/>
            </w:rPr>
            <w:tab/>
            <w:delText xml:space="preserve">        </w:delText>
          </w:r>
        </w:del>
      </w:ins>
      <w:del w:id="828" w:author="Author">
        <w:r w:rsidR="00E1470C" w:rsidRPr="004E5525" w:rsidDel="000939F0">
          <w:rPr>
            <w:rFonts w:ascii="Times New Roman" w:hAnsi="Times New Roman" w:cs="Times New Roman"/>
            <w:sz w:val="24"/>
            <w:szCs w:val="24"/>
          </w:rPr>
          <w:delText>(8)</w:delText>
        </w:r>
      </w:del>
    </w:p>
    <w:p w14:paraId="5F8B0040" w14:textId="18E14E87" w:rsidR="00D669F5" w:rsidRPr="00157106" w:rsidDel="000939F0" w:rsidRDefault="00157106">
      <w:pPr>
        <w:spacing w:after="0" w:line="480" w:lineRule="auto"/>
        <w:rPr>
          <w:del w:id="829" w:author="Author"/>
          <w:rFonts w:ascii="Times New Roman" w:hAnsi="Times New Roman" w:cs="Times New Roman"/>
          <w:sz w:val="24"/>
          <w:szCs w:val="24"/>
        </w:rPr>
      </w:pPr>
      <w:ins w:id="830" w:author="Author">
        <w:del w:id="831" w:author="Author">
          <w:r w:rsidDel="000939F0">
            <w:rPr>
              <w:rFonts w:ascii="Times New Roman" w:hAnsi="Times New Roman" w:cs="Times New Roman"/>
              <w:sz w:val="24"/>
              <w:szCs w:val="24"/>
            </w:rPr>
            <w:delText xml:space="preserve">where </w:delTex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m:rPr>
                <m:sty m:val="bi"/>
              </m:rPr>
              <w:rPr>
                <w:rFonts w:ascii="Cambria Math" w:hAnsi="Cambria Math" w:cs="Times New Roman"/>
                <w:sz w:val="24"/>
                <w:szCs w:val="24"/>
              </w:rPr>
              <m:t>)</m:t>
            </m:r>
          </m:oMath>
          <w:r w:rsidDel="000939F0">
            <w:rPr>
              <w:rFonts w:ascii="Times New Roman" w:hAnsi="Times New Roman" w:cs="Times New Roman"/>
              <w:sz w:val="24"/>
              <w:szCs w:val="24"/>
            </w:rPr>
            <w:delText xml:space="preserve"> is the prior probability of observing a class </w:delTex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w:r w:rsidDel="000939F0">
            <w:rPr>
              <w:rFonts w:ascii="Times New Roman" w:hAnsi="Times New Roman" w:cs="Times New Roman"/>
              <w:sz w:val="24"/>
              <w:szCs w:val="24"/>
            </w:rPr>
            <w:delText xml:space="preserve">, </w:delText>
          </w:r>
          <m:oMath>
            <m:r>
              <m:rPr>
                <m:sty m:val="p"/>
              </m:rPr>
              <w:rPr>
                <w:rFonts w:ascii="Cambria Math" w:hAnsi="Cambria Math" w:cs="Times New Roman" w:hint="eastAsia"/>
                <w:sz w:val="24"/>
                <w:szCs w:val="24"/>
              </w:rPr>
              <m:t>p</m:t>
            </m:r>
            <m:d>
              <m:dPr>
                <m:ctrlPr>
                  <w:rPr>
                    <w:rFonts w:ascii="Cambria Math" w:hAnsi="Cambria Math" w:cs="Times New Roman"/>
                    <w:i/>
                    <w:sz w:val="24"/>
                    <w:szCs w:val="24"/>
                  </w:rPr>
                </m:ctrlPr>
              </m:dPr>
              <m:e>
                <m:r>
                  <m:rPr>
                    <m:sty m:val="bi"/>
                  </m:rPr>
                  <w:rPr>
                    <w:rFonts w:ascii="Cambria Math" w:hAnsi="Cambria Math" w:cs="Times New Roman" w:hint="eastAsia"/>
                    <w:sz w:val="24"/>
                    <w:szCs w:val="24"/>
                  </w:rPr>
                  <m:t>x</m:t>
                </m:r>
              </m:e>
              <m:e>
                <m:sSub>
                  <m:sSubPr>
                    <m:ctrlPr>
                      <w:rPr>
                        <w:rFonts w:ascii="Cambria Math" w:hAnsi="Cambria Math" w:cs="Times New Roman"/>
                        <w:i/>
                        <w:sz w:val="24"/>
                        <w:szCs w:val="24"/>
                      </w:rPr>
                    </m:ctrlPr>
                  </m:sSubPr>
                  <m:e>
                    <m:r>
                      <w:rPr>
                        <w:rFonts w:ascii="Cambria Math" w:hAnsi="Cambria Math" w:cs="Times New Roman" w:hint="eastAsia"/>
                        <w:sz w:val="24"/>
                        <w:szCs w:val="24"/>
                      </w:rPr>
                      <m:t>C</m:t>
                    </m:r>
                  </m:e>
                  <m:sub>
                    <m:r>
                      <w:rPr>
                        <w:rFonts w:ascii="Cambria Math" w:hAnsi="Cambria Math" w:cs="Times New Roman" w:hint="eastAsia"/>
                        <w:sz w:val="24"/>
                        <w:szCs w:val="24"/>
                      </w:rPr>
                      <m:t>k</m:t>
                    </m:r>
                  </m:sub>
                </m:sSub>
              </m:e>
            </m:d>
          </m:oMath>
          <w:r w:rsidRPr="007B17E3" w:rsidDel="000939F0">
            <w:rPr>
              <w:rFonts w:ascii="Times New Roman" w:hAnsi="Times New Roman" w:cs="Times New Roman"/>
              <w:sz w:val="24"/>
              <w:szCs w:val="24"/>
            </w:rPr>
            <w:delText xml:space="preserve"> is the like</w:delText>
          </w:r>
          <w:r w:rsidDel="000939F0">
            <w:rPr>
              <w:rFonts w:ascii="Times New Roman" w:hAnsi="Times New Roman" w:cs="Times New Roman"/>
              <w:sz w:val="24"/>
              <w:szCs w:val="24"/>
            </w:rPr>
            <w:delText xml:space="preserve">lihood of observing </w:delText>
          </w:r>
          <w:r w:rsidRPr="004E5525" w:rsidDel="000939F0">
            <w:rPr>
              <w:rFonts w:ascii="Times New Roman" w:hAnsi="Times New Roman" w:cs="Times New Roman"/>
              <w:b/>
              <w:sz w:val="24"/>
              <w:szCs w:val="24"/>
            </w:rPr>
            <w:delText>x</w:delText>
          </w:r>
          <w:r w:rsidDel="000939F0">
            <w:rPr>
              <w:rFonts w:ascii="Times New Roman" w:hAnsi="Times New Roman" w:cs="Times New Roman"/>
              <w:sz w:val="24"/>
              <w:szCs w:val="24"/>
            </w:rPr>
            <w:delText xml:space="preserve">  given</w:delText>
          </w:r>
          <w:r w:rsidRPr="004E5525" w:rsidDel="000939F0">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w:r w:rsidDel="000939F0">
            <w:rPr>
              <w:rFonts w:ascii="Times New Roman" w:hAnsi="Times New Roman" w:cs="Times New Roman"/>
              <w:sz w:val="24"/>
              <w:szCs w:val="24"/>
            </w:rPr>
            <w:delText>, and</w:delText>
          </w:r>
          <w:r w:rsidRPr="00157106" w:rsidDel="000939F0">
            <w:rPr>
              <w:rFonts w:ascii="Times New Roman" w:hAnsi="Times New Roman" w:cs="Times New Roman"/>
              <w:sz w:val="24"/>
              <w:szCs w:val="24"/>
            </w:rPr>
            <w:delText xml:space="preserve"> </w:delText>
          </w:r>
          <m:oMath>
            <m:r>
              <m:rPr>
                <m:sty m:val="p"/>
              </m:rPr>
              <w:rPr>
                <w:rFonts w:ascii="Cambria Math" w:hAnsi="Cambria Math" w:cs="Times New Roman" w:hint="eastAsia"/>
                <w:sz w:val="24"/>
                <w:szCs w:val="24"/>
              </w:rPr>
              <m:t>p</m:t>
            </m:r>
            <m:d>
              <m:dPr>
                <m:ctrlPr>
                  <w:rPr>
                    <w:rFonts w:ascii="Cambria Math" w:hAnsi="Cambria Math" w:cs="Times New Roman"/>
                    <w:i/>
                    <w:sz w:val="24"/>
                    <w:szCs w:val="24"/>
                  </w:rPr>
                </m:ctrlPr>
              </m:dPr>
              <m:e>
                <m:r>
                  <m:rPr>
                    <m:sty m:val="bi"/>
                  </m:rPr>
                  <w:rPr>
                    <w:rFonts w:ascii="Cambria Math" w:hAnsi="Cambria Math" w:cs="Times New Roman" w:hint="eastAsia"/>
                    <w:sz w:val="24"/>
                    <w:szCs w:val="24"/>
                  </w:rPr>
                  <m:t>x</m:t>
                </m:r>
              </m:e>
            </m:d>
          </m:oMath>
          <w:r w:rsidDel="000939F0">
            <w:rPr>
              <w:rFonts w:ascii="Times New Roman" w:hAnsi="Times New Roman" w:cs="Times New Roman"/>
              <w:sz w:val="24"/>
              <w:szCs w:val="24"/>
            </w:rPr>
            <w:delText xml:space="preserve"> is the probability of observing</w:delText>
          </w:r>
          <w:r w:rsidRPr="00157106" w:rsidDel="000939F0">
            <w:rPr>
              <w:rFonts w:ascii="Times New Roman" w:hAnsi="Times New Roman" w:cs="Times New Roman"/>
              <w:b/>
              <w:sz w:val="24"/>
              <w:szCs w:val="24"/>
            </w:rPr>
            <w:delText xml:space="preserve"> </w:delText>
          </w:r>
          <w:r w:rsidRPr="004E5525" w:rsidDel="000939F0">
            <w:rPr>
              <w:rFonts w:ascii="Times New Roman" w:hAnsi="Times New Roman" w:cs="Times New Roman"/>
              <w:b/>
              <w:sz w:val="24"/>
              <w:szCs w:val="24"/>
            </w:rPr>
            <w:delText>x</w:delText>
          </w:r>
          <w:r w:rsidDel="000939F0">
            <w:rPr>
              <w:rFonts w:ascii="Times New Roman" w:hAnsi="Times New Roman" w:cs="Times New Roman"/>
              <w:sz w:val="24"/>
              <w:szCs w:val="24"/>
            </w:rPr>
            <w:delText xml:space="preserve"> or evidence. </w:delText>
          </w:r>
        </w:del>
      </w:ins>
    </w:p>
    <w:p w14:paraId="014FE26B" w14:textId="6D48E9C7" w:rsidR="00D711CA" w:rsidRPr="004E5525" w:rsidDel="000939F0" w:rsidRDefault="00D711CA">
      <w:pPr>
        <w:spacing w:after="0" w:line="480" w:lineRule="auto"/>
        <w:rPr>
          <w:del w:id="832" w:author="Author"/>
          <w:rFonts w:ascii="Times New Roman" w:hAnsi="Times New Roman" w:cs="Times New Roman"/>
          <w:sz w:val="24"/>
          <w:szCs w:val="24"/>
        </w:rPr>
        <w:pPrChange w:id="833" w:author="mingli" w:date="2020-03-14T19:44:00Z">
          <w:pPr>
            <w:spacing w:after="0" w:line="480" w:lineRule="auto"/>
            <w:ind w:firstLine="720"/>
            <w:jc w:val="center"/>
          </w:pPr>
        </w:pPrChange>
      </w:pPr>
      <m:oMath>
        <m:r>
          <w:del w:id="834" w:author="Author">
            <m:rPr>
              <m:sty m:val="p"/>
            </m:rPr>
            <w:rPr>
              <w:rFonts w:ascii="Cambria Math" w:hAnsi="Cambria Math" w:cs="Times New Roman"/>
              <w:sz w:val="24"/>
              <w:szCs w:val="24"/>
            </w:rPr>
            <m:t>posterior=</m:t>
          </w:del>
        </m:r>
        <m:f>
          <m:fPr>
            <m:ctrlPr>
              <w:ins w:id="835" w:author="Author">
                <w:del w:id="836" w:author="Author">
                  <w:rPr>
                    <w:rFonts w:ascii="Cambria Math" w:hAnsi="Cambria Math" w:cs="Times New Roman"/>
                    <w:sz w:val="24"/>
                    <w:szCs w:val="24"/>
                  </w:rPr>
                </w:del>
              </w:ins>
            </m:ctrlPr>
          </m:fPr>
          <m:num>
            <m:r>
              <w:del w:id="837" w:author="Author">
                <m:rPr>
                  <m:sty m:val="p"/>
                </m:rPr>
                <w:rPr>
                  <w:rFonts w:ascii="Cambria Math" w:hAnsi="Cambria Math" w:cs="Times New Roman"/>
                  <w:sz w:val="24"/>
                  <w:szCs w:val="24"/>
                </w:rPr>
                <m:t>prior ×likelihood</m:t>
              </w:del>
            </m:r>
          </m:num>
          <m:den>
            <m:r>
              <w:del w:id="838" w:author="Author">
                <m:rPr>
                  <m:sty m:val="p"/>
                </m:rPr>
                <w:rPr>
                  <w:rFonts w:ascii="Cambria Math" w:hAnsi="Cambria Math" w:cs="Times New Roman"/>
                  <w:sz w:val="24"/>
                  <w:szCs w:val="24"/>
                </w:rPr>
                <m:t>evidence</m:t>
              </w:del>
            </m:r>
          </m:den>
        </m:f>
      </m:oMath>
      <w:del w:id="839" w:author="Author">
        <w:r w:rsidR="00E1470C" w:rsidRPr="004E5525" w:rsidDel="000939F0">
          <w:rPr>
            <w:rFonts w:ascii="Times New Roman" w:hAnsi="Times New Roman" w:cs="Times New Roman"/>
            <w:sz w:val="24"/>
            <w:szCs w:val="24"/>
          </w:rPr>
          <w:delText xml:space="preserve"> </w:delText>
        </w:r>
        <w:r w:rsidR="00D669F5" w:rsidRPr="004E5525" w:rsidDel="000939F0">
          <w:rPr>
            <w:rFonts w:ascii="Times New Roman" w:hAnsi="Times New Roman" w:cs="Times New Roman"/>
            <w:sz w:val="24"/>
            <w:szCs w:val="24"/>
          </w:rPr>
          <w:delText xml:space="preserve">   </w:delText>
        </w:r>
      </w:del>
      <w:ins w:id="840" w:author="Author">
        <w:del w:id="841" w:author="Autho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delText xml:space="preserve">        </w:delText>
          </w:r>
        </w:del>
      </w:ins>
      <w:del w:id="842" w:author="Author">
        <w:r w:rsidR="00E1470C" w:rsidRPr="004E5525" w:rsidDel="000939F0">
          <w:rPr>
            <w:rFonts w:ascii="Times New Roman" w:hAnsi="Times New Roman" w:cs="Times New Roman"/>
            <w:sz w:val="24"/>
            <w:szCs w:val="24"/>
          </w:rPr>
          <w:delText>(9)</w:delText>
        </w:r>
      </w:del>
    </w:p>
    <w:p w14:paraId="70ADCD5A" w14:textId="1CFBF4F2" w:rsidR="00D711CA" w:rsidRPr="004E5525" w:rsidDel="000939F0" w:rsidRDefault="00D711CA">
      <w:pPr>
        <w:spacing w:after="0" w:line="480" w:lineRule="auto"/>
        <w:rPr>
          <w:del w:id="843" w:author="Author"/>
          <w:rFonts w:ascii="Times New Roman" w:hAnsi="Times New Roman" w:cs="Times New Roman"/>
          <w:sz w:val="24"/>
          <w:szCs w:val="24"/>
        </w:rPr>
        <w:pPrChange w:id="844" w:author="mingli" w:date="2020-03-14T19:44:00Z">
          <w:pPr>
            <w:spacing w:after="0" w:line="480" w:lineRule="auto"/>
            <w:ind w:firstLine="720"/>
          </w:pPr>
        </w:pPrChange>
      </w:pPr>
      <w:del w:id="845" w:author="Author">
        <w:r w:rsidRPr="004E5525" w:rsidDel="000939F0">
          <w:rPr>
            <w:rFonts w:ascii="Times New Roman" w:hAnsi="Times New Roman" w:cs="Times New Roman"/>
            <w:sz w:val="24"/>
            <w:szCs w:val="24"/>
          </w:rPr>
          <w:delText>An a</w:delText>
        </w:r>
      </w:del>
      <m:oMath>
        <m:r>
          <w:ins w:id="846" w:author="Author">
            <w:del w:id="847" w:author="Author">
              <m:rPr>
                <m:sty m:val="p"/>
              </m:rPr>
              <w:rPr>
                <w:rFonts w:ascii="Cambria Math" w:hAnsi="Cambria Math" w:cs="Times New Roman"/>
                <w:sz w:val="24"/>
                <w:szCs w:val="24"/>
              </w:rPr>
              <m:t>A</m:t>
            </w:del>
          </w:ins>
        </m:r>
      </m:oMath>
      <w:del w:id="848" w:author="Author">
        <w:r w:rsidRPr="004E5525" w:rsidDel="000939F0">
          <w:rPr>
            <w:rFonts w:ascii="Times New Roman" w:hAnsi="Times New Roman" w:cs="Times New Roman"/>
            <w:sz w:val="24"/>
            <w:szCs w:val="24"/>
          </w:rPr>
          <w:delText>ssumption of</w:delText>
        </w:r>
      </w:del>
      <w:ins w:id="849" w:author="Author">
        <w:del w:id="850" w:author="Author">
          <w:r w:rsidR="002D4CA6" w:rsidDel="000939F0">
            <w:rPr>
              <w:rFonts w:ascii="Times New Roman" w:hAnsi="Times New Roman" w:cs="Times New Roman"/>
              <w:sz w:val="24"/>
              <w:szCs w:val="24"/>
            </w:rPr>
            <w:delText>ing</w:delText>
          </w:r>
        </w:del>
      </w:ins>
      <w:del w:id="851" w:author="Author">
        <w:r w:rsidRPr="004E5525" w:rsidDel="000939F0">
          <w:rPr>
            <w:rFonts w:ascii="Times New Roman" w:hAnsi="Times New Roman" w:cs="Times New Roman"/>
            <w:sz w:val="24"/>
            <w:szCs w:val="24"/>
          </w:rPr>
          <w:delText xml:space="preserve"> strong na</w:delText>
        </w:r>
      </w:del>
      <w:ins w:id="852" w:author="Author">
        <w:del w:id="853" w:author="Author">
          <w:r w:rsidR="002D4CA6" w:rsidRPr="004E5525" w:rsidDel="000939F0">
            <w:rPr>
              <w:rFonts w:ascii="Times New Roman" w:hAnsi="Times New Roman" w:cs="Times New Roman"/>
              <w:b/>
              <w:sz w:val="24"/>
              <w:szCs w:val="24"/>
            </w:rPr>
            <w:delText>ï</w:delText>
          </w:r>
        </w:del>
      </w:ins>
      <w:del w:id="854" w:author="Author">
        <w:r w:rsidRPr="004E5525" w:rsidDel="000939F0">
          <w:rPr>
            <w:rFonts w:ascii="Times New Roman" w:hAnsi="Times New Roman" w:cs="Times New Roman"/>
            <w:sz w:val="24"/>
            <w:szCs w:val="24"/>
          </w:rPr>
          <w:delText>ive independence</w:delText>
        </w:r>
      </w:del>
      <w:ins w:id="855" w:author="Author">
        <w:del w:id="856" w:author="Author">
          <w:r w:rsidR="002D4CA6" w:rsidDel="000939F0">
            <w:rPr>
              <w:rFonts w:ascii="Times New Roman" w:hAnsi="Times New Roman" w:cs="Times New Roman"/>
              <w:sz w:val="24"/>
              <w:szCs w:val="24"/>
            </w:rPr>
            <w:delText>,</w:delText>
          </w:r>
        </w:del>
      </w:ins>
      <w:del w:id="857" w:author="Author">
        <w:r w:rsidRPr="004E5525" w:rsidDel="000939F0">
          <w:rPr>
            <w:rFonts w:ascii="Times New Roman" w:hAnsi="Times New Roman" w:cs="Times New Roman"/>
            <w:sz w:val="24"/>
            <w:szCs w:val="24"/>
          </w:rPr>
          <w:delText xml:space="preserve"> and the probabilistic chain rule are </w:delText>
        </w:r>
      </w:del>
      <w:ins w:id="858" w:author="Author">
        <w:del w:id="859" w:author="Author">
          <w:r w:rsidR="002D4CA6" w:rsidDel="000939F0">
            <w:rPr>
              <w:rFonts w:ascii="Times New Roman" w:hAnsi="Times New Roman" w:cs="Times New Roman"/>
              <w:sz w:val="24"/>
              <w:szCs w:val="24"/>
            </w:rPr>
            <w:delText>can be</w:delText>
          </w:r>
          <w:r w:rsidR="002D4CA6" w:rsidRPr="004E5525" w:rsidDel="000939F0">
            <w:rPr>
              <w:rFonts w:ascii="Times New Roman" w:hAnsi="Times New Roman" w:cs="Times New Roman"/>
              <w:sz w:val="24"/>
              <w:szCs w:val="24"/>
            </w:rPr>
            <w:delText xml:space="preserve"> </w:delText>
          </w:r>
        </w:del>
      </w:ins>
      <w:del w:id="860" w:author="Author">
        <w:r w:rsidRPr="004E5525" w:rsidDel="000939F0">
          <w:rPr>
            <w:rFonts w:ascii="Times New Roman" w:hAnsi="Times New Roman" w:cs="Times New Roman"/>
            <w:sz w:val="24"/>
            <w:szCs w:val="24"/>
          </w:rPr>
          <w:delText xml:space="preserve">used to transform the likelihood </w:delText>
        </w:r>
      </w:del>
      <m:oMath>
        <m:r>
          <w:ins w:id="861" w:author="Author">
            <w:del w:id="862" w:author="Author">
              <m:rPr>
                <m:sty m:val="p"/>
              </m:rPr>
              <w:rPr>
                <w:rFonts w:ascii="Cambria Math" w:hAnsi="Cambria Math" w:cs="Times New Roman"/>
                <w:sz w:val="24"/>
                <w:szCs w:val="24"/>
              </w:rPr>
              <m:t>p</m:t>
            </w:del>
          </w:ins>
        </m:r>
        <m:d>
          <m:dPr>
            <m:ctrlPr>
              <w:ins w:id="863" w:author="Author">
                <w:del w:id="864" w:author="Author">
                  <w:rPr>
                    <w:rFonts w:ascii="Cambria Math" w:hAnsi="Cambria Math" w:cs="Times New Roman"/>
                    <w:i/>
                    <w:sz w:val="24"/>
                    <w:szCs w:val="24"/>
                  </w:rPr>
                </w:del>
              </w:ins>
            </m:ctrlPr>
          </m:dPr>
          <m:e>
            <m:r>
              <w:ins w:id="865" w:author="Author">
                <w:del w:id="866" w:author="Author">
                  <m:rPr>
                    <m:sty m:val="bi"/>
                  </m:rPr>
                  <w:rPr>
                    <w:rFonts w:ascii="Cambria Math" w:hAnsi="Cambria Math" w:cs="Times New Roman"/>
                    <w:sz w:val="24"/>
                    <w:szCs w:val="24"/>
                  </w:rPr>
                  <m:t>x</m:t>
                </w:del>
              </w:ins>
            </m:r>
          </m:e>
          <m:e>
            <m:sSub>
              <m:sSubPr>
                <m:ctrlPr>
                  <w:ins w:id="867" w:author="Author">
                    <w:del w:id="868" w:author="Author">
                      <w:rPr>
                        <w:rFonts w:ascii="Cambria Math" w:hAnsi="Cambria Math" w:cs="Times New Roman"/>
                        <w:i/>
                        <w:sz w:val="24"/>
                        <w:szCs w:val="24"/>
                      </w:rPr>
                    </w:del>
                  </w:ins>
                </m:ctrlPr>
              </m:sSubPr>
              <m:e>
                <m:r>
                  <w:ins w:id="869" w:author="Author">
                    <w:del w:id="870" w:author="Author">
                      <w:rPr>
                        <w:rFonts w:ascii="Cambria Math" w:hAnsi="Cambria Math" w:cs="Times New Roman"/>
                        <w:sz w:val="24"/>
                        <w:szCs w:val="24"/>
                      </w:rPr>
                      <m:t>C</m:t>
                    </w:del>
                  </w:ins>
                </m:r>
              </m:e>
              <m:sub>
                <m:r>
                  <w:ins w:id="871" w:author="Author">
                    <w:del w:id="872" w:author="Author">
                      <w:rPr>
                        <w:rFonts w:ascii="Cambria Math" w:hAnsi="Cambria Math" w:cs="Times New Roman"/>
                        <w:sz w:val="24"/>
                        <w:szCs w:val="24"/>
                      </w:rPr>
                      <m:t>k</m:t>
                    </w:del>
                  </w:ins>
                </m:r>
              </m:sub>
            </m:sSub>
          </m:e>
        </m:d>
      </m:oMath>
      <w:ins w:id="873" w:author="Author">
        <w:del w:id="874" w:author="Author">
          <w:r w:rsidR="00157106" w:rsidDel="000939F0">
            <w:rPr>
              <w:rFonts w:ascii="Times New Roman" w:hAnsi="Times New Roman" w:cs="Times New Roman"/>
              <w:sz w:val="24"/>
              <w:szCs w:val="24"/>
            </w:rPr>
            <w:delText xml:space="preserve"> </w:delText>
          </w:r>
        </w:del>
      </w:ins>
      <w:del w:id="875" w:author="Author">
        <w:r w:rsidRPr="004E5525" w:rsidDel="000939F0">
          <w:rPr>
            <w:rFonts w:ascii="Times New Roman" w:hAnsi="Times New Roman" w:cs="Times New Roman"/>
            <w:sz w:val="24"/>
            <w:szCs w:val="24"/>
          </w:rPr>
          <w:delText xml:space="preserve">of </w:delText>
        </w:r>
        <w:r w:rsidRPr="004E5525" w:rsidDel="000939F0">
          <w:rPr>
            <w:rFonts w:ascii="Times New Roman" w:hAnsi="Times New Roman" w:cs="Times New Roman"/>
            <w:b/>
            <w:sz w:val="24"/>
            <w:szCs w:val="24"/>
          </w:rPr>
          <w:delText>x</w:delText>
        </w:r>
        <w:r w:rsidRPr="004E5525" w:rsidDel="000939F0">
          <w:rPr>
            <w:rFonts w:ascii="Times New Roman" w:hAnsi="Times New Roman" w:cs="Times New Roman"/>
            <w:sz w:val="24"/>
            <w:szCs w:val="24"/>
          </w:rPr>
          <w:delText xml:space="preserve"> into the probabilities of each of the features of </w:delText>
        </w:r>
        <w:r w:rsidRPr="004E5525" w:rsidDel="000939F0">
          <w:rPr>
            <w:rFonts w:ascii="Times New Roman" w:hAnsi="Times New Roman" w:cs="Times New Roman"/>
            <w:b/>
            <w:sz w:val="24"/>
            <w:szCs w:val="24"/>
          </w:rPr>
          <w:delText xml:space="preserve">x </w:delText>
        </w:r>
        <w:r w:rsidRPr="004E5525" w:rsidDel="000939F0">
          <w:rPr>
            <w:rFonts w:ascii="Times New Roman" w:hAnsi="Times New Roman" w:cs="Times New Roman"/>
            <w:sz w:val="24"/>
            <w:szCs w:val="24"/>
          </w:rPr>
          <w:delText xml:space="preserve">given a class (Eq. </w:delText>
        </w:r>
        <w:r w:rsidR="00E1470C" w:rsidRPr="004E5525" w:rsidDel="000939F0">
          <w:rPr>
            <w:rFonts w:ascii="Times New Roman" w:hAnsi="Times New Roman" w:cs="Times New Roman"/>
            <w:sz w:val="24"/>
            <w:szCs w:val="24"/>
          </w:rPr>
          <w:delText>10</w:delText>
        </w:r>
        <w:r w:rsidRPr="004E5525" w:rsidDel="000939F0">
          <w:rPr>
            <w:rFonts w:ascii="Times New Roman" w:hAnsi="Times New Roman" w:cs="Times New Roman"/>
            <w:sz w:val="24"/>
            <w:szCs w:val="24"/>
          </w:rPr>
          <w:delText xml:space="preserve">). </w:delText>
        </w:r>
      </w:del>
      <w:moveFromRangeStart w:id="876" w:author="Author" w:name="move34502168"/>
      <w:moveFrom w:id="877" w:author="Author">
        <w:del w:id="878" w:author="Author">
          <w:r w:rsidRPr="004E5525" w:rsidDel="000939F0">
            <w:rPr>
              <w:rFonts w:ascii="Times New Roman" w:hAnsi="Times New Roman" w:cs="Times New Roman"/>
              <w:sz w:val="24"/>
              <w:szCs w:val="24"/>
            </w:rPr>
            <w:delText xml:space="preserve">For this study, the Gaussian NB </w:delText>
          </w:r>
          <w:r w:rsidR="00B67144" w:rsidRPr="004E5525" w:rsidDel="000939F0">
            <w:rPr>
              <w:rFonts w:ascii="Times New Roman" w:hAnsi="Times New Roman" w:cs="Times New Roman"/>
              <w:sz w:val="24"/>
              <w:szCs w:val="24"/>
            </w:rPr>
            <w:delText>was used,</w:delText>
          </w:r>
          <w:r w:rsidRPr="004E5525" w:rsidDel="000939F0">
            <w:rPr>
              <w:rFonts w:ascii="Times New Roman" w:hAnsi="Times New Roman" w:cs="Times New Roman"/>
              <w:sz w:val="24"/>
              <w:szCs w:val="24"/>
            </w:rPr>
            <w:delText xml:space="preserve"> </w:delText>
          </w:r>
          <w:r w:rsidR="00B67144" w:rsidRPr="004E5525" w:rsidDel="000939F0">
            <w:rPr>
              <w:rFonts w:ascii="Times New Roman" w:hAnsi="Times New Roman" w:cs="Times New Roman"/>
              <w:sz w:val="24"/>
              <w:szCs w:val="24"/>
            </w:rPr>
            <w:delText xml:space="preserve">which </w:delText>
          </w:r>
          <w:r w:rsidRPr="004E5525" w:rsidDel="000939F0">
            <w:rPr>
              <w:rFonts w:ascii="Times New Roman" w:hAnsi="Times New Roman" w:cs="Times New Roman"/>
              <w:sz w:val="24"/>
              <w:szCs w:val="24"/>
            </w:rPr>
            <w:delText xml:space="preserve">assumes a Gaussian distribution underlies the sample distribution (Eq. </w:delText>
          </w:r>
          <w:r w:rsidR="00E1470C" w:rsidRPr="004E5525" w:rsidDel="000939F0">
            <w:rPr>
              <w:rFonts w:ascii="Times New Roman" w:hAnsi="Times New Roman" w:cs="Times New Roman"/>
              <w:sz w:val="24"/>
              <w:szCs w:val="24"/>
            </w:rPr>
            <w:delText>11</w:delText>
          </w:r>
          <w:r w:rsidRPr="004E5525" w:rsidDel="000939F0">
            <w:rPr>
              <w:rFonts w:ascii="Times New Roman" w:hAnsi="Times New Roman" w:cs="Times New Roman"/>
              <w:sz w:val="24"/>
              <w:szCs w:val="24"/>
            </w:rPr>
            <w:delText xml:space="preserve">). </w:delText>
          </w:r>
        </w:del>
      </w:moveFrom>
      <w:moveFromRangeEnd w:id="876"/>
    </w:p>
    <w:p w14:paraId="56ABF586" w14:textId="3E583A47" w:rsidR="00D711CA" w:rsidRPr="004E5525" w:rsidDel="000939F0" w:rsidRDefault="00D711CA">
      <w:pPr>
        <w:spacing w:after="0" w:line="480" w:lineRule="auto"/>
        <w:rPr>
          <w:del w:id="879" w:author="Author"/>
          <w:rFonts w:ascii="Times New Roman" w:hAnsi="Times New Roman" w:cs="Times New Roman"/>
          <w:sz w:val="28"/>
          <w:szCs w:val="24"/>
        </w:rPr>
        <w:pPrChange w:id="880" w:author="mingli" w:date="2020-03-14T19:44:00Z">
          <w:pPr>
            <w:spacing w:after="0" w:line="480" w:lineRule="auto"/>
            <w:ind w:firstLine="720"/>
            <w:jc w:val="center"/>
          </w:pPr>
        </w:pPrChange>
      </w:pPr>
      <m:oMath>
        <m:r>
          <w:del w:id="881" w:author="Author">
            <m:rPr>
              <m:sty m:val="p"/>
            </m:rPr>
            <w:rPr>
              <w:rFonts w:ascii="Cambria Math" w:hAnsi="Cambria Math" w:cs="Times New Roman"/>
              <w:sz w:val="24"/>
              <w:szCs w:val="24"/>
            </w:rPr>
            <m:t>p</m:t>
          </w:del>
        </m:r>
        <m:d>
          <m:dPr>
            <m:ctrlPr>
              <w:ins w:id="882" w:author="Author">
                <w:del w:id="883" w:author="Author">
                  <w:rPr>
                    <w:rFonts w:ascii="Cambria Math" w:hAnsi="Cambria Math" w:cs="Times New Roman"/>
                    <w:i/>
                    <w:sz w:val="24"/>
                    <w:szCs w:val="24"/>
                  </w:rPr>
                </w:del>
              </w:ins>
            </m:ctrlPr>
          </m:dPr>
          <m:e>
            <m:r>
              <w:ins w:id="884" w:author="Author">
                <w:del w:id="885" w:author="Author">
                  <m:rPr>
                    <m:sty m:val="bi"/>
                  </m:rPr>
                  <w:rPr>
                    <w:rFonts w:ascii="Cambria Math" w:hAnsi="Cambria Math" w:cs="Times New Roman"/>
                    <w:sz w:val="24"/>
                    <w:szCs w:val="24"/>
                  </w:rPr>
                  <m:t>x</m:t>
                </w:del>
              </w:ins>
            </m:r>
            <m:sSub>
              <m:sSubPr>
                <m:ctrlPr>
                  <w:ins w:id="886" w:author="Author">
                    <w:del w:id="887" w:author="Author">
                      <w:rPr>
                        <w:rFonts w:ascii="Cambria Math" w:hAnsi="Cambria Math" w:cs="Times New Roman"/>
                        <w:i/>
                        <w:sz w:val="24"/>
                        <w:szCs w:val="24"/>
                      </w:rPr>
                    </w:del>
                  </w:ins>
                </m:ctrlPr>
              </m:sSubPr>
              <m:e>
                <m:r>
                  <w:ins w:id="888" w:author="Author">
                    <w:del w:id="889" w:author="Author">
                      <m:rPr>
                        <m:sty m:val="bi"/>
                      </m:rPr>
                      <w:rPr>
                        <w:rFonts w:ascii="Cambria Math" w:hAnsi="Cambria Math" w:cs="Times New Roman"/>
                        <w:sz w:val="24"/>
                        <w:szCs w:val="24"/>
                      </w:rPr>
                      <m:t>x</m:t>
                    </w:del>
                  </w:ins>
                </m:r>
                <m:r>
                  <w:del w:id="890" w:author="Author">
                    <w:rPr>
                      <w:rFonts w:ascii="Cambria Math" w:hAnsi="Cambria Math" w:cs="Times New Roman"/>
                      <w:sz w:val="24"/>
                      <w:szCs w:val="24"/>
                    </w:rPr>
                    <m:t>C</m:t>
                  </w:del>
                </m:r>
              </m:e>
              <m:sub>
                <m:r>
                  <w:del w:id="891" w:author="Author">
                    <w:rPr>
                      <w:rFonts w:ascii="Cambria Math" w:hAnsi="Cambria Math" w:cs="Times New Roman"/>
                      <w:sz w:val="24"/>
                      <w:szCs w:val="24"/>
                    </w:rPr>
                    <m:t>k</m:t>
                  </w:del>
                </m:r>
              </m:sub>
            </m:sSub>
          </m:e>
          <m:e>
            <m:sSub>
              <m:sSubPr>
                <m:ctrlPr>
                  <w:ins w:id="892" w:author="Author">
                    <w:del w:id="893" w:author="Author">
                      <w:rPr>
                        <w:rFonts w:ascii="Cambria Math" w:hAnsi="Cambria Math" w:cs="Times New Roman"/>
                        <w:i/>
                        <w:sz w:val="24"/>
                        <w:szCs w:val="24"/>
                      </w:rPr>
                    </w:del>
                  </w:ins>
                </m:ctrlPr>
              </m:sSubPr>
              <m:e>
                <m:r>
                  <w:ins w:id="894" w:author="Author">
                    <w:del w:id="895" w:author="Author">
                      <w:rPr>
                        <w:rFonts w:ascii="Cambria Math" w:hAnsi="Cambria Math" w:cs="Times New Roman"/>
                        <w:sz w:val="24"/>
                        <w:szCs w:val="24"/>
                      </w:rPr>
                      <m:t>C</m:t>
                    </w:del>
                  </w:ins>
                </m:r>
              </m:e>
              <m:sub>
                <m:r>
                  <w:ins w:id="896" w:author="Author">
                    <w:del w:id="897" w:author="Author">
                      <w:rPr>
                        <w:rFonts w:ascii="Cambria Math" w:hAnsi="Cambria Math" w:cs="Times New Roman"/>
                        <w:sz w:val="24"/>
                        <w:szCs w:val="24"/>
                      </w:rPr>
                      <m:t>k</m:t>
                    </w:del>
                  </w:ins>
                </m:r>
              </m:sub>
            </m:sSub>
          </m:e>
        </m:d>
        <m:r>
          <w:del w:id="898" w:author="Author">
            <w:rPr>
              <w:rFonts w:ascii="Cambria Math" w:hAnsi="Cambria Math" w:cs="Times New Roman"/>
              <w:sz w:val="24"/>
              <w:szCs w:val="24"/>
            </w:rPr>
            <m:t>=</m:t>
          </w:del>
        </m:r>
        <m:f>
          <m:fPr>
            <m:ctrlPr>
              <w:ins w:id="899" w:author="Author">
                <w:del w:id="900" w:author="Author">
                  <w:rPr>
                    <w:rFonts w:ascii="Cambria Math" w:hAnsi="Cambria Math" w:cs="Times New Roman"/>
                    <w:i/>
                    <w:sz w:val="24"/>
                    <w:szCs w:val="24"/>
                  </w:rPr>
                </w:del>
              </w:ins>
            </m:ctrlPr>
          </m:fPr>
          <m:num>
            <m:r>
              <w:del w:id="901" w:author="Author">
                <m:rPr>
                  <m:sty m:val="p"/>
                </m:rPr>
                <w:rPr>
                  <w:rFonts w:ascii="Cambria Math" w:hAnsi="Cambria Math" w:cs="Times New Roman"/>
                  <w:sz w:val="24"/>
                  <w:szCs w:val="24"/>
                </w:rPr>
                <m:t>p</m:t>
              </w:del>
            </m:r>
            <m:d>
              <m:dPr>
                <m:ctrlPr>
                  <w:ins w:id="902" w:author="Author">
                    <w:del w:id="903" w:author="Author">
                      <w:rPr>
                        <w:rFonts w:ascii="Cambria Math" w:hAnsi="Cambria Math" w:cs="Times New Roman"/>
                        <w:i/>
                        <w:sz w:val="24"/>
                        <w:szCs w:val="24"/>
                      </w:rPr>
                    </w:del>
                  </w:ins>
                </m:ctrlPr>
              </m:dPr>
              <m:e>
                <m:sSub>
                  <m:sSubPr>
                    <m:ctrlPr>
                      <w:ins w:id="904" w:author="Author">
                        <w:del w:id="905" w:author="Author">
                          <w:rPr>
                            <w:rFonts w:ascii="Cambria Math" w:hAnsi="Cambria Math" w:cs="Times New Roman"/>
                            <w:i/>
                            <w:sz w:val="24"/>
                            <w:szCs w:val="24"/>
                          </w:rPr>
                        </w:del>
                      </w:ins>
                    </m:ctrlPr>
                  </m:sSubPr>
                  <m:e>
                    <m:r>
                      <w:del w:id="906" w:author="Author">
                        <w:rPr>
                          <w:rFonts w:ascii="Cambria Math" w:hAnsi="Cambria Math" w:cs="Times New Roman"/>
                          <w:sz w:val="24"/>
                          <w:szCs w:val="24"/>
                        </w:rPr>
                        <m:t>C</m:t>
                      </w:del>
                    </m:r>
                  </m:e>
                  <m:sub>
                    <m:r>
                      <w:del w:id="907" w:author="Author">
                        <w:rPr>
                          <w:rFonts w:ascii="Cambria Math" w:hAnsi="Cambria Math" w:cs="Times New Roman"/>
                          <w:sz w:val="24"/>
                          <w:szCs w:val="24"/>
                        </w:rPr>
                        <m:t>k</m:t>
                      </w:del>
                    </m:r>
                  </m:sub>
                </m:sSub>
              </m:e>
            </m:d>
          </m:num>
          <m:den>
            <m:r>
              <w:del w:id="908" w:author="Author">
                <m:rPr>
                  <m:sty m:val="p"/>
                </m:rPr>
                <w:rPr>
                  <w:rFonts w:ascii="Cambria Math" w:hAnsi="Cambria Math" w:cs="Times New Roman"/>
                  <w:sz w:val="24"/>
                  <w:szCs w:val="24"/>
                </w:rPr>
                <m:t>p</m:t>
              </w:del>
            </m:r>
            <m:d>
              <m:dPr>
                <m:ctrlPr>
                  <w:ins w:id="909" w:author="Author">
                    <w:del w:id="910" w:author="Author">
                      <w:rPr>
                        <w:rFonts w:ascii="Cambria Math" w:hAnsi="Cambria Math" w:cs="Times New Roman"/>
                        <w:i/>
                        <w:sz w:val="24"/>
                        <w:szCs w:val="24"/>
                      </w:rPr>
                    </w:del>
                  </w:ins>
                </m:ctrlPr>
              </m:dPr>
              <m:e>
                <m:r>
                  <w:del w:id="911" w:author="Author">
                    <m:rPr>
                      <m:sty m:val="bi"/>
                    </m:rPr>
                    <w:rPr>
                      <w:rFonts w:ascii="Cambria Math" w:hAnsi="Cambria Math" w:cs="Times New Roman"/>
                      <w:sz w:val="24"/>
                      <w:szCs w:val="24"/>
                    </w:rPr>
                    <m:t>x</m:t>
                  </w:del>
                </m:r>
              </m:e>
            </m:d>
          </m:den>
        </m:f>
        <m:nary>
          <m:naryPr>
            <m:chr m:val="∏"/>
            <m:limLoc m:val="undOvr"/>
            <m:ctrlPr>
              <w:ins w:id="912" w:author="Author">
                <w:del w:id="913" w:author="Author">
                  <w:rPr>
                    <w:rFonts w:ascii="Cambria Math" w:hAnsi="Cambria Math" w:cs="Times New Roman"/>
                    <w:i/>
                    <w:sz w:val="24"/>
                    <w:szCs w:val="24"/>
                  </w:rPr>
                </w:del>
              </w:ins>
            </m:ctrlPr>
          </m:naryPr>
          <m:sub>
            <m:r>
              <w:del w:id="914" w:author="Author">
                <w:rPr>
                  <w:rFonts w:ascii="Cambria Math" w:hAnsi="Cambria Math" w:cs="Times New Roman"/>
                  <w:sz w:val="24"/>
                  <w:szCs w:val="24"/>
                </w:rPr>
                <m:t>i=0</m:t>
              </w:del>
            </m:r>
          </m:sub>
          <m:sup>
            <m:r>
              <w:del w:id="915" w:author="Author">
                <w:rPr>
                  <w:rFonts w:ascii="Cambria Math" w:hAnsi="Cambria Math" w:cs="Times New Roman"/>
                  <w:sz w:val="24"/>
                  <w:szCs w:val="24"/>
                </w:rPr>
                <m:t>N</m:t>
              </w:del>
            </m:r>
          </m:sup>
          <m:e>
            <m:r>
              <w:del w:id="916" w:author="Author">
                <m:rPr>
                  <m:sty m:val="p"/>
                </m:rPr>
                <w:rPr>
                  <w:rFonts w:ascii="Cambria Math" w:hAnsi="Cambria Math" w:cs="Times New Roman"/>
                  <w:sz w:val="24"/>
                  <w:szCs w:val="24"/>
                </w:rPr>
                <m:t>p</m:t>
              </w:del>
            </m:r>
            <m:d>
              <m:dPr>
                <m:ctrlPr>
                  <w:ins w:id="917" w:author="Author">
                    <w:del w:id="918" w:author="Author">
                      <w:rPr>
                        <w:rFonts w:ascii="Cambria Math" w:hAnsi="Cambria Math" w:cs="Times New Roman"/>
                        <w:i/>
                        <w:sz w:val="24"/>
                        <w:szCs w:val="24"/>
                      </w:rPr>
                    </w:del>
                  </w:ins>
                </m:ctrlPr>
              </m:dPr>
              <m:e>
                <m:sSub>
                  <m:sSubPr>
                    <m:ctrlPr>
                      <w:ins w:id="919" w:author="Author">
                        <w:del w:id="920" w:author="Author">
                          <w:rPr>
                            <w:rFonts w:ascii="Cambria Math" w:hAnsi="Cambria Math" w:cs="Times New Roman"/>
                            <w:i/>
                            <w:sz w:val="24"/>
                            <w:szCs w:val="24"/>
                          </w:rPr>
                        </w:del>
                      </w:ins>
                    </m:ctrlPr>
                  </m:sSubPr>
                  <m:e>
                    <m:r>
                      <w:del w:id="921" w:author="Author">
                        <w:rPr>
                          <w:rFonts w:ascii="Cambria Math" w:hAnsi="Cambria Math" w:cs="Times New Roman"/>
                          <w:sz w:val="24"/>
                          <w:szCs w:val="24"/>
                        </w:rPr>
                        <m:t>x</m:t>
                      </w:del>
                    </m:r>
                  </m:e>
                  <m:sub>
                    <m:r>
                      <w:del w:id="922" w:author="Author">
                        <w:rPr>
                          <w:rFonts w:ascii="Cambria Math" w:hAnsi="Cambria Math" w:cs="Times New Roman"/>
                          <w:sz w:val="24"/>
                          <w:szCs w:val="24"/>
                        </w:rPr>
                        <m:t>i</m:t>
                      </w:del>
                    </m:r>
                  </m:sub>
                </m:sSub>
              </m:e>
              <m:e>
                <m:sSub>
                  <m:sSubPr>
                    <m:ctrlPr>
                      <w:ins w:id="923" w:author="Author">
                        <w:del w:id="924" w:author="Author">
                          <w:rPr>
                            <w:rFonts w:ascii="Cambria Math" w:hAnsi="Cambria Math" w:cs="Times New Roman"/>
                            <w:i/>
                            <w:sz w:val="24"/>
                            <w:szCs w:val="24"/>
                          </w:rPr>
                        </w:del>
                      </w:ins>
                    </m:ctrlPr>
                  </m:sSubPr>
                  <m:e>
                    <m:r>
                      <w:del w:id="925" w:author="Author">
                        <w:rPr>
                          <w:rFonts w:ascii="Cambria Math" w:hAnsi="Cambria Math" w:cs="Times New Roman"/>
                          <w:sz w:val="24"/>
                          <w:szCs w:val="24"/>
                        </w:rPr>
                        <m:t>C</m:t>
                      </w:del>
                    </m:r>
                  </m:e>
                  <m:sub>
                    <m:r>
                      <w:del w:id="926" w:author="Author">
                        <w:rPr>
                          <w:rFonts w:ascii="Cambria Math" w:hAnsi="Cambria Math" w:cs="Times New Roman"/>
                          <w:sz w:val="24"/>
                          <w:szCs w:val="24"/>
                        </w:rPr>
                        <m:t>k</m:t>
                      </w:del>
                    </m:r>
                  </m:sub>
                </m:sSub>
              </m:e>
            </m:d>
          </m:e>
        </m:nary>
      </m:oMath>
      <w:del w:id="927" w:author="Author">
        <w:r w:rsidRPr="004E5525" w:rsidDel="000939F0">
          <w:rPr>
            <w:rFonts w:ascii="Times New Roman" w:hAnsi="Times New Roman" w:cs="Times New Roman"/>
            <w:sz w:val="28"/>
            <w:szCs w:val="24"/>
          </w:rPr>
          <w:delText xml:space="preserve">       </w:delText>
        </w:r>
        <w:r w:rsidR="00E1470C" w:rsidRPr="004E5525" w:rsidDel="000939F0">
          <w:rPr>
            <w:rFonts w:ascii="Times New Roman" w:hAnsi="Times New Roman" w:cs="Times New Roman"/>
            <w:sz w:val="24"/>
            <w:szCs w:val="24"/>
          </w:rPr>
          <w:delText xml:space="preserve"> </w:delText>
        </w:r>
      </w:del>
      <w:ins w:id="928" w:author="Author">
        <w:del w:id="929" w:author="Autho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r>
          <w:r w:rsidR="003B3F08" w:rsidDel="000939F0">
            <w:rPr>
              <w:rFonts w:ascii="Times New Roman" w:hAnsi="Times New Roman" w:cs="Times New Roman"/>
              <w:sz w:val="24"/>
              <w:szCs w:val="24"/>
            </w:rPr>
            <w:tab/>
          </w:r>
          <w:r w:rsidR="002764CF" w:rsidDel="000939F0">
            <w:rPr>
              <w:rFonts w:ascii="Times New Roman" w:hAnsi="Times New Roman" w:cs="Times New Roman"/>
              <w:sz w:val="24"/>
              <w:szCs w:val="24"/>
            </w:rPr>
            <w:delText xml:space="preserve">   </w:delText>
          </w:r>
          <w:r w:rsidR="003B3F08" w:rsidDel="000939F0">
            <w:rPr>
              <w:rFonts w:ascii="Times New Roman" w:hAnsi="Times New Roman" w:cs="Times New Roman"/>
              <w:sz w:val="24"/>
              <w:szCs w:val="24"/>
            </w:rPr>
            <w:tab/>
          </w:r>
          <w:r w:rsidR="002764CF" w:rsidDel="000939F0">
            <w:rPr>
              <w:rFonts w:ascii="Times New Roman" w:hAnsi="Times New Roman" w:cs="Times New Roman"/>
              <w:sz w:val="24"/>
              <w:szCs w:val="24"/>
            </w:rPr>
            <w:delText xml:space="preserve">      </w:delText>
          </w:r>
        </w:del>
      </w:ins>
      <w:del w:id="930" w:author="Author">
        <w:r w:rsidR="00E1470C" w:rsidRPr="004E5525" w:rsidDel="000939F0">
          <w:rPr>
            <w:rFonts w:ascii="Times New Roman" w:hAnsi="Times New Roman" w:cs="Times New Roman"/>
            <w:sz w:val="24"/>
            <w:szCs w:val="24"/>
          </w:rPr>
          <w:delText>(10)</w:delText>
        </w:r>
      </w:del>
    </w:p>
    <w:p w14:paraId="200FC864" w14:textId="533244D5" w:rsidR="002D4CA6" w:rsidRPr="004E5525" w:rsidDel="000939F0" w:rsidRDefault="002D4CA6">
      <w:pPr>
        <w:spacing w:after="0" w:line="480" w:lineRule="auto"/>
        <w:rPr>
          <w:del w:id="931" w:author="Author"/>
          <w:moveTo w:id="932" w:author="Author"/>
          <w:rFonts w:ascii="Times New Roman" w:hAnsi="Times New Roman" w:cs="Times New Roman"/>
          <w:sz w:val="24"/>
          <w:szCs w:val="24"/>
        </w:rPr>
        <w:pPrChange w:id="933" w:author="mingli" w:date="2020-03-14T19:44:00Z">
          <w:pPr>
            <w:spacing w:after="0" w:line="480" w:lineRule="auto"/>
            <w:ind w:firstLine="720"/>
          </w:pPr>
        </w:pPrChange>
      </w:pPr>
      <w:moveToRangeStart w:id="934" w:author="Author" w:name="move34502168"/>
      <w:moveTo w:id="935" w:author="Author">
        <w:del w:id="936" w:author="Author">
          <w:r w:rsidRPr="004E5525" w:rsidDel="000939F0">
            <w:rPr>
              <w:rFonts w:ascii="Times New Roman" w:hAnsi="Times New Roman" w:cs="Times New Roman"/>
              <w:sz w:val="24"/>
              <w:szCs w:val="24"/>
            </w:rPr>
            <w:delText>For t</w:delText>
          </w:r>
        </w:del>
      </w:moveTo>
      <w:ins w:id="937" w:author="Author">
        <w:del w:id="938" w:author="Author">
          <w:r w:rsidDel="000939F0">
            <w:rPr>
              <w:rFonts w:ascii="Times New Roman" w:hAnsi="Times New Roman" w:cs="Times New Roman"/>
              <w:sz w:val="24"/>
              <w:szCs w:val="24"/>
            </w:rPr>
            <w:delText>T</w:delText>
          </w:r>
        </w:del>
      </w:ins>
      <w:moveTo w:id="939" w:author="Author">
        <w:del w:id="940" w:author="Author">
          <w:r w:rsidRPr="004E5525" w:rsidDel="000939F0">
            <w:rPr>
              <w:rFonts w:ascii="Times New Roman" w:hAnsi="Times New Roman" w:cs="Times New Roman"/>
              <w:sz w:val="24"/>
              <w:szCs w:val="24"/>
            </w:rPr>
            <w:delText>his study,</w:delText>
          </w:r>
        </w:del>
      </w:moveTo>
      <w:ins w:id="941" w:author="Author">
        <w:del w:id="942" w:author="Author">
          <w:r w:rsidDel="000939F0">
            <w:rPr>
              <w:rFonts w:ascii="Times New Roman" w:hAnsi="Times New Roman" w:cs="Times New Roman"/>
              <w:sz w:val="24"/>
              <w:szCs w:val="24"/>
            </w:rPr>
            <w:delText xml:space="preserve"> used</w:delText>
          </w:r>
        </w:del>
      </w:ins>
      <w:moveTo w:id="943" w:author="Author">
        <w:del w:id="944" w:author="Author">
          <w:r w:rsidRPr="004E5525" w:rsidDel="000939F0">
            <w:rPr>
              <w:rFonts w:ascii="Times New Roman" w:hAnsi="Times New Roman" w:cs="Times New Roman"/>
              <w:sz w:val="24"/>
              <w:szCs w:val="24"/>
            </w:rPr>
            <w:delText xml:space="preserve"> the Gaussian NB was used, which assumes</w:delText>
          </w:r>
        </w:del>
      </w:moveTo>
      <w:ins w:id="945" w:author="Author">
        <w:del w:id="946" w:author="Author">
          <w:r w:rsidDel="000939F0">
            <w:rPr>
              <w:rFonts w:ascii="Times New Roman" w:hAnsi="Times New Roman" w:cs="Times New Roman"/>
              <w:sz w:val="24"/>
              <w:szCs w:val="24"/>
            </w:rPr>
            <w:delText>in which</w:delText>
          </w:r>
        </w:del>
      </w:ins>
      <w:moveTo w:id="947" w:author="Author">
        <w:del w:id="948" w:author="Author">
          <w:r w:rsidRPr="004E5525" w:rsidDel="000939F0">
            <w:rPr>
              <w:rFonts w:ascii="Times New Roman" w:hAnsi="Times New Roman" w:cs="Times New Roman"/>
              <w:sz w:val="24"/>
              <w:szCs w:val="24"/>
            </w:rPr>
            <w:delText xml:space="preserve"> a Gaussian distribution</w:delText>
          </w:r>
        </w:del>
      </w:moveTo>
      <w:ins w:id="949" w:author="Author">
        <w:del w:id="950" w:author="Author">
          <w:r w:rsidDel="000939F0">
            <w:rPr>
              <w:rFonts w:ascii="Times New Roman" w:hAnsi="Times New Roman" w:cs="Times New Roman"/>
              <w:sz w:val="24"/>
              <w:szCs w:val="24"/>
            </w:rPr>
            <w:delText xml:space="preserve"> is assumed to</w:delText>
          </w:r>
        </w:del>
      </w:ins>
      <w:moveTo w:id="951" w:author="Author">
        <w:del w:id="952" w:author="Author">
          <w:r w:rsidRPr="004E5525" w:rsidDel="000939F0">
            <w:rPr>
              <w:rFonts w:ascii="Times New Roman" w:hAnsi="Times New Roman" w:cs="Times New Roman"/>
              <w:sz w:val="24"/>
              <w:szCs w:val="24"/>
            </w:rPr>
            <w:delText xml:space="preserve"> underlies</w:delText>
          </w:r>
        </w:del>
      </w:moveTo>
      <w:ins w:id="953" w:author="Author">
        <w:del w:id="954" w:author="Author">
          <w:r w:rsidDel="000939F0">
            <w:rPr>
              <w:rFonts w:ascii="Times New Roman" w:hAnsi="Times New Roman" w:cs="Times New Roman"/>
              <w:sz w:val="24"/>
              <w:szCs w:val="24"/>
            </w:rPr>
            <w:delText>y</w:delText>
          </w:r>
        </w:del>
      </w:ins>
      <w:moveTo w:id="955" w:author="Author">
        <w:del w:id="956" w:author="Author">
          <w:r w:rsidRPr="004E5525" w:rsidDel="000939F0">
            <w:rPr>
              <w:rFonts w:ascii="Times New Roman" w:hAnsi="Times New Roman" w:cs="Times New Roman"/>
              <w:sz w:val="24"/>
              <w:szCs w:val="24"/>
            </w:rPr>
            <w:delText xml:space="preserve"> the sample distribution (Eq. 11). </w:delText>
          </w:r>
        </w:del>
      </w:moveTo>
    </w:p>
    <w:moveToRangeEnd w:id="934"/>
    <w:p w14:paraId="1DF6F66A" w14:textId="2093D290" w:rsidR="00D711CA" w:rsidRPr="004E5525" w:rsidDel="001458E4" w:rsidRDefault="002764CF">
      <w:pPr>
        <w:spacing w:after="0" w:line="480" w:lineRule="auto"/>
        <w:rPr>
          <w:del w:id="957" w:author="Author"/>
          <w:rFonts w:ascii="Times New Roman" w:hAnsi="Times New Roman" w:cs="Times New Roman"/>
          <w:sz w:val="24"/>
          <w:szCs w:val="24"/>
        </w:rPr>
        <w:pPrChange w:id="958" w:author="mingli" w:date="2020-03-14T19:44:00Z">
          <w:pPr>
            <w:tabs>
              <w:tab w:val="center" w:pos="5400"/>
              <w:tab w:val="left" w:pos="8330"/>
            </w:tabs>
            <w:spacing w:after="0" w:line="480" w:lineRule="auto"/>
            <w:ind w:firstLine="720"/>
          </w:pPr>
        </w:pPrChange>
      </w:pPr>
      <w:ins w:id="959" w:author="Author">
        <w:del w:id="960" w:author="Author">
          <w:r w:rsidDel="000939F0">
            <w:rPr>
              <w:rFonts w:ascii="Times New Roman" w:hAnsi="Times New Roman" w:cs="Times New Roman"/>
              <w:sz w:val="24"/>
              <w:szCs w:val="24"/>
            </w:rPr>
            <w:delText xml:space="preserve">                                 </w:delText>
          </w:r>
        </w:del>
      </w:ins>
      <w:del w:id="961" w:author="Author">
        <w:r w:rsidR="00D711CA" w:rsidRPr="004E5525" w:rsidDel="000939F0">
          <w:rPr>
            <w:rFonts w:ascii="Times New Roman" w:hAnsi="Times New Roman" w:cs="Times New Roman"/>
            <w:sz w:val="24"/>
            <w:szCs w:val="24"/>
          </w:rPr>
          <w:delText>with</w:delText>
        </w:r>
        <w:r w:rsidR="00D711CA" w:rsidRPr="004E5525" w:rsidDel="000939F0">
          <w:rPr>
            <w:rFonts w:ascii="Times New Roman" w:hAnsi="Times New Roman" w:cs="Times New Roman"/>
            <w:sz w:val="28"/>
            <w:szCs w:val="24"/>
          </w:rPr>
          <w:delText xml:space="preserve"> </w:delText>
        </w:r>
        <m:oMath>
          <m:r>
            <m:rPr>
              <m:sty m:val="p"/>
            </m:rPr>
            <w:rPr>
              <w:rFonts w:ascii="Cambria Math" w:hAnsi="Cambria Math" w:cs="Times New Roman"/>
              <w:sz w:val="24"/>
              <w:szCs w:val="24"/>
            </w:rPr>
            <m:t>p</m:t>
          </m:r>
        </m:oMath>
      </w:del>
      <m:oMath>
        <m:d>
          <m:dPr>
            <m:ctrlPr>
              <w:ins w:id="962" w:author="Author">
                <w:del w:id="963" w:author="Author">
                  <w:rPr>
                    <w:rFonts w:ascii="Cambria Math" w:hAnsi="Cambria Math" w:cs="Times New Roman"/>
                    <w:i/>
                    <w:sz w:val="24"/>
                    <w:szCs w:val="24"/>
                  </w:rPr>
                </w:del>
              </w:ins>
            </m:ctrlPr>
          </m:dPr>
          <m:e>
            <m:sSub>
              <m:sSubPr>
                <m:ctrlPr>
                  <w:ins w:id="964" w:author="Author">
                    <w:del w:id="965" w:author="Author">
                      <w:rPr>
                        <w:rFonts w:ascii="Cambria Math" w:hAnsi="Cambria Math" w:cs="Times New Roman"/>
                        <w:i/>
                        <w:sz w:val="24"/>
                        <w:szCs w:val="24"/>
                      </w:rPr>
                    </w:del>
                  </w:ins>
                </m:ctrlPr>
              </m:sSubPr>
              <m:e>
                <m:r>
                  <w:del w:id="966" w:author="Author">
                    <w:rPr>
                      <w:rFonts w:ascii="Cambria Math" w:hAnsi="Cambria Math" w:cs="Times New Roman"/>
                      <w:sz w:val="24"/>
                      <w:szCs w:val="24"/>
                    </w:rPr>
                    <m:t>x</m:t>
                  </w:del>
                </m:r>
              </m:e>
              <m:sub>
                <m:r>
                  <w:del w:id="967" w:author="Author">
                    <w:rPr>
                      <w:rFonts w:ascii="Cambria Math" w:hAnsi="Cambria Math" w:cs="Times New Roman"/>
                      <w:sz w:val="24"/>
                      <w:szCs w:val="24"/>
                    </w:rPr>
                    <m:t>i</m:t>
                  </w:del>
                </m:r>
              </m:sub>
            </m:sSub>
          </m:e>
          <m:e>
            <m:sSub>
              <m:sSubPr>
                <m:ctrlPr>
                  <w:ins w:id="968" w:author="Author">
                    <w:del w:id="969" w:author="Author">
                      <w:rPr>
                        <w:rFonts w:ascii="Cambria Math" w:hAnsi="Cambria Math" w:cs="Times New Roman"/>
                        <w:i/>
                        <w:sz w:val="24"/>
                        <w:szCs w:val="24"/>
                      </w:rPr>
                    </w:del>
                  </w:ins>
                </m:ctrlPr>
              </m:sSubPr>
              <m:e>
                <m:r>
                  <w:del w:id="970" w:author="Author">
                    <w:rPr>
                      <w:rFonts w:ascii="Cambria Math" w:hAnsi="Cambria Math" w:cs="Times New Roman"/>
                      <w:sz w:val="24"/>
                      <w:szCs w:val="24"/>
                    </w:rPr>
                    <m:t>C</m:t>
                  </w:del>
                </m:r>
              </m:e>
              <m:sub>
                <m:r>
                  <w:del w:id="971" w:author="Author">
                    <w:rPr>
                      <w:rFonts w:ascii="Cambria Math" w:hAnsi="Cambria Math" w:cs="Times New Roman"/>
                      <w:sz w:val="24"/>
                      <w:szCs w:val="24"/>
                    </w:rPr>
                    <m:t>k</m:t>
                  </w:del>
                </m:r>
              </m:sub>
            </m:sSub>
          </m:e>
        </m:d>
        <m:r>
          <w:del w:id="972" w:author="Author">
            <w:rPr>
              <w:rFonts w:ascii="Cambria Math" w:hAnsi="Cambria Math" w:cs="Times New Roman"/>
              <w:sz w:val="24"/>
              <w:szCs w:val="24"/>
            </w:rPr>
            <m:t>=</m:t>
          </w:del>
        </m:r>
        <m:f>
          <m:fPr>
            <m:ctrlPr>
              <w:ins w:id="973" w:author="Author">
                <w:del w:id="974" w:author="Author">
                  <w:rPr>
                    <w:rFonts w:ascii="Cambria Math" w:hAnsi="Cambria Math" w:cs="Times New Roman"/>
                    <w:i/>
                    <w:sz w:val="24"/>
                    <w:szCs w:val="24"/>
                  </w:rPr>
                </w:del>
              </w:ins>
            </m:ctrlPr>
          </m:fPr>
          <m:num>
            <m:r>
              <w:del w:id="975" w:author="Author">
                <w:rPr>
                  <w:rFonts w:ascii="Cambria Math" w:hAnsi="Cambria Math" w:cs="Times New Roman"/>
                  <w:sz w:val="24"/>
                  <w:szCs w:val="24"/>
                </w:rPr>
                <m:t>1</m:t>
              </w:del>
            </m:r>
          </m:num>
          <m:den>
            <m:rad>
              <m:radPr>
                <m:degHide m:val="1"/>
                <m:ctrlPr>
                  <w:ins w:id="976" w:author="Author">
                    <w:del w:id="977" w:author="Author">
                      <w:rPr>
                        <w:rFonts w:ascii="Cambria Math" w:hAnsi="Cambria Math" w:cs="Times New Roman"/>
                        <w:i/>
                        <w:sz w:val="24"/>
                        <w:szCs w:val="24"/>
                      </w:rPr>
                    </w:del>
                  </w:ins>
                </m:ctrlPr>
              </m:radPr>
              <m:deg/>
              <m:e>
                <m:eqArr>
                  <m:eqArrPr>
                    <m:ctrlPr>
                      <w:ins w:id="978" w:author="Author">
                        <w:del w:id="979" w:author="Author">
                          <w:rPr>
                            <w:rFonts w:ascii="Cambria Math" w:hAnsi="Cambria Math" w:cs="Times New Roman"/>
                            <w:i/>
                            <w:sz w:val="24"/>
                            <w:szCs w:val="24"/>
                          </w:rPr>
                        </w:del>
                      </w:ins>
                    </m:ctrlPr>
                  </m:eqArrPr>
                  <m:e/>
                  <m:e>
                    <m:r>
                      <w:del w:id="980" w:author="Author">
                        <w:rPr>
                          <w:rFonts w:ascii="Cambria Math" w:hAnsi="Cambria Math" w:cs="Times New Roman"/>
                          <w:sz w:val="24"/>
                          <w:szCs w:val="24"/>
                        </w:rPr>
                        <m:t>2π</m:t>
                      </w:del>
                    </m:r>
                    <m:sSubSup>
                      <m:sSubSupPr>
                        <m:ctrlPr>
                          <w:ins w:id="981" w:author="Author">
                            <w:del w:id="982" w:author="Author">
                              <w:rPr>
                                <w:rFonts w:ascii="Cambria Math" w:hAnsi="Cambria Math" w:cs="Times New Roman"/>
                                <w:i/>
                                <w:sz w:val="24"/>
                                <w:szCs w:val="24"/>
                              </w:rPr>
                            </w:del>
                          </w:ins>
                        </m:ctrlPr>
                      </m:sSubSupPr>
                      <m:e>
                        <m:r>
                          <w:del w:id="983" w:author="Author">
                            <w:rPr>
                              <w:rFonts w:ascii="Cambria Math" w:hAnsi="Cambria Math" w:cs="Times New Roman"/>
                              <w:sz w:val="24"/>
                              <w:szCs w:val="24"/>
                            </w:rPr>
                            <m:t>σ</m:t>
                          </w:del>
                        </m:r>
                      </m:e>
                      <m:sub>
                        <m:r>
                          <w:del w:id="984" w:author="Author">
                            <w:rPr>
                              <w:rFonts w:ascii="Cambria Math" w:hAnsi="Cambria Math" w:cs="Times New Roman"/>
                              <w:sz w:val="24"/>
                              <w:szCs w:val="24"/>
                            </w:rPr>
                            <m:t>k</m:t>
                          </w:del>
                        </m:r>
                      </m:sub>
                      <m:sup>
                        <m:r>
                          <w:del w:id="985" w:author="Author">
                            <w:rPr>
                              <w:rFonts w:ascii="Cambria Math" w:hAnsi="Cambria Math" w:cs="Times New Roman"/>
                              <w:sz w:val="24"/>
                              <w:szCs w:val="24"/>
                            </w:rPr>
                            <m:t>2</m:t>
                          </w:del>
                        </m:r>
                      </m:sup>
                    </m:sSubSup>
                  </m:e>
                </m:eqArr>
              </m:e>
            </m:rad>
          </m:den>
        </m:f>
        <m:sSup>
          <m:sSupPr>
            <m:ctrlPr>
              <w:ins w:id="986" w:author="Author">
                <w:del w:id="987" w:author="Author">
                  <w:rPr>
                    <w:rFonts w:ascii="Cambria Math" w:hAnsi="Cambria Math" w:cs="Times New Roman"/>
                    <w:i/>
                    <w:sz w:val="24"/>
                    <w:szCs w:val="24"/>
                  </w:rPr>
                </w:del>
              </w:ins>
            </m:ctrlPr>
          </m:sSupPr>
          <m:e>
            <m:r>
              <w:del w:id="988" w:author="Author">
                <w:rPr>
                  <w:rFonts w:ascii="Cambria Math" w:hAnsi="Cambria Math" w:cs="Times New Roman"/>
                  <w:sz w:val="24"/>
                  <w:szCs w:val="24"/>
                </w:rPr>
                <m:t>e</m:t>
              </w:del>
            </m:r>
          </m:e>
          <m:sup>
            <m:r>
              <w:del w:id="989" w:author="Author">
                <w:rPr>
                  <w:rFonts w:ascii="Cambria Math" w:hAnsi="Cambria Math" w:cs="Times New Roman"/>
                  <w:sz w:val="24"/>
                  <w:szCs w:val="24"/>
                </w:rPr>
                <m:t>-</m:t>
              </w:del>
            </m:r>
            <m:f>
              <m:fPr>
                <m:ctrlPr>
                  <w:ins w:id="990" w:author="Author">
                    <w:del w:id="991" w:author="Author">
                      <w:rPr>
                        <w:rFonts w:ascii="Cambria Math" w:hAnsi="Cambria Math" w:cs="Times New Roman"/>
                        <w:i/>
                        <w:sz w:val="24"/>
                        <w:szCs w:val="24"/>
                      </w:rPr>
                    </w:del>
                  </w:ins>
                </m:ctrlPr>
              </m:fPr>
              <m:num>
                <m:sSup>
                  <m:sSupPr>
                    <m:ctrlPr>
                      <w:ins w:id="992" w:author="Author">
                        <w:del w:id="993" w:author="Author">
                          <w:rPr>
                            <w:rFonts w:ascii="Cambria Math" w:hAnsi="Cambria Math" w:cs="Times New Roman"/>
                            <w:i/>
                            <w:sz w:val="24"/>
                            <w:szCs w:val="24"/>
                          </w:rPr>
                        </w:del>
                      </w:ins>
                    </m:ctrlPr>
                  </m:sSupPr>
                  <m:e>
                    <m:d>
                      <m:dPr>
                        <m:ctrlPr>
                          <w:ins w:id="994" w:author="Author">
                            <w:del w:id="995" w:author="Author">
                              <w:rPr>
                                <w:rFonts w:ascii="Cambria Math" w:hAnsi="Cambria Math" w:cs="Times New Roman"/>
                                <w:i/>
                                <w:sz w:val="24"/>
                                <w:szCs w:val="24"/>
                              </w:rPr>
                            </w:del>
                          </w:ins>
                        </m:ctrlPr>
                      </m:dPr>
                      <m:e>
                        <m:sSub>
                          <m:sSubPr>
                            <m:ctrlPr>
                              <w:ins w:id="996" w:author="Author">
                                <w:del w:id="997" w:author="Author">
                                  <w:rPr>
                                    <w:rFonts w:ascii="Cambria Math" w:hAnsi="Cambria Math" w:cs="Times New Roman"/>
                                    <w:i/>
                                    <w:sz w:val="24"/>
                                    <w:szCs w:val="24"/>
                                  </w:rPr>
                                </w:del>
                              </w:ins>
                            </m:ctrlPr>
                          </m:sSubPr>
                          <m:e>
                            <m:r>
                              <w:del w:id="998" w:author="Author">
                                <w:rPr>
                                  <w:rFonts w:ascii="Cambria Math" w:hAnsi="Cambria Math" w:cs="Times New Roman"/>
                                  <w:sz w:val="24"/>
                                  <w:szCs w:val="24"/>
                                </w:rPr>
                                <m:t>x</m:t>
                              </w:del>
                            </m:r>
                          </m:e>
                          <m:sub>
                            <m:r>
                              <w:del w:id="999" w:author="Author">
                                <w:rPr>
                                  <w:rFonts w:ascii="Cambria Math" w:hAnsi="Cambria Math" w:cs="Times New Roman"/>
                                  <w:sz w:val="24"/>
                                  <w:szCs w:val="24"/>
                                </w:rPr>
                                <m:t>i</m:t>
                              </w:del>
                            </m:r>
                          </m:sub>
                        </m:sSub>
                        <m:r>
                          <w:del w:id="1000" w:author="Author">
                            <w:rPr>
                              <w:rFonts w:ascii="Cambria Math" w:hAnsi="Cambria Math" w:cs="Times New Roman"/>
                              <w:sz w:val="24"/>
                              <w:szCs w:val="24"/>
                            </w:rPr>
                            <m:t>-</m:t>
                          </w:del>
                        </m:r>
                        <m:sSub>
                          <m:sSubPr>
                            <m:ctrlPr>
                              <w:ins w:id="1001" w:author="Author">
                                <w:del w:id="1002" w:author="Author">
                                  <w:rPr>
                                    <w:rFonts w:ascii="Cambria Math" w:hAnsi="Cambria Math" w:cs="Times New Roman"/>
                                    <w:i/>
                                    <w:sz w:val="24"/>
                                    <w:szCs w:val="24"/>
                                  </w:rPr>
                                </w:del>
                              </w:ins>
                            </m:ctrlPr>
                          </m:sSubPr>
                          <m:e>
                            <m:r>
                              <w:del w:id="1003" w:author="Author">
                                <w:rPr>
                                  <w:rFonts w:ascii="Cambria Math" w:hAnsi="Cambria Math" w:cs="Times New Roman"/>
                                  <w:sz w:val="24"/>
                                  <w:szCs w:val="24"/>
                                </w:rPr>
                                <m:t>μ</m:t>
                              </w:del>
                            </m:r>
                          </m:e>
                          <m:sub>
                            <m:r>
                              <w:del w:id="1004" w:author="Author">
                                <w:rPr>
                                  <w:rFonts w:ascii="Cambria Math" w:hAnsi="Cambria Math" w:cs="Times New Roman"/>
                                  <w:sz w:val="24"/>
                                  <w:szCs w:val="24"/>
                                </w:rPr>
                                <m:t>k</m:t>
                              </w:del>
                            </m:r>
                          </m:sub>
                        </m:sSub>
                      </m:e>
                    </m:d>
                  </m:e>
                  <m:sup>
                    <m:r>
                      <w:del w:id="1005" w:author="Author">
                        <w:rPr>
                          <w:rFonts w:ascii="Cambria Math" w:hAnsi="Cambria Math" w:cs="Times New Roman"/>
                          <w:sz w:val="24"/>
                          <w:szCs w:val="24"/>
                        </w:rPr>
                        <m:t>2</m:t>
                      </w:del>
                    </m:r>
                  </m:sup>
                </m:sSup>
              </m:num>
              <m:den>
                <m:r>
                  <w:del w:id="1006" w:author="Author">
                    <w:rPr>
                      <w:rFonts w:ascii="Cambria Math" w:hAnsi="Cambria Math" w:cs="Times New Roman"/>
                      <w:sz w:val="24"/>
                      <w:szCs w:val="24"/>
                    </w:rPr>
                    <m:t>2</m:t>
                  </w:del>
                </m:r>
                <m:sSubSup>
                  <m:sSubSupPr>
                    <m:ctrlPr>
                      <w:ins w:id="1007" w:author="Author">
                        <w:del w:id="1008" w:author="Author">
                          <w:rPr>
                            <w:rFonts w:ascii="Cambria Math" w:hAnsi="Cambria Math" w:cs="Times New Roman"/>
                            <w:i/>
                            <w:sz w:val="24"/>
                            <w:szCs w:val="24"/>
                          </w:rPr>
                        </w:del>
                      </w:ins>
                    </m:ctrlPr>
                  </m:sSubSupPr>
                  <m:e>
                    <m:r>
                      <w:del w:id="1009" w:author="Author">
                        <w:rPr>
                          <w:rFonts w:ascii="Cambria Math" w:hAnsi="Cambria Math" w:cs="Times New Roman"/>
                          <w:sz w:val="24"/>
                          <w:szCs w:val="24"/>
                        </w:rPr>
                        <m:t>σ</m:t>
                      </w:del>
                    </m:r>
                  </m:e>
                  <m:sub>
                    <m:r>
                      <w:del w:id="1010" w:author="Author">
                        <w:rPr>
                          <w:rFonts w:ascii="Cambria Math" w:hAnsi="Cambria Math" w:cs="Times New Roman"/>
                          <w:sz w:val="24"/>
                          <w:szCs w:val="24"/>
                        </w:rPr>
                        <m:t>k</m:t>
                      </w:del>
                    </m:r>
                  </m:sub>
                  <m:sup>
                    <m:r>
                      <w:del w:id="1011" w:author="Author">
                        <w:rPr>
                          <w:rFonts w:ascii="Cambria Math" w:hAnsi="Cambria Math" w:cs="Times New Roman"/>
                          <w:sz w:val="24"/>
                          <w:szCs w:val="24"/>
                        </w:rPr>
                        <m:t>2</m:t>
                      </w:del>
                    </m:r>
                  </m:sup>
                </m:sSubSup>
              </m:den>
            </m:f>
          </m:sup>
        </m:sSup>
      </m:oMath>
      <w:ins w:id="1012" w:author="Author">
        <w:del w:id="1013" w:author="Author">
          <w:r w:rsidR="002D4CA6" w:rsidDel="001458E4">
            <w:rPr>
              <w:rFonts w:ascii="Times New Roman" w:hAnsi="Times New Roman" w:cs="Times New Roman"/>
              <w:sz w:val="24"/>
              <w:szCs w:val="24"/>
            </w:rPr>
            <w:delText>.</w:delText>
          </w:r>
        </w:del>
      </w:ins>
      <w:del w:id="1014" w:author="Author">
        <w:r w:rsidR="00D711CA" w:rsidRPr="004E5525" w:rsidDel="001458E4">
          <w:rPr>
            <w:rFonts w:ascii="Times New Roman" w:hAnsi="Times New Roman" w:cs="Times New Roman"/>
            <w:sz w:val="24"/>
            <w:szCs w:val="24"/>
          </w:rPr>
          <w:delText xml:space="preserve">     </w:delText>
        </w:r>
        <w:r w:rsidR="00E1470C" w:rsidRPr="004E5525" w:rsidDel="001458E4">
          <w:rPr>
            <w:rFonts w:ascii="Times New Roman" w:hAnsi="Times New Roman" w:cs="Times New Roman"/>
            <w:sz w:val="24"/>
            <w:szCs w:val="24"/>
          </w:rPr>
          <w:delText xml:space="preserve"> </w:delText>
        </w:r>
      </w:del>
      <w:ins w:id="1015" w:author="Author">
        <w:del w:id="1016" w:author="Author">
          <w:r w:rsidDel="001458E4">
            <w:rPr>
              <w:rFonts w:ascii="Times New Roman" w:hAnsi="Times New Roman" w:cs="Times New Roman"/>
              <w:sz w:val="24"/>
              <w:szCs w:val="24"/>
            </w:rPr>
            <w:tab/>
          </w:r>
          <w:r w:rsidDel="001458E4">
            <w:rPr>
              <w:rFonts w:ascii="Times New Roman" w:hAnsi="Times New Roman" w:cs="Times New Roman"/>
              <w:sz w:val="24"/>
              <w:szCs w:val="24"/>
            </w:rPr>
            <w:tab/>
          </w:r>
          <w:r w:rsidDel="001458E4">
            <w:rPr>
              <w:rFonts w:ascii="Times New Roman" w:hAnsi="Times New Roman" w:cs="Times New Roman"/>
              <w:sz w:val="24"/>
              <w:szCs w:val="24"/>
            </w:rPr>
            <w:tab/>
            <w:delText xml:space="preserve">      </w:delText>
          </w:r>
        </w:del>
      </w:ins>
      <w:del w:id="1017" w:author="Author">
        <w:r w:rsidR="00E1470C" w:rsidRPr="004E5525" w:rsidDel="001458E4">
          <w:rPr>
            <w:rFonts w:ascii="Times New Roman" w:hAnsi="Times New Roman" w:cs="Times New Roman"/>
            <w:sz w:val="24"/>
            <w:szCs w:val="24"/>
          </w:rPr>
          <w:delText>(11)</w:delText>
        </w:r>
      </w:del>
    </w:p>
    <w:p w14:paraId="1A14DB3E" w14:textId="48998D19" w:rsidR="00D711CA" w:rsidRPr="0056089E" w:rsidDel="001458E4" w:rsidRDefault="00D711CA">
      <w:pPr>
        <w:spacing w:after="0" w:line="480" w:lineRule="auto"/>
        <w:rPr>
          <w:del w:id="1018" w:author="Author"/>
          <w:rFonts w:ascii="Times New Roman" w:hAnsi="Times New Roman" w:cs="Times New Roman"/>
          <w:sz w:val="24"/>
          <w:szCs w:val="24"/>
        </w:rPr>
      </w:pPr>
      <w:del w:id="1019" w:author="Author">
        <w:r w:rsidRPr="004E5525" w:rsidDel="001458E4">
          <w:rPr>
            <w:rFonts w:ascii="Times New Roman" w:hAnsi="Times New Roman" w:cs="Times New Roman"/>
            <w:sz w:val="24"/>
            <w:szCs w:val="24"/>
          </w:rPr>
          <w:delText>To train the Gaussian NB, the data were segmented by the classes, and the mean and standard</w:delText>
        </w:r>
        <w:r w:rsidRPr="0056089E" w:rsidDel="001458E4">
          <w:rPr>
            <w:rFonts w:ascii="Times New Roman" w:hAnsi="Times New Roman" w:cs="Times New Roman"/>
            <w:sz w:val="24"/>
            <w:szCs w:val="24"/>
          </w:rPr>
          <w:delText xml:space="preserve"> deviation of each of the features for ea</w:delText>
        </w:r>
        <w:r w:rsidDel="001458E4">
          <w:rPr>
            <w:rFonts w:ascii="Times New Roman" w:hAnsi="Times New Roman" w:cs="Times New Roman"/>
            <w:sz w:val="24"/>
            <w:szCs w:val="24"/>
          </w:rPr>
          <w:delText>ch of the classes were calculated,</w:delText>
        </w:r>
        <w:r w:rsidRPr="0056089E" w:rsidDel="001458E4">
          <w:rPr>
            <w:rFonts w:ascii="Times New Roman" w:hAnsi="Times New Roman" w:cs="Times New Roman"/>
            <w:sz w:val="24"/>
            <w:szCs w:val="24"/>
          </w:rPr>
          <w:delText xml:space="preserve"> giving a probability distribution for each of the </w:delText>
        </w:r>
        <w:r w:rsidDel="001458E4">
          <w:rPr>
            <w:rFonts w:ascii="Times New Roman" w:hAnsi="Times New Roman" w:cs="Times New Roman"/>
            <w:sz w:val="24"/>
            <w:szCs w:val="24"/>
          </w:rPr>
          <w:delText>classes</w:delText>
        </w:r>
        <w:r w:rsidRPr="0056089E" w:rsidDel="001458E4">
          <w:rPr>
            <w:rFonts w:ascii="Times New Roman" w:hAnsi="Times New Roman" w:cs="Times New Roman"/>
            <w:sz w:val="24"/>
            <w:szCs w:val="24"/>
          </w:rPr>
          <w:delText xml:space="preserve">. </w:delText>
        </w:r>
      </w:del>
    </w:p>
    <w:p w14:paraId="2D2BA3DB" w14:textId="203A19C2" w:rsidR="00D711CA" w:rsidRPr="009562F5" w:rsidDel="001458E4" w:rsidRDefault="00D711CA">
      <w:pPr>
        <w:spacing w:after="0" w:line="480" w:lineRule="auto"/>
        <w:rPr>
          <w:del w:id="1020" w:author="Author"/>
          <w:rFonts w:ascii="Times New Roman" w:hAnsi="Times New Roman" w:cs="Times New Roman"/>
          <w:b/>
          <w:sz w:val="24"/>
          <w:szCs w:val="24"/>
        </w:rPr>
      </w:pPr>
      <w:del w:id="1021" w:author="Author">
        <w:r w:rsidDel="001458E4">
          <w:rPr>
            <w:rFonts w:ascii="Times New Roman" w:hAnsi="Times New Roman" w:cs="Times New Roman"/>
            <w:b/>
            <w:sz w:val="24"/>
            <w:szCs w:val="24"/>
          </w:rPr>
          <w:delText xml:space="preserve">3.3 </w:delText>
        </w:r>
      </w:del>
      <w:ins w:id="1022" w:author="Author">
        <w:del w:id="1023" w:author="Author">
          <w:r w:rsidR="00EC6545" w:rsidDel="001458E4">
            <w:rPr>
              <w:rFonts w:ascii="Times New Roman" w:hAnsi="Times New Roman" w:cs="Times New Roman"/>
              <w:b/>
              <w:sz w:val="24"/>
              <w:szCs w:val="24"/>
            </w:rPr>
            <w:delText xml:space="preserve">4 </w:delText>
          </w:r>
        </w:del>
      </w:ins>
      <w:del w:id="1024" w:author="Author">
        <w:r w:rsidDel="001458E4">
          <w:rPr>
            <w:rFonts w:ascii="Times New Roman" w:hAnsi="Times New Roman" w:cs="Times New Roman"/>
            <w:b/>
            <w:sz w:val="24"/>
            <w:szCs w:val="24"/>
          </w:rPr>
          <w:delText>Artificial Neural Network</w:delText>
        </w:r>
      </w:del>
    </w:p>
    <w:p w14:paraId="7E39C339" w14:textId="425AE84F" w:rsidR="00D711CA" w:rsidRPr="004E5525" w:rsidDel="001458E4" w:rsidRDefault="00D711CA">
      <w:pPr>
        <w:spacing w:after="0" w:line="480" w:lineRule="auto"/>
        <w:rPr>
          <w:del w:id="1025" w:author="Author"/>
          <w:rFonts w:ascii="Times New Roman" w:hAnsi="Times New Roman" w:cs="Times New Roman"/>
          <w:sz w:val="24"/>
          <w:szCs w:val="24"/>
        </w:rPr>
        <w:pPrChange w:id="1026" w:author="mingli" w:date="2020-03-14T19:44:00Z">
          <w:pPr>
            <w:spacing w:after="0" w:line="480" w:lineRule="auto"/>
            <w:ind w:firstLine="720"/>
          </w:pPr>
        </w:pPrChange>
      </w:pPr>
      <w:del w:id="1027" w:author="Author">
        <w:r w:rsidRPr="0056089E" w:rsidDel="001458E4">
          <w:rPr>
            <w:rFonts w:ascii="Times New Roman" w:hAnsi="Times New Roman" w:cs="Times New Roman"/>
            <w:sz w:val="24"/>
            <w:szCs w:val="24"/>
          </w:rPr>
          <w:delText xml:space="preserve">Artificial Neural Network (ANN) is based on the feedforward multilayer perceptron architecture, consisting of an input layer, one </w:delText>
        </w:r>
        <w:r w:rsidRPr="004E5525" w:rsidDel="001458E4">
          <w:rPr>
            <w:rFonts w:ascii="Times New Roman" w:hAnsi="Times New Roman" w:cs="Times New Roman"/>
            <w:sz w:val="24"/>
            <w:szCs w:val="24"/>
          </w:rPr>
          <w:delText>or more sets of hidden layers, and one output layer 5</w:delText>
        </w:r>
      </w:del>
      <w:ins w:id="1028" w:author="Author">
        <w:del w:id="1029" w:author="Author">
          <w:r w:rsidR="003F1755" w:rsidDel="001458E4">
            <w:rPr>
              <w:rFonts w:ascii="Times New Roman" w:hAnsi="Times New Roman" w:cs="Times New Roman"/>
              <w:sz w:val="24"/>
              <w:szCs w:val="24"/>
            </w:rPr>
            <w:delText xml:space="preserve"> (Hassoun, 1995; Schmidhuber, 2015)</w:delText>
          </w:r>
        </w:del>
      </w:ins>
      <w:del w:id="1030" w:author="Author">
        <w:r w:rsidRPr="004E5525" w:rsidDel="001458E4">
          <w:rPr>
            <w:rFonts w:ascii="Times New Roman" w:hAnsi="Times New Roman" w:cs="Times New Roman"/>
            <w:sz w:val="24"/>
            <w:szCs w:val="24"/>
          </w:rPr>
          <w:delText>. ANN can be turned into a classifier by discretizing the network’s output. The basic substructure of Artificial Neural Network</w:delText>
        </w:r>
      </w:del>
      <w:ins w:id="1031" w:author="Author">
        <w:del w:id="1032" w:author="Author">
          <w:r w:rsidR="003F1755" w:rsidDel="001458E4">
            <w:rPr>
              <w:rFonts w:ascii="Times New Roman" w:hAnsi="Times New Roman" w:cs="Times New Roman"/>
              <w:sz w:val="24"/>
              <w:szCs w:val="24"/>
            </w:rPr>
            <w:delText>NN</w:delText>
          </w:r>
        </w:del>
      </w:ins>
      <w:del w:id="1033" w:author="Author">
        <w:r w:rsidRPr="004E5525" w:rsidDel="001458E4">
          <w:rPr>
            <w:rFonts w:ascii="Times New Roman" w:hAnsi="Times New Roman" w:cs="Times New Roman"/>
            <w:sz w:val="24"/>
            <w:szCs w:val="24"/>
          </w:rPr>
          <w:delText xml:space="preserve"> is perceptron (</w:delText>
        </w:r>
        <w:r w:rsidR="00B67144" w:rsidRPr="004E5525" w:rsidDel="001458E4">
          <w:rPr>
            <w:rFonts w:ascii="Times New Roman" w:hAnsi="Times New Roman" w:cs="Times New Roman"/>
            <w:sz w:val="24"/>
            <w:szCs w:val="24"/>
          </w:rPr>
          <w:delText>Fig. 2b</w:delText>
        </w:r>
        <w:r w:rsidRPr="004E5525" w:rsidDel="001458E4">
          <w:rPr>
            <w:rFonts w:ascii="Times New Roman" w:hAnsi="Times New Roman" w:cs="Times New Roman"/>
            <w:sz w:val="24"/>
            <w:szCs w:val="24"/>
          </w:rPr>
          <w:delText>). Each perceptron has an input (the outputs of the previous layer), a series of weights, a transfer function, and an output. A transfer function is applied to the dot product of the inputs and weights for each perceptron, giving an output for the next layer. The output</w:delText>
        </w:r>
        <w:r w:rsidR="00681D51" w:rsidRPr="007B674B" w:rsidDel="001458E4">
          <w:rPr>
            <w:noProof/>
            <w:position w:val="-14"/>
          </w:rPr>
          <w:object w:dxaOrig="400" w:dyaOrig="400" w14:anchorId="61F371DD">
            <v:shape id="_x0000_i1058" type="#_x0000_t75" alt="" style="width:20.4pt;height:20.4pt;mso-width-percent:0;mso-height-percent:0;mso-width-percent:0;mso-height-percent:0" o:ole="">
              <v:imagedata r:id="rId41" o:title=""/>
            </v:shape>
            <o:OLEObject Type="Embed" ProgID="Equation.3" ShapeID="_x0000_i1058" DrawAspect="Content" ObjectID="_1645892744" r:id="rId68"/>
          </w:object>
        </w:r>
        <w:r w:rsidRPr="004E5525" w:rsidDel="001458E4">
          <w:rPr>
            <w:rFonts w:ascii="Times New Roman" w:hAnsi="Times New Roman" w:cs="Times New Roman"/>
            <w:sz w:val="24"/>
            <w:szCs w:val="24"/>
          </w:rPr>
          <w:delText xml:space="preserve"> for node j in layer l is shown below (Eq. 1</w:delText>
        </w:r>
        <w:r w:rsidR="00E1470C" w:rsidRPr="004E5525" w:rsidDel="001458E4">
          <w:rPr>
            <w:rFonts w:ascii="Times New Roman" w:hAnsi="Times New Roman" w:cs="Times New Roman"/>
            <w:sz w:val="24"/>
            <w:szCs w:val="24"/>
          </w:rPr>
          <w:delText>2</w:delText>
        </w:r>
        <w:r w:rsidRPr="004E5525" w:rsidDel="001458E4">
          <w:rPr>
            <w:rFonts w:ascii="Times New Roman" w:hAnsi="Times New Roman" w:cs="Times New Roman"/>
            <w:sz w:val="24"/>
            <w:szCs w:val="24"/>
          </w:rPr>
          <w:delText>):</w:delText>
        </w:r>
      </w:del>
    </w:p>
    <w:p w14:paraId="09036A88" w14:textId="08E256D4" w:rsidR="00D711CA" w:rsidDel="001458E4" w:rsidRDefault="00681D51">
      <w:pPr>
        <w:spacing w:after="0" w:line="480" w:lineRule="auto"/>
        <w:rPr>
          <w:del w:id="1034" w:author="Author"/>
          <w:rFonts w:ascii="Times New Roman" w:hAnsi="Times New Roman" w:cs="Times New Roman"/>
          <w:sz w:val="24"/>
          <w:szCs w:val="24"/>
        </w:rPr>
        <w:pPrChange w:id="1035" w:author="mingli" w:date="2020-03-14T19:44:00Z">
          <w:pPr>
            <w:spacing w:after="0" w:line="480" w:lineRule="auto"/>
            <w:ind w:left="2880"/>
            <w:jc w:val="center"/>
          </w:pPr>
        </w:pPrChange>
      </w:pPr>
      <w:del w:id="1036" w:author="Author">
        <w:r w:rsidRPr="00681D51" w:rsidDel="001458E4">
          <w:rPr>
            <w:rFonts w:ascii="Times New Roman" w:hAnsi="Times New Roman" w:cs="Times New Roman"/>
            <w:noProof/>
            <w:position w:val="-30"/>
            <w:sz w:val="24"/>
            <w:szCs w:val="24"/>
          </w:rPr>
          <w:object w:dxaOrig="2780" w:dyaOrig="720" w14:anchorId="1D9F90E8">
            <v:shape id="_x0000_i1059" type="#_x0000_t75" alt="" style="width:138.9pt;height:36.9pt;mso-width-percent:0;mso-height-percent:0;mso-width-percent:0;mso-height-percent:0" o:ole="">
              <v:imagedata r:id="rId69" o:title=""/>
            </v:shape>
            <o:OLEObject Type="Embed" ProgID="Equation.3" ShapeID="_x0000_i1059" DrawAspect="Content" ObjectID="_1645892745" r:id="rId70"/>
          </w:object>
        </w:r>
        <w:r w:rsidR="00D711CA" w:rsidRPr="004E5525" w:rsidDel="001458E4">
          <w:rPr>
            <w:rFonts w:ascii="Times New Roman" w:hAnsi="Times New Roman" w:cs="Times New Roman"/>
            <w:sz w:val="24"/>
            <w:szCs w:val="24"/>
          </w:rPr>
          <w:delText xml:space="preserve">   </w:delText>
        </w:r>
      </w:del>
      <w:ins w:id="1037" w:author="Author">
        <w:del w:id="1038" w:author="Author">
          <w:r w:rsidR="002764CF" w:rsidDel="001458E4">
            <w:rPr>
              <w:rFonts w:ascii="Times New Roman" w:hAnsi="Times New Roman" w:cs="Times New Roman"/>
              <w:sz w:val="24"/>
              <w:szCs w:val="24"/>
            </w:rPr>
            <w:tab/>
          </w:r>
          <w:r w:rsidR="002764CF" w:rsidDel="001458E4">
            <w:rPr>
              <w:rFonts w:ascii="Times New Roman" w:hAnsi="Times New Roman" w:cs="Times New Roman"/>
              <w:sz w:val="24"/>
              <w:szCs w:val="24"/>
            </w:rPr>
            <w:tab/>
          </w:r>
          <w:r w:rsidR="002764CF" w:rsidDel="001458E4">
            <w:rPr>
              <w:rFonts w:ascii="Times New Roman" w:hAnsi="Times New Roman" w:cs="Times New Roman"/>
              <w:sz w:val="24"/>
              <w:szCs w:val="24"/>
            </w:rPr>
            <w:tab/>
          </w:r>
          <w:r w:rsidR="002764CF" w:rsidDel="001458E4">
            <w:rPr>
              <w:rFonts w:ascii="Times New Roman" w:hAnsi="Times New Roman" w:cs="Times New Roman"/>
              <w:sz w:val="24"/>
              <w:szCs w:val="24"/>
            </w:rPr>
            <w:tab/>
          </w:r>
          <w:r w:rsidR="002764CF" w:rsidDel="001458E4">
            <w:rPr>
              <w:rFonts w:ascii="Times New Roman" w:hAnsi="Times New Roman" w:cs="Times New Roman"/>
              <w:sz w:val="24"/>
              <w:szCs w:val="24"/>
            </w:rPr>
            <w:tab/>
            <w:delText xml:space="preserve">      </w:delText>
          </w:r>
        </w:del>
      </w:ins>
      <w:del w:id="1039" w:author="Author">
        <w:r w:rsidR="00E1470C" w:rsidRPr="004E5525" w:rsidDel="001458E4">
          <w:rPr>
            <w:rFonts w:ascii="Times New Roman" w:hAnsi="Times New Roman" w:cs="Times New Roman"/>
            <w:sz w:val="24"/>
            <w:szCs w:val="24"/>
          </w:rPr>
          <w:delText>(12)</w:delText>
        </w:r>
      </w:del>
    </w:p>
    <w:p w14:paraId="631A8A98" w14:textId="65DCA21C" w:rsidR="00D711CA" w:rsidDel="001458E4" w:rsidRDefault="00D711CA">
      <w:pPr>
        <w:spacing w:after="0" w:line="480" w:lineRule="auto"/>
        <w:rPr>
          <w:del w:id="1040" w:author="Author"/>
          <w:rFonts w:ascii="Times New Roman" w:hAnsi="Times New Roman" w:cs="Times New Roman"/>
          <w:sz w:val="24"/>
          <w:szCs w:val="24"/>
        </w:rPr>
      </w:pPr>
      <w:del w:id="1041" w:author="Author">
        <w:r w:rsidDel="001458E4">
          <w:rPr>
            <w:rFonts w:ascii="Times New Roman" w:hAnsi="Times New Roman" w:cs="Times New Roman"/>
            <w:sz w:val="24"/>
            <w:szCs w:val="24"/>
          </w:rPr>
          <w:delText xml:space="preserve">where </w:delText>
        </w:r>
      </w:del>
      <w:ins w:id="1042" w:author="Author">
        <w:del w:id="1043" w:author="Author">
          <w:r w:rsidR="003F1755" w:rsidRPr="003F1755" w:rsidDel="001458E4">
            <w:rPr>
              <w:rFonts w:ascii="Times New Roman" w:hAnsi="Times New Roman" w:cs="Times New Roman"/>
              <w:b/>
              <w:sz w:val="24"/>
              <w:szCs w:val="24"/>
            </w:rPr>
            <w:delText xml:space="preserve">x </w:delText>
          </w:r>
          <w:r w:rsidR="003F1755" w:rsidDel="001458E4">
            <w:rPr>
              <w:rFonts w:ascii="Times New Roman" w:hAnsi="Times New Roman" w:cs="Times New Roman"/>
              <w:sz w:val="24"/>
              <w:szCs w:val="24"/>
            </w:rPr>
            <w:delText xml:space="preserve">are the input variables, </w:delText>
          </w:r>
        </w:del>
      </w:ins>
      <w:del w:id="1044" w:author="Author">
        <w:r w:rsidDel="001458E4">
          <w:rPr>
            <w:rFonts w:ascii="Times New Roman" w:hAnsi="Times New Roman" w:cs="Times New Roman"/>
            <w:sz w:val="24"/>
            <w:szCs w:val="24"/>
          </w:rPr>
          <w:delText>y</w:delText>
        </w:r>
        <w:r w:rsidR="007B17E3" w:rsidRPr="007B17E3" w:rsidDel="001458E4">
          <w:rPr>
            <w:noProof/>
            <w:position w:val="-14"/>
          </w:rPr>
          <w:object w:dxaOrig="560" w:dyaOrig="400" w14:anchorId="1B15D4D6">
            <v:shape id="_x0000_i1060" type="#_x0000_t75" alt="" style="width:29.1pt;height:20.4pt" o:ole="">
              <v:imagedata r:id="rId45" o:title=""/>
            </v:shape>
            <o:OLEObject Type="Embed" ProgID="Equation.3" ShapeID="_x0000_i1060" DrawAspect="Content" ObjectID="_1645892746" r:id="rId71"/>
          </w:object>
        </w:r>
        <w:r w:rsidDel="001458E4">
          <w:rPr>
            <w:rFonts w:ascii="Times New Roman" w:hAnsi="Times New Roman" w:cs="Times New Roman"/>
            <w:sz w:val="24"/>
            <w:szCs w:val="24"/>
          </w:rPr>
          <w:delText xml:space="preserve"> is the output</w:delText>
        </w:r>
      </w:del>
      <w:ins w:id="1045" w:author="Author">
        <w:del w:id="1046" w:author="Author">
          <w:r w:rsidR="002E3CD8" w:rsidDel="001458E4">
            <w:rPr>
              <w:rFonts w:ascii="Times New Roman" w:hAnsi="Times New Roman" w:cs="Times New Roman"/>
              <w:sz w:val="24"/>
              <w:szCs w:val="24"/>
            </w:rPr>
            <w:delText xml:space="preserve"> at layer (l-1)</w:delText>
          </w:r>
        </w:del>
      </w:ins>
      <w:del w:id="1047" w:author="Author">
        <w:r w:rsidDel="001458E4">
          <w:rPr>
            <w:rFonts w:ascii="Times New Roman" w:hAnsi="Times New Roman" w:cs="Times New Roman"/>
            <w:sz w:val="24"/>
            <w:szCs w:val="24"/>
          </w:rPr>
          <w:delText>, w</w:delText>
        </w:r>
      </w:del>
      <w:ins w:id="1048" w:author="Author">
        <w:del w:id="1049" w:author="Author">
          <w:r w:rsidR="003F1755" w:rsidDel="001458E4">
            <w:rPr>
              <w:rFonts w:ascii="Times New Roman" w:hAnsi="Times New Roman" w:cs="Times New Roman"/>
              <w:sz w:val="24"/>
              <w:szCs w:val="24"/>
              <w:vertAlign w:val="subscript"/>
            </w:rPr>
            <w:delText>ji</w:delText>
          </w:r>
        </w:del>
      </w:ins>
      <w:del w:id="1050" w:author="Author">
        <w:r w:rsidDel="001458E4">
          <w:rPr>
            <w:rFonts w:ascii="Times New Roman" w:hAnsi="Times New Roman" w:cs="Times New Roman"/>
            <w:sz w:val="24"/>
            <w:szCs w:val="24"/>
          </w:rPr>
          <w:delText xml:space="preserve"> are the </w:delText>
        </w:r>
      </w:del>
      <w:ins w:id="1051" w:author="Author">
        <w:del w:id="1052" w:author="Author">
          <w:r w:rsidR="002E3CD8" w:rsidDel="001458E4">
            <w:rPr>
              <w:rFonts w:ascii="Times New Roman" w:hAnsi="Times New Roman" w:cs="Times New Roman"/>
              <w:sz w:val="24"/>
              <w:szCs w:val="24"/>
            </w:rPr>
            <w:delText xml:space="preserve">synaptic </w:delText>
          </w:r>
        </w:del>
      </w:ins>
      <w:del w:id="1053" w:author="Author">
        <w:r w:rsidDel="001458E4">
          <w:rPr>
            <w:rFonts w:ascii="Times New Roman" w:hAnsi="Times New Roman" w:cs="Times New Roman"/>
            <w:sz w:val="24"/>
            <w:szCs w:val="24"/>
          </w:rPr>
          <w:delText xml:space="preserve">weights, and </w:delText>
        </w:r>
        <w:r w:rsidR="00681D51" w:rsidRPr="00681D51" w:rsidDel="001458E4">
          <w:rPr>
            <w:rFonts w:ascii="Times New Roman" w:hAnsi="Times New Roman" w:cs="Times New Roman"/>
            <w:noProof/>
            <w:position w:val="-10"/>
            <w:sz w:val="24"/>
            <w:szCs w:val="24"/>
          </w:rPr>
          <w:object w:dxaOrig="220" w:dyaOrig="260" w14:anchorId="6C1B9D54">
            <v:shape id="_x0000_i1061" type="#_x0000_t75" alt="" style="width:11.1pt;height:13.5pt;mso-width-percent:0;mso-height-percent:0;mso-width-percent:0;mso-height-percent:0" o:ole="">
              <v:imagedata r:id="rId47" o:title=""/>
            </v:shape>
            <o:OLEObject Type="Embed" ProgID="Equation.3" ShapeID="_x0000_i1061" DrawAspect="Content" ObjectID="_1645892747" r:id="rId72"/>
          </w:object>
        </w:r>
        <w:r w:rsidDel="001458E4">
          <w:rPr>
            <w:rFonts w:ascii="Times New Roman" w:hAnsi="Times New Roman" w:cs="Times New Roman"/>
            <w:sz w:val="24"/>
            <w:szCs w:val="24"/>
          </w:rPr>
          <w:delText xml:space="preserve">is the activation function. </w:delText>
        </w:r>
      </w:del>
    </w:p>
    <w:p w14:paraId="0C43C2FC" w14:textId="287A5FDF" w:rsidR="00D711CA" w:rsidRPr="004E5525" w:rsidDel="001458E4" w:rsidRDefault="00D711CA">
      <w:pPr>
        <w:spacing w:after="0" w:line="480" w:lineRule="auto"/>
        <w:rPr>
          <w:del w:id="1054" w:author="Author"/>
          <w:rFonts w:ascii="Times New Roman" w:hAnsi="Times New Roman" w:cs="Times New Roman"/>
          <w:sz w:val="24"/>
          <w:szCs w:val="24"/>
        </w:rPr>
        <w:pPrChange w:id="1055" w:author="mingli" w:date="2020-03-14T19:44:00Z">
          <w:pPr>
            <w:spacing w:after="0" w:line="480" w:lineRule="auto"/>
            <w:ind w:firstLine="720"/>
          </w:pPr>
        </w:pPrChange>
      </w:pPr>
      <w:del w:id="1056" w:author="Author">
        <w:r w:rsidRPr="0056089E" w:rsidDel="001458E4">
          <w:rPr>
            <w:rFonts w:ascii="Times New Roman" w:hAnsi="Times New Roman" w:cs="Times New Roman"/>
            <w:sz w:val="24"/>
            <w:szCs w:val="24"/>
          </w:rPr>
          <w:delText xml:space="preserve">Initially, random numbers are assigned to </w:delText>
        </w:r>
      </w:del>
      <w:ins w:id="1057" w:author="Author">
        <w:del w:id="1058" w:author="Author">
          <w:r w:rsidR="002E3CD8" w:rsidDel="001458E4">
            <w:rPr>
              <w:rFonts w:ascii="Times New Roman" w:hAnsi="Times New Roman" w:cs="Times New Roman"/>
              <w:sz w:val="24"/>
              <w:szCs w:val="24"/>
            </w:rPr>
            <w:delText xml:space="preserve">the </w:delText>
          </w:r>
        </w:del>
      </w:ins>
      <w:del w:id="1059" w:author="Author">
        <w:r w:rsidRPr="0056089E" w:rsidDel="001458E4">
          <w:rPr>
            <w:rFonts w:ascii="Times New Roman" w:hAnsi="Times New Roman" w:cs="Times New Roman"/>
            <w:sz w:val="24"/>
            <w:szCs w:val="24"/>
          </w:rPr>
          <w:delText xml:space="preserve">synaptic weights. The </w:delText>
        </w:r>
        <w:r w:rsidDel="001458E4">
          <w:rPr>
            <w:rFonts w:ascii="Times New Roman" w:hAnsi="Times New Roman" w:cs="Times New Roman"/>
            <w:sz w:val="24"/>
            <w:szCs w:val="24"/>
          </w:rPr>
          <w:delText>synaptic weights are adjusted</w:delText>
        </w:r>
        <w:r w:rsidRPr="0056089E" w:rsidDel="001458E4">
          <w:rPr>
            <w:rFonts w:ascii="Times New Roman" w:hAnsi="Times New Roman" w:cs="Times New Roman"/>
            <w:sz w:val="24"/>
            <w:szCs w:val="24"/>
          </w:rPr>
          <w:delText xml:space="preserve"> with the training data</w:delText>
        </w:r>
      </w:del>
      <w:ins w:id="1060" w:author="Author">
        <w:del w:id="1061" w:author="Author">
          <w:r w:rsidR="002E3CD8" w:rsidDel="001458E4">
            <w:rPr>
              <w:rFonts w:ascii="Times New Roman" w:hAnsi="Times New Roman" w:cs="Times New Roman"/>
              <w:sz w:val="24"/>
              <w:szCs w:val="24"/>
            </w:rPr>
            <w:delText xml:space="preserve"> [</w:delText>
          </w:r>
          <w:r w:rsidR="002E3CD8" w:rsidRPr="007418FC" w:rsidDel="001458E4">
            <w:rPr>
              <w:rFonts w:ascii="Times New Roman" w:hAnsi="Times New Roman" w:cs="Times New Roman"/>
              <w:b/>
              <w:sz w:val="24"/>
              <w:szCs w:val="24"/>
            </w:rPr>
            <w:delText>x</w:delText>
          </w:r>
          <w:r w:rsidR="002E3CD8" w:rsidDel="001458E4">
            <w:rPr>
              <w:rFonts w:ascii="Times New Roman" w:hAnsi="Times New Roman" w:cs="Times New Roman"/>
              <w:sz w:val="24"/>
              <w:szCs w:val="24"/>
            </w:rPr>
            <w:delText xml:space="preserve">(n), </w:delText>
          </w:r>
          <w:r w:rsidR="002E3CD8" w:rsidRPr="007418FC" w:rsidDel="001458E4">
            <w:rPr>
              <w:rFonts w:ascii="Times New Roman" w:hAnsi="Times New Roman" w:cs="Times New Roman"/>
              <w:b/>
              <w:sz w:val="24"/>
              <w:szCs w:val="24"/>
            </w:rPr>
            <w:delText>d</w:delText>
          </w:r>
          <w:r w:rsidR="002E3CD8" w:rsidDel="001458E4">
            <w:rPr>
              <w:rFonts w:ascii="Times New Roman" w:hAnsi="Times New Roman" w:cs="Times New Roman"/>
              <w:sz w:val="24"/>
              <w:szCs w:val="24"/>
            </w:rPr>
            <w:delText>(n)]</w:delText>
          </w:r>
        </w:del>
      </w:ins>
      <w:del w:id="1062" w:author="Author">
        <w:r w:rsidRPr="0056089E" w:rsidDel="001458E4">
          <w:rPr>
            <w:rFonts w:ascii="Times New Roman" w:hAnsi="Times New Roman" w:cs="Times New Roman"/>
            <w:sz w:val="24"/>
            <w:szCs w:val="24"/>
          </w:rPr>
          <w:delText>.</w:delText>
        </w:r>
        <w:r w:rsidDel="001458E4">
          <w:rPr>
            <w:rFonts w:ascii="Times New Roman" w:hAnsi="Times New Roman" w:cs="Times New Roman"/>
            <w:sz w:val="24"/>
            <w:szCs w:val="24"/>
          </w:rPr>
          <w:delText xml:space="preserve"> </w:delText>
        </w:r>
        <w:r w:rsidRPr="0056089E" w:rsidDel="001458E4">
          <w:rPr>
            <w:rFonts w:ascii="Times New Roman" w:hAnsi="Times New Roman" w:cs="Times New Roman"/>
            <w:sz w:val="24"/>
            <w:szCs w:val="24"/>
          </w:rPr>
          <w:delText>There are two main steps to the training of the neural network: forward computation and back</w:delText>
        </w:r>
        <w:r w:rsidR="00E1470C" w:rsidDel="001458E4">
          <w:rPr>
            <w:rFonts w:ascii="Times New Roman" w:hAnsi="Times New Roman" w:cs="Times New Roman"/>
            <w:sz w:val="24"/>
            <w:szCs w:val="24"/>
          </w:rPr>
          <w:delText xml:space="preserve"> </w:delText>
        </w:r>
        <w:r w:rsidRPr="0056089E" w:rsidDel="001458E4">
          <w:rPr>
            <w:rFonts w:ascii="Times New Roman" w:hAnsi="Times New Roman" w:cs="Times New Roman"/>
            <w:sz w:val="24"/>
            <w:szCs w:val="24"/>
          </w:rPr>
          <w:delText>pr</w:delText>
        </w:r>
        <w:r w:rsidDel="001458E4">
          <w:rPr>
            <w:rFonts w:ascii="Times New Roman" w:hAnsi="Times New Roman" w:cs="Times New Roman"/>
            <w:sz w:val="24"/>
            <w:szCs w:val="24"/>
          </w:rPr>
          <w:delText xml:space="preserve">opagation. </w:delText>
        </w:r>
        <w:r w:rsidRPr="0056089E" w:rsidDel="001458E4">
          <w:rPr>
            <w:rFonts w:ascii="Times New Roman" w:hAnsi="Times New Roman" w:cs="Times New Roman"/>
            <w:sz w:val="24"/>
            <w:szCs w:val="24"/>
          </w:rPr>
          <w:delText>In forward propagation, input signals are propagated through the network, layer by layer. In back</w:delText>
        </w:r>
        <w:r w:rsidR="00E1470C" w:rsidDel="001458E4">
          <w:rPr>
            <w:rFonts w:ascii="Times New Roman" w:hAnsi="Times New Roman" w:cs="Times New Roman"/>
            <w:sz w:val="24"/>
            <w:szCs w:val="24"/>
          </w:rPr>
          <w:delText xml:space="preserve"> </w:delText>
        </w:r>
        <w:r w:rsidRPr="0056089E" w:rsidDel="001458E4">
          <w:rPr>
            <w:rFonts w:ascii="Times New Roman" w:hAnsi="Times New Roman" w:cs="Times New Roman"/>
            <w:sz w:val="24"/>
            <w:szCs w:val="24"/>
          </w:rPr>
          <w:delText xml:space="preserve">propagation, </w:delText>
        </w:r>
        <w:r w:rsidRPr="004E5525" w:rsidDel="001458E4">
          <w:rPr>
            <w:rFonts w:ascii="Times New Roman" w:hAnsi="Times New Roman" w:cs="Times New Roman"/>
            <w:sz w:val="24"/>
            <w:szCs w:val="24"/>
          </w:rPr>
          <w:delText>the error for the entire network is calculated</w:delText>
        </w:r>
      </w:del>
      <w:ins w:id="1063" w:author="Author">
        <w:del w:id="1064" w:author="Author">
          <w:r w:rsidR="006B144B" w:rsidDel="001458E4">
            <w:rPr>
              <w:rFonts w:ascii="Times New Roman" w:hAnsi="Times New Roman" w:cs="Times New Roman"/>
              <w:sz w:val="24"/>
              <w:szCs w:val="24"/>
            </w:rPr>
            <w:delText xml:space="preserve"> (Werbos, 1990)</w:delText>
          </w:r>
        </w:del>
      </w:ins>
      <w:del w:id="1065" w:author="Author">
        <w:r w:rsidRPr="004E5525" w:rsidDel="001458E4">
          <w:rPr>
            <w:rFonts w:ascii="Times New Roman" w:hAnsi="Times New Roman" w:cs="Times New Roman"/>
            <w:sz w:val="24"/>
            <w:szCs w:val="24"/>
          </w:rPr>
          <w:delText>. Then, the errors are computed for each neuron, and then the local gradients for the synaptic weights of the network are calculated (Eq. 1</w:delText>
        </w:r>
        <w:r w:rsidR="00E1470C" w:rsidRPr="004E5525" w:rsidDel="001458E4">
          <w:rPr>
            <w:rFonts w:ascii="Times New Roman" w:hAnsi="Times New Roman" w:cs="Times New Roman"/>
            <w:sz w:val="24"/>
            <w:szCs w:val="24"/>
          </w:rPr>
          <w:delText>3</w:delText>
        </w:r>
        <w:r w:rsidRPr="004E5525" w:rsidDel="001458E4">
          <w:rPr>
            <w:rFonts w:ascii="Times New Roman" w:hAnsi="Times New Roman" w:cs="Times New Roman"/>
            <w:sz w:val="24"/>
            <w:szCs w:val="24"/>
          </w:rPr>
          <w:delText xml:space="preserve">). Gradient descent is </w:delText>
        </w:r>
      </w:del>
      <w:ins w:id="1066" w:author="Author">
        <w:del w:id="1067" w:author="Author">
          <w:r w:rsidR="002E3CD8" w:rsidDel="001458E4">
            <w:rPr>
              <w:rFonts w:ascii="Times New Roman" w:hAnsi="Times New Roman" w:cs="Times New Roman"/>
              <w:sz w:val="24"/>
              <w:szCs w:val="24"/>
            </w:rPr>
            <w:delText xml:space="preserve">then </w:delText>
          </w:r>
        </w:del>
      </w:ins>
      <w:del w:id="1068" w:author="Author">
        <w:r w:rsidRPr="004E5525" w:rsidDel="001458E4">
          <w:rPr>
            <w:rFonts w:ascii="Times New Roman" w:hAnsi="Times New Roman" w:cs="Times New Roman"/>
            <w:sz w:val="24"/>
            <w:szCs w:val="24"/>
          </w:rPr>
          <w:delText>used to adjust the synaptic weights (Eq. 1</w:delText>
        </w:r>
        <w:r w:rsidR="00E1470C" w:rsidRPr="004E5525" w:rsidDel="001458E4">
          <w:rPr>
            <w:rFonts w:ascii="Times New Roman" w:hAnsi="Times New Roman" w:cs="Times New Roman"/>
            <w:sz w:val="24"/>
            <w:szCs w:val="24"/>
          </w:rPr>
          <w:delText>4</w:delText>
        </w:r>
        <w:r w:rsidRPr="004E5525" w:rsidDel="001458E4">
          <w:rPr>
            <w:rFonts w:ascii="Times New Roman" w:hAnsi="Times New Roman" w:cs="Times New Roman"/>
            <w:sz w:val="24"/>
            <w:szCs w:val="24"/>
          </w:rPr>
          <w:delText xml:space="preserve">). </w:delText>
        </w:r>
      </w:del>
    </w:p>
    <w:p w14:paraId="1E9C0841" w14:textId="49E6177F" w:rsidR="00D711CA" w:rsidRPr="00ED77E0" w:rsidDel="001458E4" w:rsidRDefault="00681D51">
      <w:pPr>
        <w:spacing w:after="0" w:line="480" w:lineRule="auto"/>
        <w:rPr>
          <w:del w:id="1069" w:author="Author"/>
          <w:rFonts w:ascii="Times New Roman" w:hAnsi="Times New Roman" w:cs="Times New Roman"/>
          <w:noProof/>
          <w:sz w:val="24"/>
          <w:szCs w:val="24"/>
        </w:rPr>
        <w:pPrChange w:id="1070" w:author="mingli" w:date="2020-03-14T19:44:00Z">
          <w:pPr>
            <w:spacing w:after="0" w:line="480" w:lineRule="auto"/>
            <w:jc w:val="center"/>
          </w:pPr>
        </w:pPrChange>
      </w:pPr>
      <w:del w:id="1071" w:author="Author">
        <w:r w:rsidRPr="00681D51" w:rsidDel="001458E4">
          <w:rPr>
            <w:rFonts w:ascii="Times New Roman" w:hAnsi="Times New Roman" w:cs="Times New Roman"/>
            <w:noProof/>
            <w:position w:val="-72"/>
            <w:sz w:val="24"/>
            <w:szCs w:val="24"/>
          </w:rPr>
          <w:object w:dxaOrig="7040" w:dyaOrig="1560" w14:anchorId="4B004CA2">
            <v:shape id="_x0000_i1062" type="#_x0000_t75" alt="" style="width:352.5pt;height:78.9pt;mso-width-percent:0;mso-height-percent:0;mso-width-percent:0;mso-height-percent:0" o:ole="">
              <v:imagedata r:id="rId73" o:title=""/>
            </v:shape>
            <o:OLEObject Type="Embed" ProgID="Equation.3" ShapeID="_x0000_i1062" DrawAspect="Content" ObjectID="_1645892748" r:id="rId74"/>
          </w:object>
        </w:r>
      </w:del>
      <w:ins w:id="1072" w:author="Author">
        <w:del w:id="1073" w:author="Author">
          <w:r w:rsidR="002764CF" w:rsidDel="001458E4">
            <w:rPr>
              <w:rFonts w:ascii="Times New Roman" w:hAnsi="Times New Roman" w:cs="Times New Roman"/>
              <w:noProof/>
              <w:sz w:val="24"/>
              <w:szCs w:val="24"/>
            </w:rPr>
            <w:tab/>
          </w:r>
          <w:r w:rsidR="002764CF" w:rsidDel="001458E4">
            <w:rPr>
              <w:rFonts w:ascii="Times New Roman" w:hAnsi="Times New Roman" w:cs="Times New Roman"/>
              <w:noProof/>
              <w:sz w:val="24"/>
              <w:szCs w:val="24"/>
            </w:rPr>
            <w:tab/>
            <w:delText xml:space="preserve">  </w:delText>
          </w:r>
        </w:del>
      </w:ins>
      <w:del w:id="1074" w:author="Author">
        <w:r w:rsidR="00E1470C" w:rsidRPr="004E5525" w:rsidDel="001458E4">
          <w:rPr>
            <w:rFonts w:ascii="Times New Roman" w:hAnsi="Times New Roman" w:cs="Times New Roman"/>
            <w:noProof/>
            <w:sz w:val="24"/>
            <w:szCs w:val="24"/>
          </w:rPr>
          <w:delText>(13)</w:delText>
        </w:r>
        <w:r w:rsidR="0054519F" w:rsidRPr="004E5525" w:rsidDel="001458E4">
          <w:rPr>
            <w:rFonts w:ascii="Times New Roman" w:hAnsi="Times New Roman" w:cs="Times New Roman"/>
            <w:noProof/>
            <w:sz w:val="24"/>
            <w:szCs w:val="24"/>
          </w:rPr>
          <w:delText xml:space="preserve">, </w:delText>
        </w:r>
        <w:r w:rsidR="00E1470C" w:rsidRPr="004E5525" w:rsidDel="001458E4">
          <w:rPr>
            <w:rFonts w:ascii="Times New Roman" w:hAnsi="Times New Roman" w:cs="Times New Roman"/>
            <w:noProof/>
            <w:sz w:val="24"/>
            <w:szCs w:val="24"/>
          </w:rPr>
          <w:delText>(14)</w:delText>
        </w:r>
      </w:del>
    </w:p>
    <w:p w14:paraId="3526FAB7" w14:textId="2D6A7FEF" w:rsidR="002E3CD8" w:rsidRPr="004E5525" w:rsidDel="001458E4" w:rsidRDefault="002E3CD8">
      <w:pPr>
        <w:spacing w:after="0" w:line="480" w:lineRule="auto"/>
        <w:rPr>
          <w:del w:id="1075" w:author="Author"/>
          <w:rFonts w:ascii="Times New Roman" w:hAnsi="Times New Roman" w:cs="Times New Roman"/>
          <w:sz w:val="24"/>
          <w:szCs w:val="24"/>
        </w:rPr>
        <w:pPrChange w:id="1076" w:author="mingli" w:date="2020-03-14T19:44:00Z">
          <w:pPr>
            <w:spacing w:after="0" w:line="480" w:lineRule="auto"/>
            <w:ind w:firstLine="720"/>
          </w:pPr>
        </w:pPrChange>
      </w:pPr>
      <w:del w:id="1077" w:author="Author">
        <w:r w:rsidRPr="004E5525" w:rsidDel="001458E4">
          <w:rPr>
            <w:rFonts w:ascii="Times New Roman" w:hAnsi="Times New Roman" w:cs="Times New Roman"/>
            <w:sz w:val="24"/>
            <w:szCs w:val="24"/>
          </w:rPr>
          <w:delText>These steps are repeated until the error reaches below a desired threshold.</w:delText>
        </w:r>
      </w:del>
      <w:ins w:id="1078" w:author="Author">
        <w:del w:id="1079" w:author="Author">
          <w:r w:rsidDel="001458E4">
            <w:rPr>
              <w:rFonts w:ascii="Times New Roman" w:hAnsi="Times New Roman" w:cs="Times New Roman"/>
              <w:sz w:val="24"/>
              <w:szCs w:val="24"/>
            </w:rPr>
            <w:delText xml:space="preserve"> </w:delText>
          </w:r>
        </w:del>
      </w:ins>
      <w:del w:id="1080" w:author="Author">
        <w:r w:rsidRPr="004E5525" w:rsidDel="001458E4">
          <w:rPr>
            <w:rFonts w:ascii="Times New Roman" w:hAnsi="Times New Roman" w:cs="Times New Roman"/>
            <w:sz w:val="24"/>
            <w:szCs w:val="24"/>
          </w:rPr>
          <w:delText>Herein, two hidden layers with 20 and 10 neurons were used in the ANN model.</w:delText>
        </w:r>
        <w:r w:rsidRPr="009C6C7B" w:rsidDel="001458E4">
          <w:delText xml:space="preserve"> </w:delText>
        </w:r>
      </w:del>
    </w:p>
    <w:p w14:paraId="7E32DCC4" w14:textId="77777777" w:rsidR="00D711CA" w:rsidRDefault="00D711CA" w:rsidP="000939F0">
      <w:pPr>
        <w:spacing w:after="0" w:line="480" w:lineRule="auto"/>
        <w:rPr>
          <w:rFonts w:ascii="Times New Roman" w:hAnsi="Times New Roman" w:cs="Times New Roman"/>
          <w:sz w:val="24"/>
          <w:szCs w:val="24"/>
        </w:rPr>
      </w:pPr>
    </w:p>
    <w:p w14:paraId="7E2CB7BA" w14:textId="77777777" w:rsidR="00F31A3F" w:rsidRDefault="00F31A3F" w:rsidP="00A60080">
      <w:pPr>
        <w:spacing w:after="0" w:line="480" w:lineRule="auto"/>
        <w:rPr>
          <w:ins w:id="1081" w:author="Author"/>
          <w:rFonts w:ascii="Times New Roman" w:hAnsi="Times New Roman" w:cs="Times New Roman"/>
          <w:b/>
          <w:bCs/>
          <w:sz w:val="24"/>
          <w:szCs w:val="24"/>
        </w:rPr>
      </w:pPr>
    </w:p>
    <w:p w14:paraId="1506CC36" w14:textId="02357B50" w:rsidR="006863CE" w:rsidRPr="006E4559" w:rsidRDefault="00D711CA" w:rsidP="00A60080">
      <w:pPr>
        <w:spacing w:after="0" w:line="480" w:lineRule="auto"/>
        <w:rPr>
          <w:rFonts w:ascii="Times New Roman" w:hAnsi="Times New Roman" w:cs="Times New Roman"/>
          <w:b/>
          <w:color w:val="000000" w:themeColor="text1"/>
          <w:sz w:val="24"/>
          <w:szCs w:val="24"/>
        </w:rPr>
      </w:pPr>
      <w:r w:rsidRPr="00E922D4">
        <w:rPr>
          <w:rFonts w:ascii="Times New Roman" w:hAnsi="Times New Roman" w:cs="Times New Roman"/>
          <w:b/>
          <w:bCs/>
          <w:sz w:val="24"/>
          <w:szCs w:val="24"/>
        </w:rPr>
        <w:t>4</w:t>
      </w:r>
      <w:ins w:id="1082" w:author="Author">
        <w:r w:rsidR="00F31A3F">
          <w:rPr>
            <w:rFonts w:ascii="Times New Roman" w:hAnsi="Times New Roman" w:cs="Times New Roman"/>
            <w:b/>
            <w:bCs/>
            <w:sz w:val="24"/>
            <w:szCs w:val="24"/>
          </w:rPr>
          <w:t>.</w:t>
        </w:r>
      </w:ins>
      <w:del w:id="1083" w:author="Author">
        <w:r w:rsidRPr="00E922D4" w:rsidDel="002305B3">
          <w:rPr>
            <w:rFonts w:ascii="Times New Roman" w:hAnsi="Times New Roman" w:cs="Times New Roman"/>
            <w:b/>
            <w:bCs/>
            <w:sz w:val="24"/>
            <w:szCs w:val="24"/>
          </w:rPr>
          <w:delText>.0</w:delText>
        </w:r>
      </w:del>
      <w:r w:rsidR="0076459A" w:rsidRPr="00E922D4">
        <w:rPr>
          <w:rFonts w:ascii="Times New Roman" w:hAnsi="Times New Roman" w:cs="Times New Roman"/>
          <w:b/>
          <w:bCs/>
          <w:sz w:val="24"/>
          <w:szCs w:val="24"/>
        </w:rPr>
        <w:t xml:space="preserve"> </w:t>
      </w:r>
      <w:r w:rsidR="006863CE" w:rsidRPr="006E4559">
        <w:rPr>
          <w:rFonts w:ascii="Times New Roman" w:hAnsi="Times New Roman" w:cs="Times New Roman"/>
          <w:b/>
          <w:color w:val="000000" w:themeColor="text1"/>
          <w:sz w:val="24"/>
          <w:szCs w:val="24"/>
        </w:rPr>
        <w:t>Results</w:t>
      </w:r>
    </w:p>
    <w:p w14:paraId="40D4E213" w14:textId="4CB4A47B" w:rsidR="007E12DD" w:rsidRPr="006E4559" w:rsidRDefault="00D711CA" w:rsidP="00E922D4">
      <w:pPr>
        <w:spacing w:after="0" w:line="480" w:lineRule="auto"/>
        <w:rPr>
          <w:rFonts w:ascii="Times New Roman" w:hAnsi="Times New Roman" w:cs="Times New Roman"/>
          <w:i/>
          <w:color w:val="000000" w:themeColor="text1"/>
          <w:sz w:val="24"/>
          <w:szCs w:val="24"/>
        </w:rPr>
      </w:pPr>
      <w:r>
        <w:rPr>
          <w:rFonts w:ascii="Times New Roman" w:hAnsi="Times New Roman" w:cs="Times New Roman"/>
          <w:b/>
          <w:i/>
          <w:color w:val="000000" w:themeColor="text1"/>
          <w:sz w:val="24"/>
          <w:szCs w:val="24"/>
        </w:rPr>
        <w:t xml:space="preserve">4.1 </w:t>
      </w:r>
      <w:r w:rsidR="00AA05F8" w:rsidRPr="006E4559">
        <w:rPr>
          <w:rFonts w:ascii="Times New Roman" w:hAnsi="Times New Roman" w:cs="Times New Roman"/>
          <w:b/>
          <w:i/>
          <w:color w:val="000000" w:themeColor="text1"/>
          <w:sz w:val="24"/>
          <w:szCs w:val="24"/>
        </w:rPr>
        <w:t>Overall m</w:t>
      </w:r>
      <w:r w:rsidR="006863CE" w:rsidRPr="006E4559">
        <w:rPr>
          <w:rFonts w:ascii="Times New Roman" w:hAnsi="Times New Roman" w:cs="Times New Roman"/>
          <w:b/>
          <w:i/>
          <w:color w:val="000000" w:themeColor="text1"/>
          <w:sz w:val="24"/>
          <w:szCs w:val="24"/>
        </w:rPr>
        <w:t xml:space="preserve">odel </w:t>
      </w:r>
      <w:r w:rsidR="00AA05F8" w:rsidRPr="006E4559">
        <w:rPr>
          <w:rFonts w:ascii="Times New Roman" w:hAnsi="Times New Roman" w:cs="Times New Roman"/>
          <w:b/>
          <w:i/>
          <w:color w:val="000000" w:themeColor="text1"/>
          <w:sz w:val="24"/>
          <w:szCs w:val="24"/>
        </w:rPr>
        <w:t>p</w:t>
      </w:r>
      <w:r w:rsidR="006863CE" w:rsidRPr="006E4559">
        <w:rPr>
          <w:rFonts w:ascii="Times New Roman" w:hAnsi="Times New Roman" w:cs="Times New Roman"/>
          <w:b/>
          <w:i/>
          <w:color w:val="000000" w:themeColor="text1"/>
          <w:sz w:val="24"/>
          <w:szCs w:val="24"/>
        </w:rPr>
        <w:t>erformance</w:t>
      </w:r>
    </w:p>
    <w:p w14:paraId="2A0743A5" w14:textId="352A4908" w:rsidR="004D10C2" w:rsidRDefault="00B67144" w:rsidP="00B67144">
      <w:pPr>
        <w:spacing w:after="0" w:line="480" w:lineRule="auto"/>
        <w:ind w:firstLine="432"/>
        <w:rPr>
          <w:rFonts w:ascii="Times New Roman" w:hAnsi="Times New Roman" w:cs="Times New Roman"/>
          <w:b/>
          <w:bCs/>
          <w:i/>
          <w:color w:val="000000" w:themeColor="text1"/>
          <w:sz w:val="24"/>
          <w:szCs w:val="24"/>
        </w:rPr>
      </w:pPr>
      <w:r>
        <w:rPr>
          <w:rFonts w:ascii="Times New Roman" w:hAnsi="Times New Roman" w:cs="Times New Roman"/>
          <w:color w:val="000000" w:themeColor="text1"/>
          <w:sz w:val="24"/>
          <w:szCs w:val="24"/>
        </w:rPr>
        <w:t>The</w:t>
      </w:r>
      <w:r w:rsidR="00C5114D" w:rsidRPr="00D90366">
        <w:rPr>
          <w:rFonts w:ascii="Times New Roman" w:hAnsi="Times New Roman" w:cs="Times New Roman"/>
          <w:color w:val="000000" w:themeColor="text1"/>
          <w:sz w:val="24"/>
          <w:szCs w:val="24"/>
        </w:rPr>
        <w:t xml:space="preserve"> </w:t>
      </w:r>
      <w:del w:id="1084" w:author="Author">
        <w:r w:rsidR="006863CE" w:rsidDel="002305B3">
          <w:rPr>
            <w:rFonts w:ascii="Times New Roman" w:hAnsi="Times New Roman" w:cs="Times New Roman"/>
            <w:color w:val="000000" w:themeColor="text1"/>
            <w:sz w:val="24"/>
            <w:szCs w:val="24"/>
          </w:rPr>
          <w:delText xml:space="preserve">3 </w:delText>
        </w:r>
      </w:del>
      <w:ins w:id="1085" w:author="Author">
        <w:r w:rsidR="002305B3">
          <w:rPr>
            <w:rFonts w:ascii="Times New Roman" w:hAnsi="Times New Roman" w:cs="Times New Roman"/>
            <w:color w:val="000000" w:themeColor="text1"/>
            <w:sz w:val="24"/>
            <w:szCs w:val="24"/>
          </w:rPr>
          <w:t xml:space="preserve">four </w:t>
        </w:r>
      </w:ins>
      <w:r w:rsidR="006863CE">
        <w:rPr>
          <w:rFonts w:ascii="Times New Roman" w:hAnsi="Times New Roman" w:cs="Times New Roman"/>
          <w:color w:val="000000" w:themeColor="text1"/>
          <w:sz w:val="24"/>
          <w:szCs w:val="24"/>
        </w:rPr>
        <w:t xml:space="preserve">different machine learning approaches, </w:t>
      </w:r>
      <w:r w:rsidR="006718B5" w:rsidRPr="00D90366">
        <w:rPr>
          <w:rFonts w:ascii="Times New Roman" w:hAnsi="Times New Roman" w:cs="Times New Roman"/>
          <w:color w:val="000000" w:themeColor="text1"/>
          <w:sz w:val="24"/>
          <w:szCs w:val="24"/>
        </w:rPr>
        <w:t>SVM</w:t>
      </w:r>
      <w:r w:rsidR="009A1E52">
        <w:rPr>
          <w:rFonts w:ascii="Times New Roman" w:hAnsi="Times New Roman" w:cs="Times New Roman"/>
          <w:color w:val="000000" w:themeColor="text1"/>
          <w:sz w:val="24"/>
          <w:szCs w:val="24"/>
        </w:rPr>
        <w:t xml:space="preserve">, </w:t>
      </w:r>
      <w:ins w:id="1086" w:author="Author">
        <w:r w:rsidR="002305B3">
          <w:rPr>
            <w:rFonts w:ascii="Times New Roman" w:hAnsi="Times New Roman" w:cs="Times New Roman"/>
            <w:color w:val="000000" w:themeColor="text1"/>
            <w:sz w:val="24"/>
            <w:szCs w:val="24"/>
          </w:rPr>
          <w:t xml:space="preserve">RVM, </w:t>
        </w:r>
      </w:ins>
      <w:r w:rsidR="006718B5" w:rsidRPr="00D90366">
        <w:rPr>
          <w:rFonts w:ascii="Times New Roman" w:hAnsi="Times New Roman" w:cs="Times New Roman"/>
          <w:color w:val="000000" w:themeColor="text1"/>
          <w:sz w:val="24"/>
          <w:szCs w:val="24"/>
        </w:rPr>
        <w:t>NB</w:t>
      </w:r>
      <w:r w:rsidR="009A1E52">
        <w:rPr>
          <w:rFonts w:ascii="Times New Roman" w:hAnsi="Times New Roman" w:cs="Times New Roman"/>
          <w:color w:val="000000" w:themeColor="text1"/>
          <w:sz w:val="24"/>
          <w:szCs w:val="24"/>
        </w:rPr>
        <w:t xml:space="preserve"> and</w:t>
      </w:r>
      <w:r w:rsidR="000322EA" w:rsidRPr="00D90366">
        <w:rPr>
          <w:rFonts w:ascii="Times New Roman" w:hAnsi="Times New Roman" w:cs="Times New Roman"/>
          <w:color w:val="000000" w:themeColor="text1"/>
          <w:sz w:val="24"/>
          <w:szCs w:val="24"/>
        </w:rPr>
        <w:t xml:space="preserve"> </w:t>
      </w:r>
      <w:r w:rsidR="006718B5" w:rsidRPr="00D90366">
        <w:rPr>
          <w:rFonts w:ascii="Times New Roman" w:hAnsi="Times New Roman" w:cs="Times New Roman"/>
          <w:color w:val="000000" w:themeColor="text1"/>
          <w:sz w:val="24"/>
          <w:szCs w:val="24"/>
        </w:rPr>
        <w:t>ANN</w:t>
      </w:r>
      <w:r w:rsidR="009A1E5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were applied </w:t>
      </w:r>
      <w:r w:rsidR="006863CE">
        <w:rPr>
          <w:rFonts w:ascii="Times New Roman" w:hAnsi="Times New Roman" w:cs="Times New Roman"/>
          <w:color w:val="000000" w:themeColor="text1"/>
          <w:sz w:val="24"/>
          <w:szCs w:val="24"/>
        </w:rPr>
        <w:t xml:space="preserve">and </w:t>
      </w:r>
      <w:r>
        <w:rPr>
          <w:rFonts w:ascii="Times New Roman" w:hAnsi="Times New Roman" w:cs="Times New Roman"/>
          <w:color w:val="000000" w:themeColor="text1"/>
          <w:sz w:val="24"/>
          <w:szCs w:val="24"/>
        </w:rPr>
        <w:t xml:space="preserve">their </w:t>
      </w:r>
      <w:r w:rsidR="00A6262C">
        <w:rPr>
          <w:rFonts w:ascii="Times New Roman" w:hAnsi="Times New Roman" w:cs="Times New Roman"/>
          <w:color w:val="000000" w:themeColor="text1"/>
          <w:sz w:val="24"/>
          <w:szCs w:val="24"/>
        </w:rPr>
        <w:t xml:space="preserve">predictability of </w:t>
      </w:r>
      <w:r w:rsidR="006863CE" w:rsidRPr="00D90366">
        <w:rPr>
          <w:rFonts w:ascii="Times New Roman" w:hAnsi="Times New Roman" w:cs="Times New Roman"/>
          <w:color w:val="000000" w:themeColor="text1"/>
          <w:sz w:val="24"/>
          <w:szCs w:val="24"/>
        </w:rPr>
        <w:t xml:space="preserve">the </w:t>
      </w:r>
      <w:r w:rsidR="006863CE" w:rsidRPr="00D90366">
        <w:rPr>
          <w:rFonts w:ascii="Times New Roman" w:hAnsi="Times New Roman" w:cs="Times New Roman"/>
          <w:color w:val="000000" w:themeColor="text1"/>
          <w:sz w:val="24"/>
          <w:szCs w:val="28"/>
        </w:rPr>
        <w:t xml:space="preserve">20-year time series (1998-2018) </w:t>
      </w:r>
      <w:r>
        <w:rPr>
          <w:rFonts w:ascii="Times New Roman" w:hAnsi="Times New Roman" w:cs="Times New Roman"/>
          <w:color w:val="000000" w:themeColor="text1"/>
          <w:sz w:val="24"/>
          <w:szCs w:val="28"/>
        </w:rPr>
        <w:t xml:space="preserve">were tested relative to the </w:t>
      </w:r>
      <w:r w:rsidR="006863CE" w:rsidRPr="00D90366">
        <w:rPr>
          <w:rFonts w:ascii="Times New Roman" w:hAnsi="Times New Roman" w:cs="Times New Roman"/>
          <w:color w:val="000000" w:themeColor="text1"/>
          <w:sz w:val="24"/>
          <w:szCs w:val="28"/>
        </w:rPr>
        <w:t xml:space="preserve">observed </w:t>
      </w:r>
      <w:r w:rsidR="006863CE" w:rsidRPr="00D90366">
        <w:rPr>
          <w:rFonts w:ascii="Times New Roman" w:hAnsi="Times New Roman" w:cs="Times New Roman"/>
          <w:i/>
          <w:iCs/>
          <w:color w:val="000000" w:themeColor="text1"/>
          <w:sz w:val="24"/>
          <w:szCs w:val="28"/>
        </w:rPr>
        <w:t>K. brevis</w:t>
      </w:r>
      <w:r w:rsidR="006863CE" w:rsidRPr="00D90366">
        <w:rPr>
          <w:rFonts w:ascii="Times New Roman" w:hAnsi="Times New Roman" w:cs="Times New Roman"/>
          <w:color w:val="000000" w:themeColor="text1"/>
          <w:sz w:val="24"/>
          <w:szCs w:val="28"/>
        </w:rPr>
        <w:t xml:space="preserve"> cell concentrations along the West Florida </w:t>
      </w:r>
      <w:r w:rsidR="006863CE" w:rsidRPr="004E5525">
        <w:rPr>
          <w:rFonts w:ascii="Times New Roman" w:hAnsi="Times New Roman" w:cs="Times New Roman"/>
          <w:color w:val="000000" w:themeColor="text1"/>
          <w:sz w:val="24"/>
          <w:szCs w:val="28"/>
        </w:rPr>
        <w:t>Shelf</w:t>
      </w:r>
      <w:r w:rsidR="006863CE" w:rsidRPr="004E5525">
        <w:rPr>
          <w:rFonts w:ascii="Times New Roman" w:hAnsi="Times New Roman" w:cs="Times New Roman"/>
          <w:color w:val="000000" w:themeColor="text1"/>
          <w:sz w:val="24"/>
          <w:szCs w:val="24"/>
        </w:rPr>
        <w:t xml:space="preserve">. </w:t>
      </w:r>
      <w:r w:rsidR="00E7339D" w:rsidRPr="004E5525">
        <w:rPr>
          <w:rFonts w:ascii="Times New Roman" w:hAnsi="Times New Roman" w:cs="Times New Roman"/>
          <w:color w:val="000000" w:themeColor="text1"/>
          <w:sz w:val="24"/>
          <w:szCs w:val="24"/>
        </w:rPr>
        <w:t>Using</w:t>
      </w:r>
      <w:r w:rsidR="00943969" w:rsidRPr="004E5525">
        <w:rPr>
          <w:rFonts w:ascii="Times New Roman" w:hAnsi="Times New Roman" w:cs="Times New Roman"/>
          <w:color w:val="000000" w:themeColor="text1"/>
          <w:sz w:val="24"/>
          <w:szCs w:val="24"/>
        </w:rPr>
        <w:t xml:space="preserve"> </w:t>
      </w:r>
      <w:commentRangeStart w:id="1087"/>
      <w:r w:rsidR="00EB5DAB" w:rsidRPr="004E5525">
        <w:rPr>
          <w:rFonts w:ascii="Times New Roman" w:hAnsi="Times New Roman" w:cs="Times New Roman"/>
          <w:color w:val="000000" w:themeColor="text1"/>
          <w:sz w:val="24"/>
          <w:szCs w:val="24"/>
        </w:rPr>
        <w:t>the</w:t>
      </w:r>
      <w:r w:rsidR="007D7717" w:rsidRPr="004E5525">
        <w:rPr>
          <w:rFonts w:ascii="Times New Roman" w:hAnsi="Times New Roman" w:cs="Times New Roman"/>
          <w:color w:val="000000" w:themeColor="text1"/>
          <w:sz w:val="24"/>
          <w:szCs w:val="24"/>
        </w:rPr>
        <w:t xml:space="preserve"> </w:t>
      </w:r>
      <w:ins w:id="1088" w:author="Author">
        <w:r w:rsidR="007B5976">
          <w:rPr>
            <w:rFonts w:ascii="Times New Roman" w:hAnsi="Times New Roman" w:cs="Times New Roman"/>
            <w:color w:val="000000" w:themeColor="text1"/>
            <w:sz w:val="24"/>
            <w:szCs w:val="24"/>
          </w:rPr>
          <w:t xml:space="preserve">blocked cross </w:t>
        </w:r>
      </w:ins>
      <w:r w:rsidR="007D7717" w:rsidRPr="004E5525">
        <w:rPr>
          <w:rFonts w:ascii="Times New Roman" w:hAnsi="Times New Roman" w:cs="Times New Roman"/>
          <w:color w:val="000000" w:themeColor="text1"/>
          <w:sz w:val="24"/>
          <w:szCs w:val="24"/>
        </w:rPr>
        <w:t xml:space="preserve">validation </w:t>
      </w:r>
      <w:commentRangeEnd w:id="1087"/>
      <w:r w:rsidR="007B5976">
        <w:rPr>
          <w:rStyle w:val="CommentReference"/>
          <w:rFonts w:eastAsiaTheme="minorHAnsi"/>
          <w:lang w:eastAsia="en-US"/>
        </w:rPr>
        <w:commentReference w:id="1087"/>
      </w:r>
      <w:r w:rsidR="007D7717" w:rsidRPr="004E5525">
        <w:rPr>
          <w:rFonts w:ascii="Times New Roman" w:hAnsi="Times New Roman" w:cs="Times New Roman"/>
          <w:color w:val="000000" w:themeColor="text1"/>
          <w:sz w:val="24"/>
          <w:szCs w:val="24"/>
        </w:rPr>
        <w:t>procedure</w:t>
      </w:r>
      <w:r w:rsidR="00705390" w:rsidRPr="004E5525">
        <w:rPr>
          <w:rFonts w:ascii="Times New Roman" w:hAnsi="Times New Roman" w:cs="Times New Roman"/>
          <w:color w:val="000000" w:themeColor="text1"/>
          <w:sz w:val="24"/>
          <w:szCs w:val="24"/>
        </w:rPr>
        <w:t xml:space="preserve">, </w:t>
      </w:r>
      <w:r w:rsidR="00E7339D" w:rsidRPr="004E5525">
        <w:rPr>
          <w:rFonts w:ascii="Times New Roman" w:hAnsi="Times New Roman" w:cs="Times New Roman"/>
          <w:color w:val="000000" w:themeColor="text1"/>
          <w:sz w:val="24"/>
          <w:szCs w:val="24"/>
        </w:rPr>
        <w:t xml:space="preserve">the </w:t>
      </w:r>
      <w:commentRangeStart w:id="1089"/>
      <w:r w:rsidR="007E12DD" w:rsidRPr="004E5525">
        <w:rPr>
          <w:rFonts w:ascii="Times New Roman" w:hAnsi="Times New Roman" w:cs="Times New Roman"/>
          <w:color w:val="000000" w:themeColor="text1"/>
          <w:sz w:val="24"/>
          <w:szCs w:val="28"/>
        </w:rPr>
        <w:t>SVM</w:t>
      </w:r>
      <w:commentRangeEnd w:id="1089"/>
      <w:r w:rsidR="007B5976">
        <w:rPr>
          <w:rStyle w:val="CommentReference"/>
          <w:rFonts w:eastAsiaTheme="minorHAnsi"/>
          <w:lang w:eastAsia="en-US"/>
        </w:rPr>
        <w:commentReference w:id="1089"/>
      </w:r>
      <w:r w:rsidR="007E12DD" w:rsidRPr="004E5525">
        <w:rPr>
          <w:rFonts w:ascii="Times New Roman" w:hAnsi="Times New Roman" w:cs="Times New Roman"/>
          <w:color w:val="000000" w:themeColor="text1"/>
          <w:sz w:val="24"/>
          <w:szCs w:val="28"/>
        </w:rPr>
        <w:t xml:space="preserve"> </w:t>
      </w:r>
      <w:r w:rsidR="00E7339D" w:rsidRPr="004E5525">
        <w:rPr>
          <w:rFonts w:ascii="Times New Roman" w:hAnsi="Times New Roman" w:cs="Times New Roman"/>
          <w:color w:val="000000" w:themeColor="text1"/>
          <w:sz w:val="24"/>
          <w:szCs w:val="28"/>
        </w:rPr>
        <w:t xml:space="preserve">approach </w:t>
      </w:r>
      <w:r w:rsidR="00C5114D" w:rsidRPr="004E5525">
        <w:rPr>
          <w:rFonts w:ascii="Times New Roman" w:hAnsi="Times New Roman" w:cs="Times New Roman"/>
          <w:color w:val="000000" w:themeColor="text1"/>
          <w:sz w:val="24"/>
          <w:szCs w:val="28"/>
        </w:rPr>
        <w:t>performed</w:t>
      </w:r>
      <w:r w:rsidR="007E12DD" w:rsidRPr="004E5525">
        <w:rPr>
          <w:rFonts w:ascii="Times New Roman" w:hAnsi="Times New Roman" w:cs="Times New Roman"/>
          <w:color w:val="000000" w:themeColor="text1"/>
          <w:sz w:val="24"/>
          <w:szCs w:val="28"/>
        </w:rPr>
        <w:t xml:space="preserve"> the best</w:t>
      </w:r>
      <w:r w:rsidR="006863CE" w:rsidRPr="004E5525">
        <w:rPr>
          <w:rFonts w:ascii="Times New Roman" w:hAnsi="Times New Roman" w:cs="Times New Roman"/>
          <w:color w:val="000000" w:themeColor="text1"/>
          <w:sz w:val="24"/>
          <w:szCs w:val="28"/>
        </w:rPr>
        <w:t xml:space="preserve"> (Fig. 3</w:t>
      </w:r>
      <w:r w:rsidR="00AA05F8" w:rsidRPr="004E5525">
        <w:rPr>
          <w:rFonts w:ascii="Times New Roman" w:hAnsi="Times New Roman" w:cs="Times New Roman"/>
          <w:color w:val="000000" w:themeColor="text1"/>
          <w:sz w:val="24"/>
          <w:szCs w:val="28"/>
        </w:rPr>
        <w:t>a</w:t>
      </w:r>
      <w:r w:rsidRPr="004E5525">
        <w:rPr>
          <w:rFonts w:ascii="Times New Roman" w:hAnsi="Times New Roman" w:cs="Times New Roman"/>
          <w:color w:val="000000" w:themeColor="text1"/>
          <w:sz w:val="24"/>
          <w:szCs w:val="28"/>
        </w:rPr>
        <w:t>; Table 1</w:t>
      </w:r>
      <w:r w:rsidR="006863CE" w:rsidRPr="004E5525">
        <w:rPr>
          <w:rFonts w:ascii="Times New Roman" w:hAnsi="Times New Roman" w:cs="Times New Roman"/>
          <w:color w:val="000000" w:themeColor="text1"/>
          <w:sz w:val="24"/>
          <w:szCs w:val="28"/>
        </w:rPr>
        <w:t>)</w:t>
      </w:r>
      <w:r w:rsidR="00E7339D" w:rsidRPr="004E5525">
        <w:rPr>
          <w:rFonts w:ascii="Times New Roman" w:hAnsi="Times New Roman" w:cs="Times New Roman"/>
          <w:color w:val="000000" w:themeColor="text1"/>
          <w:sz w:val="24"/>
          <w:szCs w:val="28"/>
        </w:rPr>
        <w:t>. It was</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38</w:t>
      </w:r>
      <w:r w:rsidR="007E12DD" w:rsidRPr="004E5525">
        <w:rPr>
          <w:rFonts w:ascii="Times New Roman" w:hAnsi="Times New Roman" w:cs="Times New Roman"/>
          <w:color w:val="000000" w:themeColor="text1"/>
          <w:sz w:val="24"/>
          <w:szCs w:val="28"/>
        </w:rPr>
        <w:t xml:space="preserve">% </w:t>
      </w:r>
      <w:r w:rsidR="000B3004" w:rsidRPr="004E5525">
        <w:rPr>
          <w:rFonts w:ascii="Times New Roman" w:hAnsi="Times New Roman" w:cs="Times New Roman"/>
          <w:color w:val="000000" w:themeColor="text1"/>
          <w:sz w:val="24"/>
          <w:szCs w:val="28"/>
        </w:rPr>
        <w:t xml:space="preserve">accurate in predicting </w:t>
      </w:r>
      <w:r w:rsidR="007E12DD" w:rsidRPr="004E5525">
        <w:rPr>
          <w:rFonts w:ascii="Times New Roman" w:hAnsi="Times New Roman" w:cs="Times New Roman"/>
          <w:color w:val="000000" w:themeColor="text1"/>
          <w:sz w:val="24"/>
          <w:szCs w:val="28"/>
        </w:rPr>
        <w:t xml:space="preserve">weeks with </w:t>
      </w:r>
      <w:r w:rsidR="009C492B" w:rsidRPr="004E5525">
        <w:rPr>
          <w:rFonts w:ascii="Times New Roman" w:hAnsi="Times New Roman" w:cs="Times New Roman"/>
          <w:color w:val="000000" w:themeColor="text1"/>
          <w:sz w:val="24"/>
          <w:szCs w:val="28"/>
        </w:rPr>
        <w:t>blooms</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76</w:t>
      </w:r>
      <w:r w:rsidR="007E12DD" w:rsidRPr="004E5525">
        <w:rPr>
          <w:rFonts w:ascii="Times New Roman" w:hAnsi="Times New Roman" w:cs="Times New Roman"/>
          <w:color w:val="000000" w:themeColor="text1"/>
          <w:sz w:val="24"/>
          <w:szCs w:val="28"/>
        </w:rPr>
        <w:t xml:space="preserve">% </w:t>
      </w:r>
      <w:r w:rsidR="00A6262C" w:rsidRPr="004E5525">
        <w:rPr>
          <w:rFonts w:ascii="Times New Roman" w:hAnsi="Times New Roman" w:cs="Times New Roman"/>
          <w:color w:val="000000" w:themeColor="text1"/>
          <w:sz w:val="24"/>
          <w:szCs w:val="28"/>
        </w:rPr>
        <w:t xml:space="preserve">accurate </w:t>
      </w:r>
      <w:r w:rsidR="007E12DD" w:rsidRPr="004E5525">
        <w:rPr>
          <w:rFonts w:ascii="Times New Roman" w:hAnsi="Times New Roman" w:cs="Times New Roman"/>
          <w:color w:val="000000" w:themeColor="text1"/>
          <w:sz w:val="24"/>
          <w:szCs w:val="28"/>
        </w:rPr>
        <w:t xml:space="preserve">for weeks without </w:t>
      </w:r>
      <w:r w:rsidR="009C492B" w:rsidRPr="004E5525">
        <w:rPr>
          <w:rFonts w:ascii="Times New Roman" w:hAnsi="Times New Roman" w:cs="Times New Roman"/>
          <w:color w:val="000000" w:themeColor="text1"/>
          <w:sz w:val="24"/>
          <w:szCs w:val="28"/>
        </w:rPr>
        <w:t>blooms</w:t>
      </w:r>
      <w:r w:rsidR="007E12DD" w:rsidRPr="004E5525">
        <w:rPr>
          <w:rFonts w:ascii="Times New Roman" w:hAnsi="Times New Roman" w:cs="Times New Roman"/>
          <w:color w:val="000000" w:themeColor="text1"/>
          <w:sz w:val="24"/>
          <w:szCs w:val="28"/>
        </w:rPr>
        <w:t xml:space="preserve">, and </w:t>
      </w:r>
      <w:r w:rsidR="00B763CC" w:rsidRPr="004E5525">
        <w:rPr>
          <w:rFonts w:ascii="Times New Roman" w:hAnsi="Times New Roman" w:cs="Times New Roman"/>
          <w:color w:val="000000" w:themeColor="text1"/>
          <w:sz w:val="24"/>
          <w:szCs w:val="28"/>
        </w:rPr>
        <w:t>62</w:t>
      </w:r>
      <w:r w:rsidR="007E12DD" w:rsidRPr="004E5525">
        <w:rPr>
          <w:rFonts w:ascii="Times New Roman" w:hAnsi="Times New Roman" w:cs="Times New Roman"/>
          <w:color w:val="000000" w:themeColor="text1"/>
          <w:sz w:val="24"/>
          <w:szCs w:val="28"/>
        </w:rPr>
        <w:t xml:space="preserve">% </w:t>
      </w:r>
      <w:r w:rsidR="007901E3" w:rsidRPr="004E5525">
        <w:rPr>
          <w:rFonts w:ascii="Times New Roman" w:hAnsi="Times New Roman" w:cs="Times New Roman"/>
          <w:color w:val="000000" w:themeColor="text1"/>
          <w:sz w:val="24"/>
          <w:szCs w:val="28"/>
        </w:rPr>
        <w:t>accurate overall</w:t>
      </w:r>
      <w:r w:rsidR="007E12DD" w:rsidRPr="004E5525">
        <w:rPr>
          <w:rFonts w:ascii="Times New Roman" w:hAnsi="Times New Roman" w:cs="Times New Roman"/>
          <w:color w:val="000000" w:themeColor="text1"/>
          <w:sz w:val="24"/>
          <w:szCs w:val="28"/>
        </w:rPr>
        <w:t>.</w:t>
      </w:r>
      <w:r w:rsidR="005E0174" w:rsidRPr="004E5525">
        <w:rPr>
          <w:rFonts w:ascii="Times New Roman" w:hAnsi="Times New Roman" w:cs="Times New Roman"/>
          <w:color w:val="000000" w:themeColor="text1"/>
          <w:sz w:val="24"/>
          <w:szCs w:val="28"/>
        </w:rPr>
        <w:t xml:space="preserve"> </w:t>
      </w:r>
      <w:ins w:id="1090" w:author="Author">
        <w:r w:rsidR="00E57AE2">
          <w:rPr>
            <w:rFonts w:ascii="Times New Roman" w:hAnsi="Times New Roman" w:cs="Times New Roman"/>
            <w:color w:val="000000" w:themeColor="text1"/>
            <w:sz w:val="24"/>
            <w:szCs w:val="28"/>
          </w:rPr>
          <w:t xml:space="preserve">The RVM </w:t>
        </w:r>
        <w:del w:id="1091" w:author="Author">
          <w:r w:rsidR="00E57AE2" w:rsidDel="002305B3">
            <w:rPr>
              <w:rFonts w:ascii="Times New Roman" w:hAnsi="Times New Roman" w:cs="Times New Roman"/>
              <w:color w:val="000000" w:themeColor="text1"/>
              <w:sz w:val="24"/>
              <w:szCs w:val="28"/>
            </w:rPr>
            <w:delText xml:space="preserve">modification of the SVM model </w:delText>
          </w:r>
        </w:del>
        <w:r w:rsidR="00E57AE2">
          <w:rPr>
            <w:rFonts w:ascii="Times New Roman" w:hAnsi="Times New Roman" w:cs="Times New Roman"/>
            <w:color w:val="000000" w:themeColor="text1"/>
            <w:sz w:val="24"/>
            <w:szCs w:val="28"/>
          </w:rPr>
          <w:t xml:space="preserve">had a near-identical accuracy overall, 61% (60%, 60% and 61%, respectively). </w:t>
        </w:r>
      </w:ins>
      <w:r w:rsidR="006863CE" w:rsidRPr="004E5525">
        <w:rPr>
          <w:rFonts w:ascii="Times New Roman" w:hAnsi="Times New Roman" w:cs="Times New Roman"/>
          <w:color w:val="000000" w:themeColor="text1"/>
          <w:sz w:val="24"/>
          <w:szCs w:val="28"/>
        </w:rPr>
        <w:t xml:space="preserve">The </w:t>
      </w:r>
      <w:r w:rsidR="007E12DD" w:rsidRPr="004E5525">
        <w:rPr>
          <w:rFonts w:ascii="Times New Roman" w:hAnsi="Times New Roman" w:cs="Times New Roman"/>
          <w:color w:val="000000" w:themeColor="text1"/>
          <w:sz w:val="24"/>
          <w:szCs w:val="28"/>
        </w:rPr>
        <w:t xml:space="preserve">NB </w:t>
      </w:r>
      <w:r w:rsidR="006863CE" w:rsidRPr="004E5525">
        <w:rPr>
          <w:rFonts w:ascii="Times New Roman" w:hAnsi="Times New Roman" w:cs="Times New Roman"/>
          <w:color w:val="000000" w:themeColor="text1"/>
          <w:sz w:val="24"/>
          <w:szCs w:val="28"/>
        </w:rPr>
        <w:t xml:space="preserve">approach </w:t>
      </w:r>
      <w:r w:rsidR="007E12DD" w:rsidRPr="004E5525">
        <w:rPr>
          <w:rFonts w:ascii="Times New Roman" w:hAnsi="Times New Roman" w:cs="Times New Roman"/>
          <w:color w:val="000000" w:themeColor="text1"/>
          <w:sz w:val="24"/>
          <w:szCs w:val="28"/>
        </w:rPr>
        <w:t>had the second-highest accuracy (</w:t>
      </w:r>
      <w:r w:rsidR="00B763CC" w:rsidRPr="004E5525">
        <w:rPr>
          <w:rFonts w:ascii="Times New Roman" w:hAnsi="Times New Roman" w:cs="Times New Roman"/>
          <w:color w:val="000000" w:themeColor="text1"/>
          <w:sz w:val="24"/>
          <w:szCs w:val="28"/>
        </w:rPr>
        <w:t>61</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47</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52</w:t>
      </w:r>
      <w:r w:rsidR="007E12DD" w:rsidRPr="004E5525">
        <w:rPr>
          <w:rFonts w:ascii="Times New Roman" w:hAnsi="Times New Roman" w:cs="Times New Roman"/>
          <w:color w:val="000000" w:themeColor="text1"/>
          <w:sz w:val="24"/>
          <w:szCs w:val="28"/>
        </w:rPr>
        <w:t>%</w:t>
      </w:r>
      <w:r w:rsidR="00E7339D" w:rsidRPr="004E5525">
        <w:rPr>
          <w:rFonts w:ascii="Times New Roman" w:hAnsi="Times New Roman" w:cs="Times New Roman"/>
          <w:color w:val="000000" w:themeColor="text1"/>
          <w:sz w:val="24"/>
          <w:szCs w:val="28"/>
        </w:rPr>
        <w:t>, respectively</w:t>
      </w:r>
      <w:r w:rsidR="007E12DD" w:rsidRPr="004E5525">
        <w:rPr>
          <w:rFonts w:ascii="Times New Roman" w:hAnsi="Times New Roman" w:cs="Times New Roman"/>
          <w:color w:val="000000" w:themeColor="text1"/>
          <w:sz w:val="24"/>
          <w:szCs w:val="28"/>
        </w:rPr>
        <w:t xml:space="preserve">), and </w:t>
      </w:r>
      <w:r w:rsidR="006863CE" w:rsidRPr="004E5525">
        <w:rPr>
          <w:rFonts w:ascii="Times New Roman" w:hAnsi="Times New Roman" w:cs="Times New Roman"/>
          <w:color w:val="000000" w:themeColor="text1"/>
          <w:sz w:val="24"/>
          <w:szCs w:val="28"/>
        </w:rPr>
        <w:t xml:space="preserve">the </w:t>
      </w:r>
      <w:r w:rsidR="007E12DD" w:rsidRPr="004E5525">
        <w:rPr>
          <w:rFonts w:ascii="Times New Roman" w:hAnsi="Times New Roman" w:cs="Times New Roman"/>
          <w:color w:val="000000" w:themeColor="text1"/>
          <w:sz w:val="24"/>
          <w:szCs w:val="28"/>
        </w:rPr>
        <w:t xml:space="preserve">ANN </w:t>
      </w:r>
      <w:r w:rsidR="006863CE" w:rsidRPr="004E5525">
        <w:rPr>
          <w:rFonts w:ascii="Times New Roman" w:hAnsi="Times New Roman" w:cs="Times New Roman"/>
          <w:color w:val="000000" w:themeColor="text1"/>
          <w:sz w:val="24"/>
          <w:szCs w:val="28"/>
        </w:rPr>
        <w:t xml:space="preserve">approach </w:t>
      </w:r>
      <w:r w:rsidR="007E12DD" w:rsidRPr="004E5525">
        <w:rPr>
          <w:rFonts w:ascii="Times New Roman" w:hAnsi="Times New Roman" w:cs="Times New Roman"/>
          <w:color w:val="000000" w:themeColor="text1"/>
          <w:sz w:val="24"/>
          <w:szCs w:val="28"/>
        </w:rPr>
        <w:t xml:space="preserve">performed the </w:t>
      </w:r>
      <w:r w:rsidR="00E7339D" w:rsidRPr="004E5525">
        <w:rPr>
          <w:rFonts w:ascii="Times New Roman" w:hAnsi="Times New Roman" w:cs="Times New Roman"/>
          <w:color w:val="000000" w:themeColor="text1"/>
          <w:sz w:val="24"/>
          <w:szCs w:val="28"/>
        </w:rPr>
        <w:t xml:space="preserve">weakest of the </w:t>
      </w:r>
      <w:r w:rsidRPr="004E5525">
        <w:rPr>
          <w:rFonts w:ascii="Times New Roman" w:hAnsi="Times New Roman" w:cs="Times New Roman"/>
          <w:color w:val="000000" w:themeColor="text1"/>
          <w:sz w:val="24"/>
          <w:szCs w:val="28"/>
        </w:rPr>
        <w:t xml:space="preserve">3 </w:t>
      </w:r>
      <w:r w:rsidR="00E7339D" w:rsidRPr="004E5525">
        <w:rPr>
          <w:rFonts w:ascii="Times New Roman" w:hAnsi="Times New Roman" w:cs="Times New Roman"/>
          <w:color w:val="000000" w:themeColor="text1"/>
          <w:sz w:val="24"/>
          <w:szCs w:val="28"/>
        </w:rPr>
        <w:t xml:space="preserve">models, but nevertheless still performed </w:t>
      </w:r>
      <w:r w:rsidR="000B3004" w:rsidRPr="004E5525">
        <w:rPr>
          <w:rFonts w:ascii="Times New Roman" w:hAnsi="Times New Roman" w:cs="Times New Roman"/>
          <w:color w:val="000000" w:themeColor="text1"/>
          <w:sz w:val="24"/>
          <w:szCs w:val="28"/>
        </w:rPr>
        <w:t>reasonably</w:t>
      </w:r>
      <w:r w:rsidR="00CE79A6" w:rsidRPr="004E5525">
        <w:rPr>
          <w:rFonts w:ascii="Times New Roman" w:hAnsi="Times New Roman" w:cs="Times New Roman"/>
          <w:color w:val="000000" w:themeColor="text1"/>
          <w:sz w:val="24"/>
          <w:szCs w:val="28"/>
        </w:rPr>
        <w:t xml:space="preserve"> </w:t>
      </w:r>
      <w:r w:rsidR="00E7339D" w:rsidRPr="004E5525">
        <w:rPr>
          <w:rFonts w:ascii="Times New Roman" w:hAnsi="Times New Roman" w:cs="Times New Roman"/>
          <w:color w:val="000000" w:themeColor="text1"/>
          <w:sz w:val="24"/>
          <w:szCs w:val="28"/>
        </w:rPr>
        <w:t xml:space="preserve">well in predicting bloom occurrences </w:t>
      </w:r>
      <w:r w:rsidR="007E12DD" w:rsidRPr="004E5525">
        <w:rPr>
          <w:rFonts w:ascii="Times New Roman" w:hAnsi="Times New Roman" w:cs="Times New Roman"/>
          <w:color w:val="000000" w:themeColor="text1"/>
          <w:sz w:val="24"/>
          <w:szCs w:val="28"/>
        </w:rPr>
        <w:t>(</w:t>
      </w:r>
      <w:r w:rsidR="00B763CC" w:rsidRPr="004E5525">
        <w:rPr>
          <w:rFonts w:ascii="Times New Roman" w:hAnsi="Times New Roman" w:cs="Times New Roman"/>
          <w:color w:val="000000" w:themeColor="text1"/>
          <w:sz w:val="24"/>
          <w:szCs w:val="28"/>
        </w:rPr>
        <w:t>29</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74</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60</w:t>
      </w:r>
      <w:r w:rsidR="007E12DD" w:rsidRPr="004E5525">
        <w:rPr>
          <w:rFonts w:ascii="Times New Roman" w:hAnsi="Times New Roman" w:cs="Times New Roman"/>
          <w:color w:val="000000" w:themeColor="text1"/>
          <w:sz w:val="24"/>
          <w:szCs w:val="28"/>
        </w:rPr>
        <w:t>%</w:t>
      </w:r>
      <w:r w:rsidR="00E7339D" w:rsidRPr="004E5525">
        <w:rPr>
          <w:rFonts w:ascii="Times New Roman" w:hAnsi="Times New Roman" w:cs="Times New Roman"/>
          <w:color w:val="000000" w:themeColor="text1"/>
          <w:sz w:val="24"/>
          <w:szCs w:val="28"/>
        </w:rPr>
        <w:t>, respectively</w:t>
      </w:r>
      <w:r w:rsidR="007E12DD" w:rsidRPr="004E5525">
        <w:rPr>
          <w:rFonts w:ascii="Times New Roman" w:hAnsi="Times New Roman" w:cs="Times New Roman"/>
          <w:color w:val="000000" w:themeColor="text1"/>
          <w:sz w:val="24"/>
          <w:szCs w:val="28"/>
        </w:rPr>
        <w:t>).</w:t>
      </w:r>
      <w:r w:rsidR="00BD7EB1" w:rsidRPr="004E5525">
        <w:rPr>
          <w:rFonts w:ascii="Times New Roman" w:hAnsi="Times New Roman" w:cs="Times New Roman"/>
          <w:color w:val="000000" w:themeColor="text1"/>
          <w:sz w:val="24"/>
          <w:szCs w:val="28"/>
        </w:rPr>
        <w:t xml:space="preserve"> </w:t>
      </w:r>
      <w:r w:rsidR="00AA05F8" w:rsidRPr="004E5525">
        <w:rPr>
          <w:rFonts w:ascii="Times New Roman" w:hAnsi="Times New Roman" w:cs="Times New Roman"/>
          <w:color w:val="000000" w:themeColor="text1"/>
          <w:sz w:val="24"/>
          <w:szCs w:val="28"/>
        </w:rPr>
        <w:t>The comparison of the time series with</w:t>
      </w:r>
      <w:r w:rsidR="00B327E0" w:rsidRPr="004E5525">
        <w:rPr>
          <w:rFonts w:ascii="Times New Roman" w:hAnsi="Times New Roman" w:cs="Times New Roman"/>
          <w:color w:val="000000" w:themeColor="text1"/>
          <w:sz w:val="24"/>
          <w:szCs w:val="28"/>
        </w:rPr>
        <w:t xml:space="preserve"> the </w:t>
      </w:r>
      <w:commentRangeStart w:id="1092"/>
      <w:r w:rsidR="00B327E0" w:rsidRPr="004E5525">
        <w:rPr>
          <w:rFonts w:ascii="Times New Roman" w:hAnsi="Times New Roman" w:cs="Times New Roman"/>
          <w:color w:val="000000" w:themeColor="text1"/>
          <w:sz w:val="24"/>
          <w:szCs w:val="28"/>
        </w:rPr>
        <w:t>Relevance Vector Machine (RVM)</w:t>
      </w:r>
      <w:r w:rsidR="00A06303" w:rsidRPr="004E5525">
        <w:rPr>
          <w:rFonts w:ascii="Times New Roman" w:hAnsi="Times New Roman" w:cs="Times New Roman"/>
          <w:color w:val="000000" w:themeColor="text1"/>
          <w:sz w:val="24"/>
          <w:szCs w:val="28"/>
        </w:rPr>
        <w:t xml:space="preserve"> </w:t>
      </w:r>
      <w:commentRangeEnd w:id="1092"/>
      <w:r w:rsidR="007B5976">
        <w:rPr>
          <w:rStyle w:val="CommentReference"/>
          <w:rFonts w:eastAsiaTheme="minorHAnsi"/>
          <w:lang w:eastAsia="en-US"/>
        </w:rPr>
        <w:commentReference w:id="1092"/>
      </w:r>
      <w:r w:rsidR="00AA05F8" w:rsidRPr="004E5525">
        <w:rPr>
          <w:rFonts w:ascii="Times New Roman" w:hAnsi="Times New Roman" w:cs="Times New Roman"/>
          <w:color w:val="000000" w:themeColor="text1"/>
          <w:sz w:val="24"/>
          <w:szCs w:val="28"/>
        </w:rPr>
        <w:t>illustrates that both prolonged blooms with high cell counts–and periods of only a short duration with relatively low cell counts–are captured well by the model (Fig. 3a). Given the irregularity of blooms both temporally and spatially (</w:t>
      </w:r>
      <w:r w:rsidR="00AA05F8" w:rsidRPr="004E5525">
        <w:rPr>
          <w:rFonts w:ascii="Times New Roman" w:hAnsi="Times New Roman" w:cs="Times New Roman"/>
          <w:bCs/>
          <w:color w:val="000000" w:themeColor="text1"/>
          <w:sz w:val="24"/>
          <w:szCs w:val="28"/>
        </w:rPr>
        <w:t>Fig. 3b</w:t>
      </w:r>
      <w:r w:rsidR="00AA05F8" w:rsidRPr="004E5525">
        <w:rPr>
          <w:rFonts w:ascii="Times New Roman" w:hAnsi="Times New Roman" w:cs="Times New Roman"/>
          <w:color w:val="000000" w:themeColor="text1"/>
          <w:sz w:val="24"/>
          <w:szCs w:val="28"/>
        </w:rPr>
        <w:t>), and associated sampling that is dictated</w:t>
      </w:r>
      <w:r w:rsidR="00AA05F8" w:rsidRPr="00D90366">
        <w:rPr>
          <w:rFonts w:ascii="Times New Roman" w:hAnsi="Times New Roman" w:cs="Times New Roman"/>
          <w:color w:val="000000" w:themeColor="text1"/>
          <w:sz w:val="24"/>
          <w:szCs w:val="28"/>
        </w:rPr>
        <w:t xml:space="preserve"> by the events </w:t>
      </w:r>
      <w:r>
        <w:rPr>
          <w:rFonts w:ascii="Times New Roman" w:hAnsi="Times New Roman" w:cs="Times New Roman"/>
          <w:color w:val="000000" w:themeColor="text1"/>
          <w:sz w:val="24"/>
          <w:szCs w:val="28"/>
        </w:rPr>
        <w:t xml:space="preserve">and </w:t>
      </w:r>
      <w:r w:rsidR="00AA05F8" w:rsidRPr="00D90366">
        <w:rPr>
          <w:rFonts w:ascii="Times New Roman" w:hAnsi="Times New Roman" w:cs="Times New Roman"/>
          <w:color w:val="000000" w:themeColor="text1"/>
          <w:sz w:val="24"/>
          <w:szCs w:val="28"/>
        </w:rPr>
        <w:t xml:space="preserve">not by prescribed times and stations, the model is </w:t>
      </w:r>
      <w:del w:id="1093" w:author="Author">
        <w:r w:rsidR="00AA05F8" w:rsidRPr="00D90366" w:rsidDel="00AE73B2">
          <w:rPr>
            <w:rFonts w:ascii="Times New Roman" w:hAnsi="Times New Roman" w:cs="Times New Roman"/>
            <w:color w:val="000000" w:themeColor="text1"/>
            <w:sz w:val="24"/>
            <w:szCs w:val="28"/>
          </w:rPr>
          <w:delText xml:space="preserve">clearly </w:delText>
        </w:r>
      </w:del>
      <w:r w:rsidR="00AA05F8" w:rsidRPr="00D90366">
        <w:rPr>
          <w:rFonts w:ascii="Times New Roman" w:hAnsi="Times New Roman" w:cs="Times New Roman"/>
          <w:color w:val="000000" w:themeColor="text1"/>
          <w:sz w:val="24"/>
          <w:szCs w:val="28"/>
        </w:rPr>
        <w:t xml:space="preserve">robust </w:t>
      </w:r>
      <w:r w:rsidR="00AA05F8">
        <w:rPr>
          <w:rFonts w:ascii="Times New Roman" w:hAnsi="Times New Roman" w:cs="Times New Roman"/>
          <w:color w:val="000000" w:themeColor="text1"/>
          <w:sz w:val="24"/>
          <w:szCs w:val="28"/>
        </w:rPr>
        <w:t>in</w:t>
      </w:r>
      <w:r w:rsidR="00AA05F8" w:rsidRPr="00D90366">
        <w:rPr>
          <w:rFonts w:ascii="Times New Roman" w:hAnsi="Times New Roman" w:cs="Times New Roman"/>
          <w:color w:val="000000" w:themeColor="text1"/>
          <w:sz w:val="24"/>
          <w:szCs w:val="28"/>
        </w:rPr>
        <w:t xml:space="preserve"> captur</w:t>
      </w:r>
      <w:r w:rsidR="00AA05F8">
        <w:rPr>
          <w:rFonts w:ascii="Times New Roman" w:hAnsi="Times New Roman" w:cs="Times New Roman"/>
          <w:color w:val="000000" w:themeColor="text1"/>
          <w:sz w:val="24"/>
          <w:szCs w:val="28"/>
        </w:rPr>
        <w:t>ing</w:t>
      </w:r>
      <w:r w:rsidR="00AA05F8" w:rsidRPr="00D90366">
        <w:rPr>
          <w:rFonts w:ascii="Times New Roman" w:hAnsi="Times New Roman" w:cs="Times New Roman"/>
          <w:color w:val="000000" w:themeColor="text1"/>
          <w:sz w:val="24"/>
          <w:szCs w:val="28"/>
        </w:rPr>
        <w:t xml:space="preserve"> such a diverse range of conditions. </w:t>
      </w:r>
    </w:p>
    <w:p w14:paraId="73BAE35C" w14:textId="6569B59A" w:rsidR="009D4AD6" w:rsidRPr="006E4559" w:rsidRDefault="0076459A" w:rsidP="00E922D4">
      <w:pPr>
        <w:spacing w:after="0" w:line="480" w:lineRule="auto"/>
        <w:rPr>
          <w:rFonts w:ascii="Times New Roman" w:hAnsi="Times New Roman" w:cs="Times New Roman"/>
          <w:b/>
          <w:bCs/>
          <w:i/>
          <w:color w:val="000000" w:themeColor="text1"/>
          <w:sz w:val="24"/>
          <w:szCs w:val="24"/>
        </w:rPr>
      </w:pPr>
      <w:r>
        <w:rPr>
          <w:rFonts w:ascii="Times New Roman" w:hAnsi="Times New Roman" w:cs="Times New Roman"/>
          <w:b/>
          <w:bCs/>
          <w:i/>
          <w:color w:val="000000" w:themeColor="text1"/>
          <w:sz w:val="24"/>
          <w:szCs w:val="24"/>
        </w:rPr>
        <w:t xml:space="preserve">4.2 </w:t>
      </w:r>
      <w:r w:rsidR="009D4AD6" w:rsidRPr="006E4559">
        <w:rPr>
          <w:rFonts w:ascii="Times New Roman" w:hAnsi="Times New Roman" w:cs="Times New Roman"/>
          <w:b/>
          <w:bCs/>
          <w:i/>
          <w:color w:val="000000" w:themeColor="text1"/>
          <w:sz w:val="24"/>
          <w:szCs w:val="24"/>
        </w:rPr>
        <w:t>Role of wind speed</w:t>
      </w:r>
    </w:p>
    <w:p w14:paraId="20E998CE" w14:textId="3992B0BF" w:rsidR="00B429A1" w:rsidRPr="004E5525" w:rsidRDefault="009A1E52" w:rsidP="00E922D4">
      <w:pPr>
        <w:widowControl w:val="0"/>
        <w:spacing w:after="0" w:line="480" w:lineRule="auto"/>
        <w:ind w:firstLine="432"/>
      </w:pPr>
      <w:r>
        <w:rPr>
          <w:rFonts w:ascii="Times New Roman" w:hAnsi="Times New Roman" w:cs="Times New Roman"/>
          <w:color w:val="000000" w:themeColor="text1"/>
          <w:sz w:val="24"/>
          <w:szCs w:val="28"/>
        </w:rPr>
        <w:t xml:space="preserve">Having established that SVM was the most robust model approach, it was used </w:t>
      </w:r>
      <w:r w:rsidR="00613B33" w:rsidRPr="00D90366">
        <w:rPr>
          <w:rFonts w:ascii="Times New Roman" w:hAnsi="Times New Roman" w:cs="Times New Roman"/>
          <w:color w:val="000000" w:themeColor="text1"/>
          <w:sz w:val="24"/>
          <w:szCs w:val="28"/>
        </w:rPr>
        <w:t>to examine</w:t>
      </w:r>
      <w:r w:rsidR="00376BCF" w:rsidRPr="00D90366">
        <w:rPr>
          <w:rFonts w:ascii="Times New Roman" w:hAnsi="Times New Roman" w:cs="Times New Roman"/>
          <w:color w:val="000000" w:themeColor="text1"/>
          <w:sz w:val="24"/>
          <w:szCs w:val="28"/>
        </w:rPr>
        <w:t xml:space="preserve"> t</w:t>
      </w:r>
      <w:r w:rsidR="009D4AD6" w:rsidRPr="00D90366">
        <w:rPr>
          <w:rFonts w:ascii="Times New Roman" w:hAnsi="Times New Roman" w:cs="Times New Roman"/>
          <w:color w:val="000000" w:themeColor="text1"/>
          <w:sz w:val="24"/>
          <w:szCs w:val="28"/>
        </w:rPr>
        <w:t xml:space="preserve">he probability of </w:t>
      </w:r>
      <w:r w:rsidR="009D4AD6" w:rsidRPr="00D90366">
        <w:rPr>
          <w:rFonts w:ascii="Times New Roman" w:hAnsi="Times New Roman" w:cs="Times New Roman"/>
          <w:i/>
          <w:iCs/>
          <w:color w:val="000000" w:themeColor="text1"/>
          <w:sz w:val="24"/>
          <w:szCs w:val="28"/>
        </w:rPr>
        <w:t>K. brevis</w:t>
      </w:r>
      <w:r w:rsidR="009D4AD6" w:rsidRPr="00D90366">
        <w:rPr>
          <w:rFonts w:ascii="Times New Roman" w:hAnsi="Times New Roman" w:cs="Times New Roman"/>
          <w:color w:val="000000" w:themeColor="text1"/>
          <w:sz w:val="24"/>
          <w:szCs w:val="28"/>
        </w:rPr>
        <w:t xml:space="preserve"> blooms as a function </w:t>
      </w:r>
      <w:r w:rsidR="007E12DD" w:rsidRPr="00D90366">
        <w:rPr>
          <w:rFonts w:ascii="Times New Roman" w:hAnsi="Times New Roman" w:cs="Times New Roman"/>
          <w:color w:val="000000" w:themeColor="text1"/>
          <w:sz w:val="24"/>
          <w:szCs w:val="28"/>
        </w:rPr>
        <w:t>of wind speed components in the north-south direction (negative for northerly wind) and the east-west direction (negative for easterly wind</w:t>
      </w:r>
      <w:r w:rsidR="00955729" w:rsidRPr="00D90366">
        <w:rPr>
          <w:rFonts w:ascii="Times New Roman" w:hAnsi="Times New Roman" w:cs="Times New Roman"/>
          <w:color w:val="000000" w:themeColor="text1"/>
          <w:sz w:val="24"/>
          <w:szCs w:val="28"/>
        </w:rPr>
        <w:t xml:space="preserve">). </w:t>
      </w:r>
      <w:del w:id="1094" w:author="Author">
        <w:r w:rsidR="00AA05F8" w:rsidDel="00E87FDB">
          <w:rPr>
            <w:rFonts w:ascii="Times New Roman" w:hAnsi="Times New Roman" w:cs="Times New Roman"/>
            <w:color w:val="000000" w:themeColor="text1"/>
            <w:sz w:val="24"/>
            <w:szCs w:val="28"/>
          </w:rPr>
          <w:delText>To do so, th</w:delText>
        </w:r>
        <w:r w:rsidR="00887F51" w:rsidRPr="00D90366" w:rsidDel="00E87FDB">
          <w:rPr>
            <w:rFonts w:ascii="Times New Roman" w:hAnsi="Times New Roman" w:cs="Times New Roman"/>
            <w:color w:val="000000" w:themeColor="text1"/>
            <w:sz w:val="24"/>
            <w:szCs w:val="28"/>
          </w:rPr>
          <w:delText>e wind components</w:delText>
        </w:r>
        <w:r w:rsidR="007E12DD" w:rsidRPr="00D90366" w:rsidDel="00E87FDB">
          <w:rPr>
            <w:rFonts w:ascii="Times New Roman" w:hAnsi="Times New Roman" w:cs="Times New Roman"/>
            <w:color w:val="000000" w:themeColor="text1"/>
            <w:sz w:val="24"/>
            <w:szCs w:val="28"/>
          </w:rPr>
          <w:delText xml:space="preserve"> w</w:delText>
        </w:r>
        <w:r w:rsidR="001A2B68" w:rsidRPr="00D90366" w:rsidDel="00E87FDB">
          <w:rPr>
            <w:rFonts w:ascii="Times New Roman" w:hAnsi="Times New Roman" w:cs="Times New Roman"/>
            <w:color w:val="000000" w:themeColor="text1"/>
            <w:sz w:val="24"/>
            <w:szCs w:val="28"/>
          </w:rPr>
          <w:delText>ere</w:delText>
        </w:r>
        <w:r w:rsidR="007E12DD" w:rsidRPr="00D90366" w:rsidDel="00E87FDB">
          <w:rPr>
            <w:rFonts w:ascii="Times New Roman" w:hAnsi="Times New Roman" w:cs="Times New Roman"/>
            <w:color w:val="000000" w:themeColor="text1"/>
            <w:sz w:val="24"/>
            <w:szCs w:val="28"/>
          </w:rPr>
          <w:delText xml:space="preserve"> varied 1-2 standard </w:delText>
        </w:r>
        <w:r w:rsidR="007E12DD" w:rsidRPr="004E5525" w:rsidDel="00E87FDB">
          <w:rPr>
            <w:rFonts w:ascii="Times New Roman" w:hAnsi="Times New Roman" w:cs="Times New Roman"/>
            <w:color w:val="000000" w:themeColor="text1"/>
            <w:sz w:val="24"/>
            <w:szCs w:val="28"/>
          </w:rPr>
          <w:delText xml:space="preserve">deviations above and below the </w:delText>
        </w:r>
        <w:r w:rsidR="00376BCF" w:rsidRPr="004E5525" w:rsidDel="00E87FDB">
          <w:rPr>
            <w:rFonts w:ascii="Times New Roman" w:hAnsi="Times New Roman" w:cs="Times New Roman"/>
            <w:color w:val="000000" w:themeColor="text1"/>
            <w:sz w:val="24"/>
            <w:szCs w:val="28"/>
          </w:rPr>
          <w:delText xml:space="preserve">long-term </w:delText>
        </w:r>
        <w:r w:rsidR="007E12DD" w:rsidRPr="004E5525" w:rsidDel="00E87FDB">
          <w:rPr>
            <w:rFonts w:ascii="Times New Roman" w:hAnsi="Times New Roman" w:cs="Times New Roman"/>
            <w:color w:val="000000" w:themeColor="text1"/>
            <w:sz w:val="24"/>
            <w:szCs w:val="28"/>
          </w:rPr>
          <w:delText>mean</w:delText>
        </w:r>
        <w:r w:rsidR="00173BCE" w:rsidRPr="004E5525" w:rsidDel="00E87FDB">
          <w:rPr>
            <w:rFonts w:ascii="Times New Roman" w:hAnsi="Times New Roman" w:cs="Times New Roman"/>
            <w:color w:val="000000" w:themeColor="text1"/>
            <w:sz w:val="24"/>
            <w:szCs w:val="28"/>
          </w:rPr>
          <w:delText xml:space="preserve"> </w:delText>
        </w:r>
        <w:r w:rsidR="00613B33" w:rsidRPr="004E5525" w:rsidDel="00E87FDB">
          <w:rPr>
            <w:rFonts w:ascii="Times New Roman" w:hAnsi="Times New Roman" w:cs="Times New Roman"/>
            <w:color w:val="000000" w:themeColor="text1"/>
            <w:sz w:val="24"/>
            <w:szCs w:val="28"/>
          </w:rPr>
          <w:delText xml:space="preserve">while </w:delText>
        </w:r>
        <w:r w:rsidR="00173BCE" w:rsidRPr="004E5525" w:rsidDel="00E87FDB">
          <w:rPr>
            <w:rFonts w:ascii="Times New Roman" w:hAnsi="Times New Roman" w:cs="Times New Roman"/>
            <w:color w:val="000000" w:themeColor="text1"/>
            <w:sz w:val="24"/>
            <w:szCs w:val="28"/>
          </w:rPr>
          <w:delText>holding other factors constant</w:delText>
        </w:r>
        <w:r w:rsidR="007E12DD" w:rsidRPr="004E5525" w:rsidDel="00E87FDB">
          <w:rPr>
            <w:rFonts w:ascii="Times New Roman" w:hAnsi="Times New Roman" w:cs="Times New Roman"/>
            <w:color w:val="000000" w:themeColor="text1"/>
            <w:sz w:val="24"/>
            <w:szCs w:val="28"/>
          </w:rPr>
          <w:delText xml:space="preserve">. </w:delText>
        </w:r>
      </w:del>
      <w:r w:rsidRPr="004E5525">
        <w:rPr>
          <w:rFonts w:ascii="Times New Roman" w:hAnsi="Times New Roman" w:cs="Times New Roman"/>
          <w:color w:val="000000" w:themeColor="text1"/>
          <w:sz w:val="24"/>
          <w:szCs w:val="28"/>
        </w:rPr>
        <w:t>B</w:t>
      </w:r>
      <w:r w:rsidR="00613B33" w:rsidRPr="004E5525">
        <w:rPr>
          <w:rFonts w:ascii="Times New Roman" w:hAnsi="Times New Roman" w:cs="Times New Roman"/>
          <w:color w:val="000000" w:themeColor="text1"/>
          <w:sz w:val="24"/>
          <w:szCs w:val="28"/>
        </w:rPr>
        <w:t>l</w:t>
      </w:r>
      <w:r w:rsidR="007E12DD" w:rsidRPr="004E5525">
        <w:rPr>
          <w:rFonts w:ascii="Times New Roman" w:hAnsi="Times New Roman" w:cs="Times New Roman"/>
          <w:color w:val="000000" w:themeColor="text1"/>
          <w:sz w:val="24"/>
          <w:szCs w:val="28"/>
        </w:rPr>
        <w:t xml:space="preserve">oom probability </w:t>
      </w:r>
      <w:r w:rsidR="009D4AD6" w:rsidRPr="004E5525">
        <w:rPr>
          <w:rFonts w:ascii="Times New Roman" w:hAnsi="Times New Roman" w:cs="Times New Roman"/>
          <w:color w:val="000000" w:themeColor="text1"/>
          <w:sz w:val="24"/>
          <w:szCs w:val="28"/>
        </w:rPr>
        <w:t xml:space="preserve">was </w:t>
      </w:r>
      <w:r w:rsidR="007E12DD" w:rsidRPr="004E5525">
        <w:rPr>
          <w:rFonts w:ascii="Times New Roman" w:hAnsi="Times New Roman" w:cs="Times New Roman"/>
          <w:color w:val="000000" w:themeColor="text1"/>
          <w:sz w:val="24"/>
          <w:szCs w:val="28"/>
        </w:rPr>
        <w:t>much higher under northerly winds than under southerly winds</w:t>
      </w:r>
      <w:r w:rsidR="004D2EC2" w:rsidRPr="004E5525">
        <w:rPr>
          <w:rFonts w:ascii="Times New Roman" w:hAnsi="Times New Roman" w:cs="Times New Roman"/>
          <w:color w:val="000000" w:themeColor="text1"/>
          <w:sz w:val="24"/>
          <w:szCs w:val="28"/>
        </w:rPr>
        <w:t xml:space="preserve"> (</w:t>
      </w:r>
      <w:r w:rsidR="009D4AD6" w:rsidRPr="004E5525">
        <w:rPr>
          <w:rFonts w:ascii="Times New Roman" w:hAnsi="Times New Roman" w:cs="Times New Roman"/>
          <w:color w:val="000000" w:themeColor="text1"/>
          <w:sz w:val="24"/>
          <w:szCs w:val="28"/>
        </w:rPr>
        <w:t xml:space="preserve">Fig. </w:t>
      </w:r>
      <w:r w:rsidR="00AA05F8" w:rsidRPr="004E5525">
        <w:rPr>
          <w:rFonts w:ascii="Times New Roman" w:hAnsi="Times New Roman" w:cs="Times New Roman"/>
          <w:color w:val="000000" w:themeColor="text1"/>
          <w:sz w:val="24"/>
          <w:szCs w:val="28"/>
        </w:rPr>
        <w:t>4</w:t>
      </w:r>
      <w:r w:rsidR="004D2EC2" w:rsidRPr="004E5525">
        <w:rPr>
          <w:rFonts w:ascii="Times New Roman" w:hAnsi="Times New Roman" w:cs="Times New Roman"/>
          <w:color w:val="000000" w:themeColor="text1"/>
          <w:sz w:val="24"/>
          <w:szCs w:val="28"/>
        </w:rPr>
        <w:t>a)</w:t>
      </w:r>
      <w:r w:rsidR="007E12DD" w:rsidRPr="004E5525">
        <w:rPr>
          <w:rFonts w:ascii="Times New Roman" w:hAnsi="Times New Roman" w:cs="Times New Roman"/>
          <w:color w:val="000000" w:themeColor="text1"/>
          <w:sz w:val="24"/>
          <w:szCs w:val="28"/>
        </w:rPr>
        <w:t xml:space="preserve">. </w:t>
      </w:r>
      <w:r w:rsidR="009D4AD6" w:rsidRPr="004E5525">
        <w:rPr>
          <w:rFonts w:ascii="Times New Roman" w:hAnsi="Times New Roman" w:cs="Times New Roman"/>
          <w:color w:val="000000" w:themeColor="text1"/>
          <w:sz w:val="24"/>
          <w:szCs w:val="28"/>
        </w:rPr>
        <w:t>Bloom</w:t>
      </w:r>
      <w:r w:rsidR="007E12DD" w:rsidRPr="004E5525">
        <w:rPr>
          <w:rFonts w:ascii="Times New Roman" w:hAnsi="Times New Roman" w:cs="Times New Roman"/>
          <w:color w:val="000000" w:themeColor="text1"/>
          <w:sz w:val="24"/>
          <w:szCs w:val="28"/>
        </w:rPr>
        <w:t xml:space="preserve"> probability </w:t>
      </w:r>
      <w:r w:rsidR="009D4AD6" w:rsidRPr="004E5525">
        <w:rPr>
          <w:rFonts w:ascii="Times New Roman" w:hAnsi="Times New Roman" w:cs="Times New Roman"/>
          <w:color w:val="000000" w:themeColor="text1"/>
          <w:sz w:val="24"/>
          <w:szCs w:val="28"/>
        </w:rPr>
        <w:t xml:space="preserve">reached </w:t>
      </w:r>
      <w:r w:rsidR="007E12DD" w:rsidRPr="004E5525">
        <w:rPr>
          <w:rFonts w:ascii="Times New Roman" w:hAnsi="Times New Roman" w:cs="Times New Roman"/>
          <w:sz w:val="24"/>
          <w:szCs w:val="28"/>
        </w:rPr>
        <w:t xml:space="preserve">a maximum of 38% under northerly wind, while strong southerly wind </w:t>
      </w:r>
      <w:r w:rsidR="00376BCF" w:rsidRPr="004E5525">
        <w:rPr>
          <w:rFonts w:ascii="Times New Roman" w:hAnsi="Times New Roman" w:cs="Times New Roman"/>
          <w:sz w:val="24"/>
          <w:szCs w:val="28"/>
        </w:rPr>
        <w:t xml:space="preserve">reduced </w:t>
      </w:r>
      <w:r w:rsidR="00AA05F8" w:rsidRPr="004E5525">
        <w:rPr>
          <w:rFonts w:ascii="Times New Roman" w:hAnsi="Times New Roman" w:cs="Times New Roman"/>
          <w:sz w:val="24"/>
          <w:szCs w:val="28"/>
        </w:rPr>
        <w:t xml:space="preserve">bloom </w:t>
      </w:r>
      <w:r w:rsidR="007E12DD" w:rsidRPr="004E5525">
        <w:rPr>
          <w:rFonts w:ascii="Times New Roman" w:hAnsi="Times New Roman" w:cs="Times New Roman"/>
          <w:sz w:val="24"/>
          <w:szCs w:val="28"/>
        </w:rPr>
        <w:t xml:space="preserve">probability </w:t>
      </w:r>
      <w:r w:rsidR="009D4AD6" w:rsidRPr="004E5525">
        <w:rPr>
          <w:rFonts w:ascii="Times New Roman" w:hAnsi="Times New Roman" w:cs="Times New Roman"/>
          <w:sz w:val="24"/>
          <w:szCs w:val="28"/>
        </w:rPr>
        <w:t>to</w:t>
      </w:r>
      <w:r w:rsidR="007E12DD" w:rsidRPr="004E5525">
        <w:rPr>
          <w:rFonts w:ascii="Times New Roman" w:hAnsi="Times New Roman" w:cs="Times New Roman"/>
          <w:sz w:val="24"/>
          <w:szCs w:val="28"/>
        </w:rPr>
        <w:t xml:space="preserve"> </w:t>
      </w:r>
      <w:r w:rsidR="00376BCF" w:rsidRPr="004E5525">
        <w:rPr>
          <w:rFonts w:ascii="Times New Roman" w:hAnsi="Times New Roman" w:cs="Times New Roman"/>
          <w:sz w:val="24"/>
          <w:szCs w:val="28"/>
        </w:rPr>
        <w:t>&lt;</w:t>
      </w:r>
      <w:r w:rsidR="007E12DD" w:rsidRPr="004E5525">
        <w:rPr>
          <w:rFonts w:ascii="Times New Roman" w:hAnsi="Times New Roman" w:cs="Times New Roman"/>
          <w:sz w:val="24"/>
          <w:szCs w:val="28"/>
        </w:rPr>
        <w:t>2</w:t>
      </w:r>
      <w:r w:rsidR="00376BCF" w:rsidRPr="004E5525">
        <w:rPr>
          <w:rFonts w:ascii="Times New Roman" w:hAnsi="Times New Roman" w:cs="Times New Roman"/>
          <w:sz w:val="24"/>
          <w:szCs w:val="28"/>
        </w:rPr>
        <w:t>0</w:t>
      </w:r>
      <w:r w:rsidR="007E12DD" w:rsidRPr="004E5525">
        <w:rPr>
          <w:rFonts w:ascii="Times New Roman" w:hAnsi="Times New Roman" w:cs="Times New Roman"/>
          <w:sz w:val="24"/>
          <w:szCs w:val="28"/>
        </w:rPr>
        <w:t>%.</w:t>
      </w:r>
      <w:r w:rsidR="003177FF" w:rsidRPr="004E5525">
        <w:rPr>
          <w:rFonts w:ascii="Times New Roman" w:hAnsi="Times New Roman" w:cs="Times New Roman"/>
          <w:sz w:val="24"/>
          <w:szCs w:val="28"/>
        </w:rPr>
        <w:t xml:space="preserve"> Northerly winds drive coastal upwelling, thereby transporting </w:t>
      </w:r>
      <w:r w:rsidR="003177FF" w:rsidRPr="004E5525">
        <w:rPr>
          <w:rFonts w:ascii="Times New Roman" w:hAnsi="Times New Roman" w:cs="Times New Roman"/>
          <w:i/>
          <w:sz w:val="24"/>
          <w:szCs w:val="28"/>
        </w:rPr>
        <w:t>K. brevis</w:t>
      </w:r>
      <w:r w:rsidR="003177FF" w:rsidRPr="004E5525">
        <w:rPr>
          <w:rFonts w:ascii="Times New Roman" w:hAnsi="Times New Roman" w:cs="Times New Roman"/>
          <w:sz w:val="24"/>
          <w:szCs w:val="28"/>
        </w:rPr>
        <w:t xml:space="preserve"> from the offshore waters to coastal waters. </w:t>
      </w:r>
      <w:r w:rsidR="008A5309" w:rsidRPr="004E5525">
        <w:rPr>
          <w:rFonts w:ascii="Times New Roman" w:hAnsi="Times New Roman" w:cs="Times New Roman"/>
          <w:sz w:val="24"/>
          <w:szCs w:val="28"/>
        </w:rPr>
        <w:t xml:space="preserve">Additionally, </w:t>
      </w:r>
      <w:r w:rsidR="003177FF" w:rsidRPr="004E5525">
        <w:rPr>
          <w:rFonts w:ascii="Times New Roman" w:hAnsi="Times New Roman" w:cs="Times New Roman"/>
          <w:sz w:val="24"/>
          <w:szCs w:val="28"/>
        </w:rPr>
        <w:t xml:space="preserve">coastal upwelling delivers inorganic nutrients from the ocean that </w:t>
      </w:r>
      <w:r w:rsidR="00D5588D" w:rsidRPr="004E5525">
        <w:rPr>
          <w:rFonts w:ascii="Times New Roman" w:hAnsi="Times New Roman" w:cs="Times New Roman"/>
          <w:sz w:val="24"/>
          <w:szCs w:val="28"/>
        </w:rPr>
        <w:t xml:space="preserve">can </w:t>
      </w:r>
      <w:r w:rsidR="003177FF" w:rsidRPr="004E5525">
        <w:rPr>
          <w:rFonts w:ascii="Times New Roman" w:hAnsi="Times New Roman" w:cs="Times New Roman"/>
          <w:sz w:val="24"/>
          <w:szCs w:val="28"/>
        </w:rPr>
        <w:t xml:space="preserve">help fuel the blooms. </w:t>
      </w:r>
      <w:r w:rsidR="007E12DD" w:rsidRPr="004E5525">
        <w:rPr>
          <w:rFonts w:ascii="Times New Roman" w:hAnsi="Times New Roman" w:cs="Times New Roman"/>
          <w:sz w:val="24"/>
          <w:szCs w:val="28"/>
        </w:rPr>
        <w:t>Strong</w:t>
      </w:r>
      <w:r w:rsidR="00A6262C" w:rsidRPr="004E5525">
        <w:rPr>
          <w:rFonts w:ascii="Times New Roman" w:hAnsi="Times New Roman" w:cs="Times New Roman"/>
          <w:sz w:val="24"/>
          <w:szCs w:val="28"/>
        </w:rPr>
        <w:t>, compared to weak,</w:t>
      </w:r>
      <w:r w:rsidR="007E12DD" w:rsidRPr="004E5525">
        <w:rPr>
          <w:rFonts w:ascii="Times New Roman" w:hAnsi="Times New Roman" w:cs="Times New Roman"/>
          <w:sz w:val="24"/>
          <w:szCs w:val="28"/>
        </w:rPr>
        <w:t xml:space="preserve"> westerly wind</w:t>
      </w:r>
      <w:r w:rsidR="000B3004" w:rsidRPr="004E5525">
        <w:rPr>
          <w:rFonts w:ascii="Times New Roman" w:hAnsi="Times New Roman" w:cs="Times New Roman"/>
          <w:sz w:val="24"/>
          <w:szCs w:val="28"/>
        </w:rPr>
        <w:t>s</w:t>
      </w:r>
      <w:r w:rsidR="007E12DD" w:rsidRPr="004E5525">
        <w:rPr>
          <w:rFonts w:ascii="Times New Roman" w:hAnsi="Times New Roman" w:cs="Times New Roman"/>
          <w:sz w:val="24"/>
          <w:szCs w:val="28"/>
        </w:rPr>
        <w:t xml:space="preserve"> </w:t>
      </w:r>
      <w:r w:rsidR="009D4AD6" w:rsidRPr="004E5525">
        <w:rPr>
          <w:rFonts w:ascii="Times New Roman" w:hAnsi="Times New Roman" w:cs="Times New Roman"/>
          <w:sz w:val="24"/>
          <w:szCs w:val="28"/>
        </w:rPr>
        <w:t>increased bloom</w:t>
      </w:r>
      <w:r w:rsidR="007E12DD" w:rsidRPr="004E5525">
        <w:rPr>
          <w:rFonts w:ascii="Times New Roman" w:hAnsi="Times New Roman" w:cs="Times New Roman"/>
          <w:sz w:val="24"/>
          <w:szCs w:val="28"/>
        </w:rPr>
        <w:t xml:space="preserve"> probability </w:t>
      </w:r>
      <w:r w:rsidR="009D4AD6" w:rsidRPr="004E5525">
        <w:rPr>
          <w:rFonts w:ascii="Times New Roman" w:hAnsi="Times New Roman" w:cs="Times New Roman"/>
          <w:sz w:val="24"/>
          <w:szCs w:val="28"/>
        </w:rPr>
        <w:t xml:space="preserve">by </w:t>
      </w:r>
      <w:r w:rsidR="00376BCF" w:rsidRPr="004E5525">
        <w:rPr>
          <w:rFonts w:ascii="Times New Roman" w:hAnsi="Times New Roman" w:cs="Times New Roman"/>
          <w:sz w:val="24"/>
          <w:szCs w:val="28"/>
        </w:rPr>
        <w:t>10</w:t>
      </w:r>
      <w:r w:rsidR="009D4AD6" w:rsidRPr="004E5525">
        <w:rPr>
          <w:rFonts w:ascii="Times New Roman" w:hAnsi="Times New Roman" w:cs="Times New Roman"/>
          <w:sz w:val="24"/>
          <w:szCs w:val="28"/>
        </w:rPr>
        <w:t>%</w:t>
      </w:r>
      <w:r w:rsidR="00376BCF" w:rsidRPr="004E5525">
        <w:rPr>
          <w:rFonts w:ascii="Times New Roman" w:hAnsi="Times New Roman" w:cs="Times New Roman"/>
          <w:sz w:val="24"/>
          <w:szCs w:val="28"/>
        </w:rPr>
        <w:t xml:space="preserve">, from a low of 35% to a high of 45% </w:t>
      </w:r>
      <w:r w:rsidR="007E12DD" w:rsidRPr="004E5525">
        <w:rPr>
          <w:rFonts w:ascii="Times New Roman" w:hAnsi="Times New Roman" w:cs="Times New Roman"/>
          <w:sz w:val="24"/>
          <w:szCs w:val="28"/>
        </w:rPr>
        <w:t>(</w:t>
      </w:r>
      <w:r w:rsidR="009D4AD6" w:rsidRPr="004E5525">
        <w:rPr>
          <w:rFonts w:ascii="Times New Roman" w:hAnsi="Times New Roman" w:cs="Times New Roman"/>
          <w:sz w:val="24"/>
          <w:szCs w:val="28"/>
        </w:rPr>
        <w:t xml:space="preserve">Fig. </w:t>
      </w:r>
      <w:r w:rsidR="00AA05F8" w:rsidRPr="004E5525">
        <w:rPr>
          <w:rFonts w:ascii="Times New Roman" w:hAnsi="Times New Roman" w:cs="Times New Roman"/>
          <w:sz w:val="24"/>
          <w:szCs w:val="28"/>
        </w:rPr>
        <w:t>4</w:t>
      </w:r>
      <w:r w:rsidR="00541810" w:rsidRPr="004E5525">
        <w:rPr>
          <w:rFonts w:ascii="Times New Roman" w:hAnsi="Times New Roman" w:cs="Times New Roman"/>
          <w:sz w:val="24"/>
          <w:szCs w:val="28"/>
        </w:rPr>
        <w:t>b</w:t>
      </w:r>
      <w:r w:rsidR="007E12DD" w:rsidRPr="004E5525">
        <w:rPr>
          <w:rFonts w:ascii="Times New Roman" w:hAnsi="Times New Roman" w:cs="Times New Roman"/>
          <w:sz w:val="24"/>
          <w:szCs w:val="28"/>
        </w:rPr>
        <w:t xml:space="preserve">). </w:t>
      </w:r>
      <w:r w:rsidR="00AB4CFB" w:rsidRPr="004E5525">
        <w:rPr>
          <w:rFonts w:ascii="Times New Roman" w:hAnsi="Times New Roman" w:cs="Times New Roman"/>
          <w:sz w:val="24"/>
          <w:szCs w:val="28"/>
        </w:rPr>
        <w:t xml:space="preserve">Once </w:t>
      </w:r>
      <w:r w:rsidR="00626BAB" w:rsidRPr="004E5525">
        <w:rPr>
          <w:rFonts w:ascii="Times New Roman" w:hAnsi="Times New Roman" w:cs="Times New Roman"/>
          <w:i/>
          <w:sz w:val="24"/>
          <w:szCs w:val="28"/>
        </w:rPr>
        <w:t>K. brevis</w:t>
      </w:r>
      <w:r w:rsidR="00626BAB" w:rsidRPr="004E5525">
        <w:rPr>
          <w:rFonts w:ascii="Times New Roman" w:hAnsi="Times New Roman" w:cs="Times New Roman"/>
          <w:sz w:val="24"/>
          <w:szCs w:val="28"/>
        </w:rPr>
        <w:t xml:space="preserve"> reaches nearshore locations, westerly winds help hold </w:t>
      </w:r>
      <w:r w:rsidR="00626BAB" w:rsidRPr="004E5525">
        <w:rPr>
          <w:rFonts w:ascii="Times New Roman" w:hAnsi="Times New Roman" w:cs="Times New Roman"/>
          <w:i/>
          <w:sz w:val="24"/>
          <w:szCs w:val="28"/>
        </w:rPr>
        <w:t>K. brevis</w:t>
      </w:r>
      <w:r w:rsidR="00626BAB" w:rsidRPr="004E5525">
        <w:rPr>
          <w:rFonts w:ascii="Times New Roman" w:hAnsi="Times New Roman" w:cs="Times New Roman"/>
          <w:sz w:val="24"/>
          <w:szCs w:val="28"/>
        </w:rPr>
        <w:t xml:space="preserve"> blooms against the shore </w:t>
      </w:r>
      <w:r w:rsidR="00376BCF" w:rsidRPr="004E5525">
        <w:rPr>
          <w:rFonts w:ascii="Times New Roman" w:hAnsi="Times New Roman" w:cs="Times New Roman"/>
          <w:sz w:val="24"/>
          <w:szCs w:val="28"/>
        </w:rPr>
        <w:t xml:space="preserve">where they can access nutrient sources </w:t>
      </w:r>
      <w:r w:rsidR="00A6262C" w:rsidRPr="004E5525">
        <w:rPr>
          <w:rFonts w:ascii="Times New Roman" w:hAnsi="Times New Roman" w:cs="Times New Roman"/>
          <w:sz w:val="24"/>
          <w:szCs w:val="28"/>
        </w:rPr>
        <w:t>from land and rivers</w:t>
      </w:r>
      <w:r w:rsidR="00376BCF" w:rsidRPr="004E5525">
        <w:rPr>
          <w:rFonts w:ascii="Times New Roman" w:hAnsi="Times New Roman" w:cs="Times New Roman"/>
          <w:sz w:val="24"/>
          <w:szCs w:val="28"/>
        </w:rPr>
        <w:t>.</w:t>
      </w:r>
    </w:p>
    <w:p w14:paraId="2582A0A1" w14:textId="4B1714E9" w:rsidR="009D4AD6" w:rsidRPr="004E5525" w:rsidRDefault="00D711CA" w:rsidP="00E922D4">
      <w:pPr>
        <w:widowControl w:val="0"/>
        <w:spacing w:after="0" w:line="480" w:lineRule="auto"/>
        <w:rPr>
          <w:rFonts w:ascii="Times New Roman" w:hAnsi="Times New Roman" w:cs="Times New Roman"/>
          <w:b/>
          <w:bCs/>
          <w:i/>
          <w:sz w:val="24"/>
          <w:szCs w:val="24"/>
        </w:rPr>
      </w:pPr>
      <w:r w:rsidRPr="004E5525">
        <w:rPr>
          <w:rFonts w:ascii="Times New Roman" w:hAnsi="Times New Roman" w:cs="Times New Roman"/>
          <w:b/>
          <w:bCs/>
          <w:i/>
          <w:sz w:val="24"/>
          <w:szCs w:val="24"/>
        </w:rPr>
        <w:t>4.</w:t>
      </w:r>
      <w:r w:rsidR="0076459A" w:rsidRPr="004E5525">
        <w:rPr>
          <w:rFonts w:ascii="Times New Roman" w:hAnsi="Times New Roman" w:cs="Times New Roman"/>
          <w:b/>
          <w:bCs/>
          <w:i/>
          <w:sz w:val="24"/>
          <w:szCs w:val="24"/>
        </w:rPr>
        <w:t>3</w:t>
      </w:r>
      <w:r w:rsidRPr="004E5525">
        <w:rPr>
          <w:rFonts w:ascii="Times New Roman" w:hAnsi="Times New Roman" w:cs="Times New Roman"/>
          <w:b/>
          <w:bCs/>
          <w:i/>
          <w:sz w:val="24"/>
          <w:szCs w:val="24"/>
        </w:rPr>
        <w:t xml:space="preserve"> </w:t>
      </w:r>
      <w:r w:rsidR="009D4AD6" w:rsidRPr="004E5525">
        <w:rPr>
          <w:rFonts w:ascii="Times New Roman" w:hAnsi="Times New Roman" w:cs="Times New Roman"/>
          <w:b/>
          <w:bCs/>
          <w:i/>
          <w:sz w:val="24"/>
          <w:szCs w:val="24"/>
        </w:rPr>
        <w:t xml:space="preserve">Role of river flow and associated nutrients </w:t>
      </w:r>
    </w:p>
    <w:p w14:paraId="1F58FDDB" w14:textId="3B055F0F" w:rsidR="006A25CD" w:rsidRPr="00D90366" w:rsidRDefault="009A1E52" w:rsidP="00E922D4">
      <w:pPr>
        <w:widowControl w:val="0"/>
        <w:spacing w:after="0" w:line="480" w:lineRule="auto"/>
        <w:ind w:firstLine="432"/>
        <w:rPr>
          <w:rFonts w:ascii="Times New Roman" w:hAnsi="Times New Roman" w:cs="Times New Roman"/>
          <w:sz w:val="24"/>
          <w:szCs w:val="28"/>
        </w:rPr>
      </w:pPr>
      <w:r w:rsidRPr="004E5525">
        <w:rPr>
          <w:rFonts w:ascii="Times New Roman" w:hAnsi="Times New Roman" w:cs="Times New Roman"/>
          <w:bCs/>
          <w:sz w:val="24"/>
          <w:szCs w:val="28"/>
        </w:rPr>
        <w:t>T</w:t>
      </w:r>
      <w:r w:rsidR="00613B33" w:rsidRPr="004E5525">
        <w:rPr>
          <w:rFonts w:ascii="Times New Roman" w:hAnsi="Times New Roman" w:cs="Times New Roman"/>
          <w:bCs/>
          <w:sz w:val="24"/>
          <w:szCs w:val="28"/>
        </w:rPr>
        <w:t>h</w:t>
      </w:r>
      <w:r w:rsidR="009D4AD6" w:rsidRPr="004E5525">
        <w:rPr>
          <w:rFonts w:ascii="Times New Roman" w:hAnsi="Times New Roman" w:cs="Times New Roman"/>
          <w:bCs/>
          <w:sz w:val="24"/>
          <w:szCs w:val="28"/>
        </w:rPr>
        <w:t xml:space="preserve">e probability of </w:t>
      </w:r>
      <w:r w:rsidR="009D4AD6" w:rsidRPr="004E5525">
        <w:rPr>
          <w:rFonts w:ascii="Times New Roman" w:hAnsi="Times New Roman" w:cs="Times New Roman"/>
          <w:bCs/>
          <w:i/>
          <w:iCs/>
          <w:sz w:val="24"/>
          <w:szCs w:val="28"/>
        </w:rPr>
        <w:t>K. brevis</w:t>
      </w:r>
      <w:r w:rsidR="009D4AD6" w:rsidRPr="004E5525">
        <w:rPr>
          <w:rFonts w:ascii="Times New Roman" w:hAnsi="Times New Roman" w:cs="Times New Roman"/>
          <w:bCs/>
          <w:sz w:val="24"/>
          <w:szCs w:val="28"/>
        </w:rPr>
        <w:t xml:space="preserve"> outbreaks as a function of discharge from the </w:t>
      </w:r>
      <w:r w:rsidR="007E12DD" w:rsidRPr="004E5525">
        <w:rPr>
          <w:rFonts w:ascii="Times New Roman" w:hAnsi="Times New Roman" w:cs="Times New Roman"/>
          <w:sz w:val="24"/>
          <w:szCs w:val="28"/>
        </w:rPr>
        <w:t>Suwanee, Hillsborough, Myakka</w:t>
      </w:r>
      <w:r w:rsidR="002F4047" w:rsidRPr="004E5525">
        <w:rPr>
          <w:rFonts w:ascii="Times New Roman" w:hAnsi="Times New Roman" w:cs="Times New Roman"/>
          <w:sz w:val="24"/>
          <w:szCs w:val="28"/>
        </w:rPr>
        <w:t>, Peace</w:t>
      </w:r>
      <w:r w:rsidR="007E12DD" w:rsidRPr="004E5525">
        <w:rPr>
          <w:rFonts w:ascii="Times New Roman" w:hAnsi="Times New Roman" w:cs="Times New Roman"/>
          <w:sz w:val="24"/>
          <w:szCs w:val="28"/>
        </w:rPr>
        <w:t xml:space="preserve"> and Caloosahatchee Rivers</w:t>
      </w:r>
      <w:r w:rsidR="00A41F16" w:rsidRPr="004E5525">
        <w:rPr>
          <w:rFonts w:ascii="Times New Roman" w:hAnsi="Times New Roman" w:cs="Times New Roman"/>
          <w:sz w:val="24"/>
          <w:szCs w:val="28"/>
        </w:rPr>
        <w:t>, all of which discharge into the Western Florida Shelf</w:t>
      </w:r>
      <w:r w:rsidR="00B67144" w:rsidRPr="004E5525">
        <w:rPr>
          <w:rFonts w:ascii="Times New Roman" w:hAnsi="Times New Roman" w:cs="Times New Roman"/>
          <w:sz w:val="24"/>
          <w:szCs w:val="28"/>
        </w:rPr>
        <w:t>,</w:t>
      </w:r>
      <w:r w:rsidRPr="004E5525">
        <w:rPr>
          <w:rFonts w:ascii="Times New Roman" w:hAnsi="Times New Roman" w:cs="Times New Roman"/>
          <w:sz w:val="24"/>
          <w:szCs w:val="28"/>
        </w:rPr>
        <w:t xml:space="preserve"> was analyzed using SVM</w:t>
      </w:r>
      <w:r w:rsidR="009D4AD6" w:rsidRPr="004E5525">
        <w:rPr>
          <w:rFonts w:ascii="Times New Roman" w:hAnsi="Times New Roman" w:cs="Times New Roman"/>
          <w:sz w:val="24"/>
          <w:szCs w:val="28"/>
        </w:rPr>
        <w:t xml:space="preserve"> (</w:t>
      </w:r>
      <w:r w:rsidR="009D4AD6" w:rsidRPr="004E5525">
        <w:rPr>
          <w:rFonts w:ascii="Times New Roman" w:hAnsi="Times New Roman" w:cs="Times New Roman"/>
          <w:bCs/>
          <w:sz w:val="24"/>
          <w:szCs w:val="28"/>
        </w:rPr>
        <w:t>Fig</w:t>
      </w:r>
      <w:r w:rsidR="008B1986" w:rsidRPr="004E5525">
        <w:rPr>
          <w:rFonts w:ascii="Times New Roman" w:hAnsi="Times New Roman" w:cs="Times New Roman"/>
          <w:bCs/>
          <w:sz w:val="24"/>
          <w:szCs w:val="28"/>
        </w:rPr>
        <w:t>s</w:t>
      </w:r>
      <w:r w:rsidR="009D4AD6" w:rsidRPr="004E5525">
        <w:rPr>
          <w:rFonts w:ascii="Times New Roman" w:hAnsi="Times New Roman" w:cs="Times New Roman"/>
          <w:bCs/>
          <w:sz w:val="24"/>
          <w:szCs w:val="28"/>
        </w:rPr>
        <w:t xml:space="preserve">. </w:t>
      </w:r>
      <w:r w:rsidR="00AA05F8" w:rsidRPr="004E5525">
        <w:rPr>
          <w:rFonts w:ascii="Times New Roman" w:hAnsi="Times New Roman" w:cs="Times New Roman"/>
          <w:bCs/>
          <w:sz w:val="24"/>
          <w:szCs w:val="28"/>
        </w:rPr>
        <w:t>1</w:t>
      </w:r>
      <w:r w:rsidR="008B1986" w:rsidRPr="004E5525">
        <w:rPr>
          <w:rFonts w:ascii="Times New Roman" w:hAnsi="Times New Roman" w:cs="Times New Roman"/>
          <w:bCs/>
          <w:sz w:val="24"/>
          <w:szCs w:val="28"/>
        </w:rPr>
        <w:t>, 5a-e</w:t>
      </w:r>
      <w:r w:rsidR="009D4AD6" w:rsidRPr="004E5525">
        <w:rPr>
          <w:rFonts w:ascii="Times New Roman" w:hAnsi="Times New Roman" w:cs="Times New Roman"/>
          <w:sz w:val="24"/>
          <w:szCs w:val="28"/>
        </w:rPr>
        <w:t>)</w:t>
      </w:r>
      <w:r w:rsidR="007E12DD" w:rsidRPr="004E5525">
        <w:rPr>
          <w:rFonts w:ascii="Times New Roman" w:hAnsi="Times New Roman" w:cs="Times New Roman"/>
          <w:sz w:val="24"/>
          <w:szCs w:val="28"/>
        </w:rPr>
        <w:t xml:space="preserve">. </w:t>
      </w:r>
      <w:del w:id="1095" w:author="Author">
        <w:r w:rsidRPr="004E5525" w:rsidDel="00E87FDB">
          <w:rPr>
            <w:rFonts w:ascii="Times New Roman" w:hAnsi="Times New Roman" w:cs="Times New Roman"/>
            <w:sz w:val="24"/>
            <w:szCs w:val="28"/>
          </w:rPr>
          <w:delText>D</w:delText>
        </w:r>
        <w:r w:rsidR="00613B33" w:rsidRPr="004E5525" w:rsidDel="00E87FDB">
          <w:rPr>
            <w:rFonts w:ascii="Times New Roman" w:hAnsi="Times New Roman" w:cs="Times New Roman"/>
            <w:sz w:val="24"/>
            <w:szCs w:val="28"/>
          </w:rPr>
          <w:delText xml:space="preserve">ischarge </w:delText>
        </w:r>
        <w:r w:rsidRPr="004E5525" w:rsidDel="00E87FDB">
          <w:rPr>
            <w:rFonts w:ascii="Times New Roman" w:hAnsi="Times New Roman" w:cs="Times New Roman"/>
            <w:sz w:val="24"/>
            <w:szCs w:val="28"/>
          </w:rPr>
          <w:delText>was varied</w:delText>
        </w:r>
        <w:r w:rsidDel="00E87FDB">
          <w:rPr>
            <w:rFonts w:ascii="Times New Roman" w:hAnsi="Times New Roman" w:cs="Times New Roman"/>
            <w:sz w:val="24"/>
            <w:szCs w:val="28"/>
          </w:rPr>
          <w:delText xml:space="preserve"> </w:delText>
        </w:r>
        <w:r w:rsidR="00AA05F8" w:rsidDel="00E87FDB">
          <w:rPr>
            <w:rFonts w:ascii="Times New Roman" w:hAnsi="Times New Roman" w:cs="Times New Roman"/>
            <w:sz w:val="24"/>
            <w:szCs w:val="28"/>
          </w:rPr>
          <w:delText>by</w:delText>
        </w:r>
        <w:r w:rsidR="00613B33" w:rsidRPr="00D90366" w:rsidDel="00E87FDB">
          <w:rPr>
            <w:rFonts w:ascii="Times New Roman" w:hAnsi="Times New Roman" w:cs="Times New Roman"/>
            <w:sz w:val="24"/>
            <w:szCs w:val="28"/>
          </w:rPr>
          <w:delText xml:space="preserve"> 1-2 standard deviations around the mean for each river. </w:delText>
        </w:r>
      </w:del>
      <w:r w:rsidR="00A6262C">
        <w:rPr>
          <w:rFonts w:ascii="Times New Roman" w:hAnsi="Times New Roman" w:cs="Times New Roman"/>
          <w:sz w:val="24"/>
          <w:szCs w:val="28"/>
        </w:rPr>
        <w:t>F</w:t>
      </w:r>
      <w:r w:rsidR="00613B33" w:rsidRPr="00D90366">
        <w:rPr>
          <w:rFonts w:ascii="Times New Roman" w:hAnsi="Times New Roman" w:cs="Times New Roman"/>
          <w:sz w:val="24"/>
          <w:szCs w:val="28"/>
        </w:rPr>
        <w:t>o</w:t>
      </w:r>
      <w:r w:rsidR="00A41F16" w:rsidRPr="00D90366">
        <w:rPr>
          <w:rFonts w:ascii="Times New Roman" w:hAnsi="Times New Roman" w:cs="Times New Roman"/>
          <w:sz w:val="24"/>
          <w:szCs w:val="28"/>
        </w:rPr>
        <w:t xml:space="preserve">r the Caloosahatchee River across all discharge levels, the probability of </w:t>
      </w:r>
      <w:r w:rsidR="00A41F16" w:rsidRPr="00D90366">
        <w:rPr>
          <w:rFonts w:ascii="Times New Roman" w:hAnsi="Times New Roman" w:cs="Times New Roman"/>
          <w:i/>
          <w:iCs/>
          <w:sz w:val="24"/>
          <w:szCs w:val="28"/>
        </w:rPr>
        <w:t>K. brevis</w:t>
      </w:r>
      <w:r w:rsidR="00A41F16" w:rsidRPr="00D90366">
        <w:rPr>
          <w:rFonts w:ascii="Times New Roman" w:hAnsi="Times New Roman" w:cs="Times New Roman"/>
          <w:sz w:val="24"/>
          <w:szCs w:val="28"/>
        </w:rPr>
        <w:t xml:space="preserve"> blooms was consistent</w:t>
      </w:r>
      <w:r w:rsidR="00A6262C">
        <w:rPr>
          <w:rFonts w:ascii="Times New Roman" w:hAnsi="Times New Roman" w:cs="Times New Roman"/>
          <w:sz w:val="24"/>
          <w:szCs w:val="28"/>
        </w:rPr>
        <w:t>ly</w:t>
      </w:r>
      <w:r w:rsidR="00A41F16" w:rsidRPr="00D90366">
        <w:rPr>
          <w:rFonts w:ascii="Times New Roman" w:hAnsi="Times New Roman" w:cs="Times New Roman"/>
          <w:sz w:val="24"/>
          <w:szCs w:val="28"/>
        </w:rPr>
        <w:t xml:space="preserve"> high (39-42%) and increased linearly as river discharge increased.</w:t>
      </w:r>
      <w:r w:rsidR="000322EA" w:rsidRPr="00D90366">
        <w:rPr>
          <w:rFonts w:ascii="Times New Roman" w:hAnsi="Times New Roman" w:cs="Times New Roman"/>
          <w:sz w:val="24"/>
          <w:szCs w:val="28"/>
        </w:rPr>
        <w:t xml:space="preserve"> The Cal</w:t>
      </w:r>
      <w:r w:rsidR="00AA05F8">
        <w:rPr>
          <w:rFonts w:ascii="Times New Roman" w:hAnsi="Times New Roman" w:cs="Times New Roman"/>
          <w:sz w:val="24"/>
          <w:szCs w:val="28"/>
        </w:rPr>
        <w:t>o</w:t>
      </w:r>
      <w:r w:rsidR="000322EA" w:rsidRPr="00D90366">
        <w:rPr>
          <w:rFonts w:ascii="Times New Roman" w:hAnsi="Times New Roman" w:cs="Times New Roman"/>
          <w:sz w:val="24"/>
          <w:szCs w:val="28"/>
        </w:rPr>
        <w:t>osahatchee River ha</w:t>
      </w:r>
      <w:r w:rsidR="00A6262C">
        <w:rPr>
          <w:rFonts w:ascii="Times New Roman" w:hAnsi="Times New Roman" w:cs="Times New Roman"/>
          <w:sz w:val="24"/>
          <w:szCs w:val="28"/>
        </w:rPr>
        <w:t>d</w:t>
      </w:r>
      <w:r w:rsidR="000322EA" w:rsidRPr="00D90366">
        <w:rPr>
          <w:rFonts w:ascii="Times New Roman" w:hAnsi="Times New Roman" w:cs="Times New Roman"/>
          <w:sz w:val="24"/>
          <w:szCs w:val="28"/>
        </w:rPr>
        <w:t xml:space="preserve"> the highest discharge of the rivers examined, and it transport</w:t>
      </w:r>
      <w:r w:rsidR="00A6262C">
        <w:rPr>
          <w:rFonts w:ascii="Times New Roman" w:hAnsi="Times New Roman" w:cs="Times New Roman"/>
          <w:sz w:val="24"/>
          <w:szCs w:val="28"/>
        </w:rPr>
        <w:t>ed</w:t>
      </w:r>
      <w:r w:rsidR="000322EA" w:rsidRPr="00D90366">
        <w:rPr>
          <w:rFonts w:ascii="Times New Roman" w:hAnsi="Times New Roman" w:cs="Times New Roman"/>
          <w:sz w:val="24"/>
          <w:szCs w:val="28"/>
        </w:rPr>
        <w:t xml:space="preserve"> the highest amount of nutrients. </w:t>
      </w:r>
      <w:r w:rsidR="00A41F16" w:rsidRPr="00D90366">
        <w:rPr>
          <w:rFonts w:ascii="Times New Roman" w:hAnsi="Times New Roman" w:cs="Times New Roman"/>
          <w:sz w:val="24"/>
          <w:szCs w:val="28"/>
        </w:rPr>
        <w:t xml:space="preserve"> The slope in bloom probability with change in discharge was highest with the Hillsborough River, with low discharge yielding a 10% probability in blooms, increasing to 50% with high discharge. Increases in discharge from the Peace and Suwanee Rivers also increased bloom probability substantially, from 23-42% and 17-41% respectively, across the range of </w:t>
      </w:r>
      <w:r w:rsidR="006A25CD" w:rsidRPr="00D90366">
        <w:rPr>
          <w:rFonts w:ascii="Times New Roman" w:hAnsi="Times New Roman" w:cs="Times New Roman"/>
          <w:sz w:val="24"/>
          <w:szCs w:val="28"/>
        </w:rPr>
        <w:t xml:space="preserve">typical </w:t>
      </w:r>
      <w:r w:rsidR="00A41F16" w:rsidRPr="00D90366">
        <w:rPr>
          <w:rFonts w:ascii="Times New Roman" w:hAnsi="Times New Roman" w:cs="Times New Roman"/>
          <w:sz w:val="24"/>
          <w:szCs w:val="28"/>
        </w:rPr>
        <w:t>flows</w:t>
      </w:r>
      <w:r w:rsidR="006A25CD" w:rsidRPr="00D90366">
        <w:rPr>
          <w:rFonts w:ascii="Times New Roman" w:hAnsi="Times New Roman" w:cs="Times New Roman"/>
          <w:sz w:val="24"/>
          <w:szCs w:val="28"/>
        </w:rPr>
        <w:t xml:space="preserve">. Changes in discharge from the Myakka River yielded probabilities that changed from 27-39%. </w:t>
      </w:r>
      <w:r w:rsidR="007E12DD" w:rsidRPr="00D90366">
        <w:rPr>
          <w:rFonts w:ascii="Times New Roman" w:hAnsi="Times New Roman" w:cs="Times New Roman"/>
          <w:sz w:val="24"/>
          <w:szCs w:val="28"/>
        </w:rPr>
        <w:t xml:space="preserve"> In addition, the shape of the </w:t>
      </w:r>
      <w:r w:rsidR="009D4AD6" w:rsidRPr="00D90366">
        <w:rPr>
          <w:rFonts w:ascii="Times New Roman" w:hAnsi="Times New Roman" w:cs="Times New Roman"/>
          <w:sz w:val="24"/>
          <w:szCs w:val="28"/>
        </w:rPr>
        <w:t>relationship varied</w:t>
      </w:r>
      <w:r w:rsidR="007E12DD" w:rsidRPr="00D90366">
        <w:rPr>
          <w:rFonts w:ascii="Times New Roman" w:hAnsi="Times New Roman" w:cs="Times New Roman"/>
          <w:sz w:val="24"/>
          <w:szCs w:val="28"/>
        </w:rPr>
        <w:t xml:space="preserve"> among the rivers. For the Peace and Myakka </w:t>
      </w:r>
      <w:r w:rsidR="009C492B" w:rsidRPr="00D90366">
        <w:rPr>
          <w:rFonts w:ascii="Times New Roman" w:hAnsi="Times New Roman" w:cs="Times New Roman"/>
          <w:sz w:val="24"/>
          <w:szCs w:val="28"/>
        </w:rPr>
        <w:t>Rivers</w:t>
      </w:r>
      <w:r w:rsidR="007E12DD" w:rsidRPr="00D90366">
        <w:rPr>
          <w:rFonts w:ascii="Times New Roman" w:hAnsi="Times New Roman" w:cs="Times New Roman"/>
          <w:sz w:val="24"/>
          <w:szCs w:val="28"/>
        </w:rPr>
        <w:t xml:space="preserve">, the </w:t>
      </w:r>
      <w:r w:rsidR="009C492B" w:rsidRPr="00D90366">
        <w:rPr>
          <w:rFonts w:ascii="Times New Roman" w:hAnsi="Times New Roman" w:cs="Times New Roman"/>
          <w:i/>
          <w:iCs/>
          <w:sz w:val="24"/>
          <w:szCs w:val="28"/>
        </w:rPr>
        <w:t>K. brevis</w:t>
      </w:r>
      <w:r w:rsidR="009C492B" w:rsidRPr="00D90366">
        <w:rPr>
          <w:rFonts w:ascii="Times New Roman" w:hAnsi="Times New Roman" w:cs="Times New Roman"/>
          <w:sz w:val="24"/>
          <w:szCs w:val="28"/>
        </w:rPr>
        <w:t xml:space="preserve"> blooms </w:t>
      </w:r>
      <w:r w:rsidR="00A6262C">
        <w:rPr>
          <w:rFonts w:ascii="Times New Roman" w:hAnsi="Times New Roman" w:cs="Times New Roman"/>
          <w:sz w:val="24"/>
          <w:szCs w:val="28"/>
        </w:rPr>
        <w:t>and discharge are tightly coupled only at low discharge rates</w:t>
      </w:r>
      <w:r w:rsidR="007E12DD" w:rsidRPr="00D90366">
        <w:rPr>
          <w:rFonts w:ascii="Times New Roman" w:hAnsi="Times New Roman" w:cs="Times New Roman"/>
          <w:sz w:val="24"/>
          <w:szCs w:val="28"/>
        </w:rPr>
        <w:t xml:space="preserve">. For the Suwanee and Hillsborough river, </w:t>
      </w:r>
      <w:r w:rsidR="00A6262C" w:rsidRPr="00D90366">
        <w:rPr>
          <w:rFonts w:ascii="Times New Roman" w:hAnsi="Times New Roman" w:cs="Times New Roman"/>
          <w:i/>
          <w:iCs/>
          <w:sz w:val="24"/>
          <w:szCs w:val="28"/>
        </w:rPr>
        <w:t>K. brevis</w:t>
      </w:r>
      <w:r w:rsidR="00A6262C" w:rsidRPr="00D90366">
        <w:rPr>
          <w:rFonts w:ascii="Times New Roman" w:hAnsi="Times New Roman" w:cs="Times New Roman"/>
          <w:sz w:val="24"/>
          <w:szCs w:val="28"/>
        </w:rPr>
        <w:t xml:space="preserve"> probability </w:t>
      </w:r>
      <w:r w:rsidR="00A6262C">
        <w:rPr>
          <w:rFonts w:ascii="Times New Roman" w:hAnsi="Times New Roman" w:cs="Times New Roman"/>
          <w:sz w:val="24"/>
          <w:szCs w:val="28"/>
        </w:rPr>
        <w:t xml:space="preserve">as a function of </w:t>
      </w:r>
      <w:r w:rsidR="007E12DD" w:rsidRPr="00D90366">
        <w:rPr>
          <w:rFonts w:ascii="Times New Roman" w:hAnsi="Times New Roman" w:cs="Times New Roman"/>
          <w:sz w:val="24"/>
          <w:szCs w:val="28"/>
        </w:rPr>
        <w:t>the riverine discharge resemble</w:t>
      </w:r>
      <w:r w:rsidR="00A6262C">
        <w:rPr>
          <w:rFonts w:ascii="Times New Roman" w:hAnsi="Times New Roman" w:cs="Times New Roman"/>
          <w:sz w:val="24"/>
          <w:szCs w:val="28"/>
        </w:rPr>
        <w:t>s</w:t>
      </w:r>
      <w:r w:rsidR="007E12DD" w:rsidRPr="00D90366">
        <w:rPr>
          <w:rFonts w:ascii="Times New Roman" w:hAnsi="Times New Roman" w:cs="Times New Roman"/>
          <w:sz w:val="24"/>
          <w:szCs w:val="28"/>
        </w:rPr>
        <w:t xml:space="preserve"> a sigmoidal </w:t>
      </w:r>
      <w:r w:rsidR="00A6262C">
        <w:rPr>
          <w:rFonts w:ascii="Times New Roman" w:hAnsi="Times New Roman" w:cs="Times New Roman"/>
          <w:sz w:val="24"/>
          <w:szCs w:val="28"/>
        </w:rPr>
        <w:t>distribution</w:t>
      </w:r>
      <w:r w:rsidR="007E12DD" w:rsidRPr="00D90366">
        <w:rPr>
          <w:rFonts w:ascii="Times New Roman" w:hAnsi="Times New Roman" w:cs="Times New Roman"/>
          <w:sz w:val="24"/>
          <w:szCs w:val="28"/>
        </w:rPr>
        <w:t xml:space="preserve">. </w:t>
      </w:r>
      <w:r w:rsidR="00A6262C">
        <w:rPr>
          <w:rFonts w:ascii="Times New Roman" w:hAnsi="Times New Roman" w:cs="Times New Roman"/>
          <w:sz w:val="24"/>
          <w:szCs w:val="28"/>
        </w:rPr>
        <w:t>H</w:t>
      </w:r>
      <w:r w:rsidR="009C492B" w:rsidRPr="00D90366">
        <w:rPr>
          <w:rFonts w:ascii="Times New Roman" w:hAnsi="Times New Roman" w:cs="Times New Roman"/>
          <w:sz w:val="24"/>
          <w:szCs w:val="28"/>
        </w:rPr>
        <w:t xml:space="preserve">igh discharge </w:t>
      </w:r>
      <w:r w:rsidR="00A6262C">
        <w:rPr>
          <w:rFonts w:ascii="Times New Roman" w:hAnsi="Times New Roman" w:cs="Times New Roman"/>
          <w:sz w:val="24"/>
          <w:szCs w:val="28"/>
        </w:rPr>
        <w:t xml:space="preserve">rates likely </w:t>
      </w:r>
      <w:r w:rsidR="009C492B" w:rsidRPr="00D90366">
        <w:rPr>
          <w:rFonts w:ascii="Times New Roman" w:hAnsi="Times New Roman" w:cs="Times New Roman"/>
          <w:sz w:val="24"/>
          <w:szCs w:val="28"/>
        </w:rPr>
        <w:t>provide nutrient</w:t>
      </w:r>
      <w:r w:rsidR="00A6262C">
        <w:rPr>
          <w:rFonts w:ascii="Times New Roman" w:hAnsi="Times New Roman" w:cs="Times New Roman"/>
          <w:sz w:val="24"/>
          <w:szCs w:val="28"/>
        </w:rPr>
        <w:t xml:space="preserve"> </w:t>
      </w:r>
      <w:r w:rsidR="00DE29C6">
        <w:rPr>
          <w:rFonts w:ascii="Times New Roman" w:hAnsi="Times New Roman" w:cs="Times New Roman"/>
          <w:sz w:val="24"/>
          <w:szCs w:val="28"/>
        </w:rPr>
        <w:t>amount</w:t>
      </w:r>
      <w:r w:rsidR="009C492B" w:rsidRPr="00D90366">
        <w:rPr>
          <w:rFonts w:ascii="Times New Roman" w:hAnsi="Times New Roman" w:cs="Times New Roman"/>
          <w:sz w:val="24"/>
          <w:szCs w:val="28"/>
        </w:rPr>
        <w:t xml:space="preserve">s that </w:t>
      </w:r>
      <w:r w:rsidR="006A25CD" w:rsidRPr="00D90366">
        <w:rPr>
          <w:rFonts w:ascii="Times New Roman" w:hAnsi="Times New Roman" w:cs="Times New Roman"/>
          <w:sz w:val="24"/>
          <w:szCs w:val="28"/>
        </w:rPr>
        <w:t>exceed the nutrient demand of</w:t>
      </w:r>
      <w:r w:rsidR="009C492B" w:rsidRPr="00D90366">
        <w:rPr>
          <w:rFonts w:ascii="Times New Roman" w:hAnsi="Times New Roman" w:cs="Times New Roman"/>
          <w:sz w:val="24"/>
          <w:szCs w:val="28"/>
        </w:rPr>
        <w:t xml:space="preserve"> </w:t>
      </w:r>
      <w:r w:rsidR="009C492B" w:rsidRPr="00D90366">
        <w:rPr>
          <w:rFonts w:ascii="Times New Roman" w:hAnsi="Times New Roman" w:cs="Times New Roman"/>
          <w:i/>
          <w:iCs/>
          <w:sz w:val="24"/>
          <w:szCs w:val="28"/>
        </w:rPr>
        <w:t>K. brevis</w:t>
      </w:r>
      <w:r w:rsidR="006A25CD" w:rsidRPr="00D90366">
        <w:rPr>
          <w:rFonts w:ascii="Times New Roman" w:hAnsi="Times New Roman" w:cs="Times New Roman"/>
          <w:i/>
          <w:iCs/>
          <w:sz w:val="24"/>
          <w:szCs w:val="28"/>
        </w:rPr>
        <w:t xml:space="preserve"> </w:t>
      </w:r>
      <w:r w:rsidR="006A25CD" w:rsidRPr="00D90366">
        <w:rPr>
          <w:rFonts w:ascii="Times New Roman" w:hAnsi="Times New Roman" w:cs="Times New Roman"/>
          <w:sz w:val="24"/>
          <w:szCs w:val="28"/>
        </w:rPr>
        <w:t xml:space="preserve">and thus further increases have little effect. </w:t>
      </w:r>
    </w:p>
    <w:p w14:paraId="340F8B55" w14:textId="7A99B4F4" w:rsidR="00A7378D" w:rsidRPr="004E5525" w:rsidRDefault="006A25CD" w:rsidP="004D10C2">
      <w:pPr>
        <w:widowControl w:val="0"/>
        <w:spacing w:after="0" w:line="480" w:lineRule="auto"/>
        <w:ind w:firstLine="432"/>
        <w:rPr>
          <w:rFonts w:ascii="Times New Roman" w:hAnsi="Times New Roman" w:cs="Times New Roman"/>
          <w:color w:val="000000" w:themeColor="text1"/>
          <w:sz w:val="24"/>
          <w:szCs w:val="28"/>
        </w:rPr>
      </w:pPr>
      <w:r w:rsidRPr="00D90366">
        <w:rPr>
          <w:rFonts w:ascii="Times New Roman" w:hAnsi="Times New Roman" w:cs="Times New Roman"/>
          <w:sz w:val="24"/>
          <w:szCs w:val="28"/>
        </w:rPr>
        <w:t>The composition of the nutrients discharged by the different rivers also varie</w:t>
      </w:r>
      <w:r w:rsidR="00DE29C6">
        <w:rPr>
          <w:rFonts w:ascii="Times New Roman" w:hAnsi="Times New Roman" w:cs="Times New Roman"/>
          <w:sz w:val="24"/>
          <w:szCs w:val="28"/>
        </w:rPr>
        <w:t>d</w:t>
      </w:r>
      <w:r w:rsidRPr="00D90366">
        <w:rPr>
          <w:rFonts w:ascii="Times New Roman" w:hAnsi="Times New Roman" w:cs="Times New Roman"/>
          <w:sz w:val="24"/>
          <w:szCs w:val="28"/>
        </w:rPr>
        <w:t xml:space="preserve">. </w:t>
      </w:r>
      <w:r w:rsidR="009A1E52">
        <w:rPr>
          <w:rFonts w:ascii="Times New Roman" w:hAnsi="Times New Roman" w:cs="Times New Roman"/>
          <w:sz w:val="24"/>
          <w:szCs w:val="28"/>
        </w:rPr>
        <w:t>T</w:t>
      </w:r>
      <w:r w:rsidR="00613B33" w:rsidRPr="00D90366">
        <w:rPr>
          <w:rFonts w:ascii="Times New Roman" w:hAnsi="Times New Roman" w:cs="Times New Roman"/>
          <w:sz w:val="24"/>
          <w:szCs w:val="28"/>
        </w:rPr>
        <w:t xml:space="preserve">he </w:t>
      </w:r>
      <w:r w:rsidR="00A7378D" w:rsidRPr="00D90366">
        <w:rPr>
          <w:rFonts w:ascii="Times New Roman" w:hAnsi="Times New Roman" w:cs="Times New Roman"/>
          <w:sz w:val="24"/>
          <w:szCs w:val="28"/>
        </w:rPr>
        <w:t xml:space="preserve">probability of </w:t>
      </w:r>
      <w:r w:rsidR="00A7378D" w:rsidRPr="004E5525">
        <w:rPr>
          <w:rFonts w:ascii="Times New Roman" w:hAnsi="Times New Roman" w:cs="Times New Roman"/>
          <w:sz w:val="24"/>
          <w:szCs w:val="28"/>
        </w:rPr>
        <w:t xml:space="preserve">blooms for each river </w:t>
      </w:r>
      <w:r w:rsidR="00B67144" w:rsidRPr="004E5525">
        <w:rPr>
          <w:rFonts w:ascii="Times New Roman" w:hAnsi="Times New Roman" w:cs="Times New Roman"/>
          <w:sz w:val="24"/>
          <w:szCs w:val="28"/>
        </w:rPr>
        <w:t xml:space="preserve">was </w:t>
      </w:r>
      <w:r w:rsidR="00066CFD" w:rsidRPr="004E5525">
        <w:rPr>
          <w:rFonts w:ascii="Times New Roman" w:hAnsi="Times New Roman" w:cs="Times New Roman"/>
          <w:sz w:val="24"/>
          <w:szCs w:val="28"/>
        </w:rPr>
        <w:t xml:space="preserve">calculated </w:t>
      </w:r>
      <w:r w:rsidR="00A7378D" w:rsidRPr="004E5525">
        <w:rPr>
          <w:rFonts w:ascii="Times New Roman" w:hAnsi="Times New Roman" w:cs="Times New Roman"/>
          <w:sz w:val="24"/>
          <w:szCs w:val="28"/>
        </w:rPr>
        <w:t xml:space="preserve">as a function of their </w:t>
      </w:r>
      <w:r w:rsidR="009A1E52" w:rsidRPr="004E5525">
        <w:rPr>
          <w:rFonts w:ascii="Times New Roman" w:hAnsi="Times New Roman" w:cs="Times New Roman"/>
          <w:sz w:val="24"/>
          <w:szCs w:val="28"/>
        </w:rPr>
        <w:t>TN and TP</w:t>
      </w:r>
      <w:r w:rsidR="00A7378D" w:rsidRPr="004E5525">
        <w:rPr>
          <w:rFonts w:ascii="Times New Roman" w:hAnsi="Times New Roman" w:cs="Times New Roman"/>
          <w:sz w:val="24"/>
          <w:szCs w:val="28"/>
        </w:rPr>
        <w:t xml:space="preserve"> loads, and these increase</w:t>
      </w:r>
      <w:r w:rsidR="00DE29C6" w:rsidRPr="004E5525">
        <w:rPr>
          <w:rFonts w:ascii="Times New Roman" w:hAnsi="Times New Roman" w:cs="Times New Roman"/>
          <w:sz w:val="24"/>
          <w:szCs w:val="28"/>
        </w:rPr>
        <w:t>s</w:t>
      </w:r>
      <w:r w:rsidR="00A7378D" w:rsidRPr="004E5525">
        <w:rPr>
          <w:rFonts w:ascii="Times New Roman" w:hAnsi="Times New Roman" w:cs="Times New Roman"/>
          <w:sz w:val="24"/>
          <w:szCs w:val="28"/>
        </w:rPr>
        <w:t xml:space="preserve"> had varied effects (</w:t>
      </w:r>
      <w:r w:rsidR="00B83225" w:rsidRPr="004E5525">
        <w:rPr>
          <w:rFonts w:ascii="Times New Roman" w:hAnsi="Times New Roman" w:cs="Times New Roman"/>
          <w:sz w:val="24"/>
          <w:szCs w:val="28"/>
        </w:rPr>
        <w:t xml:space="preserve">Fig. </w:t>
      </w:r>
      <w:r w:rsidR="00AA05F8" w:rsidRPr="004E5525">
        <w:rPr>
          <w:rFonts w:ascii="Times New Roman" w:hAnsi="Times New Roman" w:cs="Times New Roman"/>
          <w:sz w:val="24"/>
          <w:szCs w:val="28"/>
        </w:rPr>
        <w:t>5</w:t>
      </w:r>
      <w:r w:rsidR="00B83225" w:rsidRPr="004E5525">
        <w:rPr>
          <w:rFonts w:ascii="Times New Roman" w:hAnsi="Times New Roman" w:cs="Times New Roman"/>
          <w:sz w:val="24"/>
          <w:szCs w:val="28"/>
        </w:rPr>
        <w:t xml:space="preserve"> f-m</w:t>
      </w:r>
      <w:r w:rsidR="00A7378D" w:rsidRPr="004E5525">
        <w:rPr>
          <w:rFonts w:ascii="Times New Roman" w:hAnsi="Times New Roman" w:cs="Times New Roman"/>
          <w:sz w:val="24"/>
          <w:szCs w:val="28"/>
        </w:rPr>
        <w:t>). With increasing TN, the largest increases in bloom probability w</w:t>
      </w:r>
      <w:r w:rsidR="000B3004" w:rsidRPr="004E5525">
        <w:rPr>
          <w:rFonts w:ascii="Times New Roman" w:hAnsi="Times New Roman" w:cs="Times New Roman"/>
          <w:sz w:val="24"/>
          <w:szCs w:val="28"/>
        </w:rPr>
        <w:t>ere</w:t>
      </w:r>
      <w:r w:rsidR="00A7378D" w:rsidRPr="004E5525">
        <w:rPr>
          <w:rFonts w:ascii="Times New Roman" w:hAnsi="Times New Roman" w:cs="Times New Roman"/>
          <w:sz w:val="24"/>
          <w:szCs w:val="28"/>
        </w:rPr>
        <w:t xml:space="preserve"> found for the Hillsborough and Peace Rivers, whereas for the Myakka River, no significant increase in probability </w:t>
      </w:r>
      <w:r w:rsidR="00DE29C6" w:rsidRPr="004E5525">
        <w:rPr>
          <w:rFonts w:ascii="Times New Roman" w:hAnsi="Times New Roman" w:cs="Times New Roman"/>
          <w:sz w:val="24"/>
          <w:szCs w:val="28"/>
        </w:rPr>
        <w:t>was</w:t>
      </w:r>
      <w:r w:rsidR="00A7378D" w:rsidRPr="004E5525">
        <w:rPr>
          <w:rFonts w:ascii="Times New Roman" w:hAnsi="Times New Roman" w:cs="Times New Roman"/>
          <w:sz w:val="24"/>
          <w:szCs w:val="28"/>
        </w:rPr>
        <w:t xml:space="preserve"> seen </w:t>
      </w:r>
      <w:r w:rsidR="00A7378D" w:rsidRPr="004E5525">
        <w:rPr>
          <w:rFonts w:ascii="Times New Roman" w:hAnsi="Times New Roman" w:cs="Times New Roman"/>
          <w:color w:val="000000" w:themeColor="text1"/>
          <w:sz w:val="24"/>
          <w:szCs w:val="28"/>
        </w:rPr>
        <w:t>as TN increased, and probability decreased in the Caloosahat</w:t>
      </w:r>
      <w:r w:rsidR="00EA05D4" w:rsidRPr="004E5525">
        <w:rPr>
          <w:rFonts w:ascii="Times New Roman" w:hAnsi="Times New Roman" w:cs="Times New Roman"/>
          <w:color w:val="000000" w:themeColor="text1"/>
          <w:sz w:val="24"/>
          <w:szCs w:val="28"/>
        </w:rPr>
        <w:t>ch</w:t>
      </w:r>
      <w:r w:rsidR="00A7378D" w:rsidRPr="004E5525">
        <w:rPr>
          <w:rFonts w:ascii="Times New Roman" w:hAnsi="Times New Roman" w:cs="Times New Roman"/>
          <w:color w:val="000000" w:themeColor="text1"/>
          <w:sz w:val="24"/>
          <w:szCs w:val="28"/>
        </w:rPr>
        <w:t xml:space="preserve">ee River. For TP, however, increases in probability were seen for the Hillsborough and Caloosahatchee Rivers, but a parabolic relationship was noted for the Myakka and Peace Rivers. </w:t>
      </w:r>
      <w:r w:rsidR="00B12309" w:rsidRPr="004E5525">
        <w:rPr>
          <w:rFonts w:ascii="Times New Roman" w:hAnsi="Times New Roman" w:cs="Times New Roman"/>
          <w:color w:val="000000" w:themeColor="text1"/>
          <w:sz w:val="24"/>
          <w:szCs w:val="28"/>
        </w:rPr>
        <w:t>As</w:t>
      </w:r>
      <w:r w:rsidR="00A7378D" w:rsidRPr="004E5525">
        <w:rPr>
          <w:rFonts w:ascii="Times New Roman" w:hAnsi="Times New Roman" w:cs="Times New Roman"/>
          <w:color w:val="000000" w:themeColor="text1"/>
          <w:sz w:val="24"/>
          <w:szCs w:val="28"/>
        </w:rPr>
        <w:t xml:space="preserve"> nutrient loads </w:t>
      </w:r>
      <w:r w:rsidR="00B12309" w:rsidRPr="004E5525">
        <w:rPr>
          <w:rFonts w:ascii="Times New Roman" w:hAnsi="Times New Roman" w:cs="Times New Roman"/>
          <w:color w:val="000000" w:themeColor="text1"/>
          <w:sz w:val="24"/>
          <w:szCs w:val="28"/>
        </w:rPr>
        <w:t xml:space="preserve">increase, </w:t>
      </w:r>
      <w:r w:rsidR="00DE29C6" w:rsidRPr="004E5525">
        <w:rPr>
          <w:rFonts w:ascii="Times New Roman" w:hAnsi="Times New Roman" w:cs="Times New Roman"/>
          <w:color w:val="000000" w:themeColor="text1"/>
          <w:sz w:val="24"/>
          <w:szCs w:val="28"/>
        </w:rPr>
        <w:t xml:space="preserve">it is possible that </w:t>
      </w:r>
      <w:r w:rsidR="00B12309" w:rsidRPr="004E5525">
        <w:rPr>
          <w:rFonts w:ascii="Times New Roman" w:hAnsi="Times New Roman" w:cs="Times New Roman"/>
          <w:i/>
          <w:iCs/>
          <w:color w:val="000000" w:themeColor="text1"/>
          <w:sz w:val="24"/>
          <w:szCs w:val="28"/>
        </w:rPr>
        <w:t>K. brevis</w:t>
      </w:r>
      <w:r w:rsidR="00B12309" w:rsidRPr="004E5525">
        <w:rPr>
          <w:rFonts w:ascii="Times New Roman" w:hAnsi="Times New Roman" w:cs="Times New Roman"/>
          <w:color w:val="000000" w:themeColor="text1"/>
          <w:sz w:val="24"/>
          <w:szCs w:val="28"/>
        </w:rPr>
        <w:t xml:space="preserve"> may be either outcompeted by a different species or </w:t>
      </w:r>
      <w:r w:rsidR="00DE29C6" w:rsidRPr="004E5525">
        <w:rPr>
          <w:rFonts w:ascii="Times New Roman" w:hAnsi="Times New Roman" w:cs="Times New Roman"/>
          <w:color w:val="000000" w:themeColor="text1"/>
          <w:sz w:val="24"/>
          <w:szCs w:val="28"/>
        </w:rPr>
        <w:t xml:space="preserve">and/or </w:t>
      </w:r>
      <w:r w:rsidR="00B12309" w:rsidRPr="004E5525">
        <w:rPr>
          <w:rFonts w:ascii="Times New Roman" w:hAnsi="Times New Roman" w:cs="Times New Roman"/>
          <w:color w:val="000000" w:themeColor="text1"/>
          <w:sz w:val="24"/>
          <w:szCs w:val="28"/>
        </w:rPr>
        <w:t>become limited by a different growth factor.</w:t>
      </w:r>
      <w:r w:rsidR="00A51A47" w:rsidRPr="004E5525">
        <w:rPr>
          <w:rFonts w:ascii="Times New Roman" w:hAnsi="Times New Roman" w:cs="Times New Roman"/>
          <w:noProof/>
          <w:sz w:val="24"/>
          <w:szCs w:val="28"/>
        </w:rPr>
        <w:t xml:space="preserve"> </w:t>
      </w:r>
    </w:p>
    <w:p w14:paraId="4D715230" w14:textId="77777777" w:rsidR="00DE29C6" w:rsidRDefault="00DE29C6" w:rsidP="00DE29C6">
      <w:pPr>
        <w:spacing w:after="0" w:line="480" w:lineRule="auto"/>
        <w:ind w:firstLine="432"/>
        <w:rPr>
          <w:rFonts w:ascii="Times New Roman" w:hAnsi="Times New Roman" w:cs="Times New Roman"/>
          <w:sz w:val="24"/>
          <w:szCs w:val="28"/>
        </w:rPr>
      </w:pPr>
      <w:r w:rsidRPr="004E5525">
        <w:rPr>
          <w:rFonts w:ascii="Times New Roman" w:hAnsi="Times New Roman" w:cs="Times New Roman"/>
          <w:color w:val="000000" w:themeColor="text1"/>
          <w:sz w:val="24"/>
          <w:szCs w:val="28"/>
        </w:rPr>
        <w:t xml:space="preserve">By comparing TN and TP discharge from different rivers, it can be seen that large reductions in both nutrients are needed to have a substantial impact on reducing the frequency of </w:t>
      </w:r>
      <w:r w:rsidRPr="004E5525">
        <w:rPr>
          <w:rFonts w:ascii="Times New Roman" w:hAnsi="Times New Roman" w:cs="Times New Roman"/>
          <w:i/>
          <w:iCs/>
          <w:color w:val="000000" w:themeColor="text1"/>
          <w:sz w:val="24"/>
          <w:szCs w:val="28"/>
        </w:rPr>
        <w:t>K. brevis</w:t>
      </w:r>
      <w:r w:rsidRPr="004E5525">
        <w:rPr>
          <w:rFonts w:ascii="Times New Roman" w:hAnsi="Times New Roman" w:cs="Times New Roman"/>
          <w:color w:val="000000" w:themeColor="text1"/>
          <w:sz w:val="24"/>
          <w:szCs w:val="28"/>
        </w:rPr>
        <w:t xml:space="preserve"> blooms (Fig. 6). These</w:t>
      </w:r>
      <w:r w:rsidRPr="00D90366">
        <w:rPr>
          <w:rFonts w:ascii="Times New Roman" w:hAnsi="Times New Roman" w:cs="Times New Roman"/>
          <w:color w:val="000000" w:themeColor="text1"/>
          <w:sz w:val="24"/>
          <w:szCs w:val="28"/>
        </w:rPr>
        <w:t xml:space="preserve"> comparisons, based on variations of 1-2 standard deviations </w:t>
      </w:r>
      <w:r w:rsidRPr="00D90366">
        <w:rPr>
          <w:rFonts w:ascii="Times New Roman" w:hAnsi="Times New Roman" w:cs="Times New Roman"/>
          <w:sz w:val="24"/>
          <w:szCs w:val="28"/>
        </w:rPr>
        <w:t>from the mean (and setting other features to the mean), illustrate the magnitude of reductions necessary to reduce the probability of blooms from &gt;60% to &lt;20%.</w:t>
      </w:r>
    </w:p>
    <w:p w14:paraId="00541787" w14:textId="77777777" w:rsidR="0076459A" w:rsidRPr="006879D1" w:rsidRDefault="0076459A" w:rsidP="005B368A">
      <w:pPr>
        <w:spacing w:after="0" w:line="480" w:lineRule="auto"/>
        <w:ind w:firstLine="432"/>
        <w:rPr>
          <w:rFonts w:ascii="Times New Roman" w:hAnsi="Times New Roman" w:cs="Times New Roman"/>
          <w:color w:val="000000" w:themeColor="text1"/>
          <w:sz w:val="24"/>
          <w:szCs w:val="28"/>
        </w:rPr>
      </w:pPr>
    </w:p>
    <w:p w14:paraId="1E1A9385" w14:textId="3508E6B8" w:rsidR="00AA05F8" w:rsidRPr="006879D1" w:rsidRDefault="00D711CA" w:rsidP="00A60080">
      <w:pPr>
        <w:spacing w:after="0" w:line="480" w:lineRule="auto"/>
        <w:rPr>
          <w:rFonts w:ascii="Times New Roman" w:hAnsi="Times New Roman" w:cs="Times New Roman"/>
          <w:b/>
          <w:color w:val="000000" w:themeColor="text1"/>
          <w:sz w:val="24"/>
          <w:szCs w:val="28"/>
        </w:rPr>
      </w:pPr>
      <w:r w:rsidRPr="006879D1">
        <w:rPr>
          <w:rFonts w:ascii="Times New Roman" w:hAnsi="Times New Roman" w:cs="Times New Roman"/>
          <w:b/>
          <w:color w:val="000000" w:themeColor="text1"/>
          <w:sz w:val="24"/>
          <w:szCs w:val="28"/>
        </w:rPr>
        <w:t>5</w:t>
      </w:r>
      <w:del w:id="1096" w:author="Author">
        <w:r w:rsidRPr="006879D1" w:rsidDel="009D3B4F">
          <w:rPr>
            <w:rFonts w:ascii="Times New Roman" w:hAnsi="Times New Roman" w:cs="Times New Roman"/>
            <w:b/>
            <w:color w:val="000000" w:themeColor="text1"/>
            <w:sz w:val="24"/>
            <w:szCs w:val="28"/>
          </w:rPr>
          <w:delText>.0</w:delText>
        </w:r>
      </w:del>
      <w:r w:rsidRPr="006879D1">
        <w:rPr>
          <w:rFonts w:ascii="Times New Roman" w:hAnsi="Times New Roman" w:cs="Times New Roman"/>
          <w:b/>
          <w:color w:val="000000" w:themeColor="text1"/>
          <w:sz w:val="24"/>
          <w:szCs w:val="28"/>
        </w:rPr>
        <w:t xml:space="preserve"> </w:t>
      </w:r>
      <w:r w:rsidR="00AA05F8" w:rsidRPr="006879D1">
        <w:rPr>
          <w:rFonts w:ascii="Times New Roman" w:hAnsi="Times New Roman" w:cs="Times New Roman"/>
          <w:b/>
          <w:color w:val="000000" w:themeColor="text1"/>
          <w:sz w:val="24"/>
          <w:szCs w:val="28"/>
        </w:rPr>
        <w:t>Discussion</w:t>
      </w:r>
    </w:p>
    <w:p w14:paraId="20CF4CB8" w14:textId="219CDAB4" w:rsidR="001668AE" w:rsidRPr="006879D1" w:rsidRDefault="00E276F7" w:rsidP="00E922D4">
      <w:pPr>
        <w:spacing w:after="0" w:line="480" w:lineRule="auto"/>
        <w:ind w:firstLine="720"/>
        <w:rP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24"/>
        </w:rPr>
        <w:t xml:space="preserve">Blooms of </w:t>
      </w:r>
      <w:r w:rsidRPr="006879D1">
        <w:rPr>
          <w:rFonts w:ascii="Times New Roman" w:hAnsi="Times New Roman" w:cs="Times New Roman"/>
          <w:i/>
          <w:color w:val="000000" w:themeColor="text1"/>
          <w:sz w:val="24"/>
          <w:szCs w:val="24"/>
        </w:rPr>
        <w:t>K. brevis</w:t>
      </w:r>
      <w:r w:rsidRPr="006879D1">
        <w:rPr>
          <w:rFonts w:ascii="Times New Roman" w:hAnsi="Times New Roman" w:cs="Times New Roman"/>
          <w:color w:val="000000" w:themeColor="text1"/>
          <w:sz w:val="24"/>
          <w:szCs w:val="24"/>
        </w:rPr>
        <w:t xml:space="preserve"> occur almost annually in the eastern Gulf</w:t>
      </w:r>
      <w:r w:rsidR="00B67144" w:rsidRPr="006879D1">
        <w:rPr>
          <w:rFonts w:ascii="Times New Roman" w:hAnsi="Times New Roman" w:cs="Times New Roman"/>
          <w:color w:val="000000" w:themeColor="text1"/>
          <w:sz w:val="24"/>
          <w:szCs w:val="24"/>
        </w:rPr>
        <w:t xml:space="preserve"> of Mexico</w:t>
      </w:r>
      <w:r w:rsidRPr="006879D1">
        <w:rPr>
          <w:rFonts w:ascii="Times New Roman" w:hAnsi="Times New Roman" w:cs="Times New Roman"/>
          <w:color w:val="000000" w:themeColor="text1"/>
          <w:sz w:val="24"/>
          <w:szCs w:val="24"/>
        </w:rPr>
        <w:t>, typically initiating in early fall, but vary</w:t>
      </w:r>
      <w:r w:rsidR="001668AE" w:rsidRPr="006879D1">
        <w:rPr>
          <w:rFonts w:ascii="Times New Roman" w:hAnsi="Times New Roman" w:cs="Times New Roman"/>
          <w:color w:val="000000" w:themeColor="text1"/>
          <w:sz w:val="24"/>
          <w:szCs w:val="24"/>
        </w:rPr>
        <w:t>ing</w:t>
      </w:r>
      <w:r w:rsidRPr="006879D1">
        <w:rPr>
          <w:rFonts w:ascii="Times New Roman" w:hAnsi="Times New Roman" w:cs="Times New Roman"/>
          <w:color w:val="000000" w:themeColor="text1"/>
          <w:sz w:val="24"/>
          <w:szCs w:val="24"/>
        </w:rPr>
        <w:t xml:space="preserve"> in intensity and duration. The bloom </w:t>
      </w:r>
      <w:r w:rsidR="001668AE" w:rsidRPr="006879D1">
        <w:rPr>
          <w:rFonts w:ascii="Times New Roman" w:hAnsi="Times New Roman" w:cs="Times New Roman"/>
          <w:color w:val="000000" w:themeColor="text1"/>
          <w:sz w:val="24"/>
          <w:szCs w:val="24"/>
        </w:rPr>
        <w:t xml:space="preserve">of 2017-2019 </w:t>
      </w:r>
      <w:r w:rsidRPr="006879D1">
        <w:rPr>
          <w:rFonts w:ascii="Times New Roman" w:hAnsi="Times New Roman" w:cs="Times New Roman"/>
          <w:color w:val="000000" w:themeColor="text1"/>
          <w:sz w:val="24"/>
          <w:szCs w:val="24"/>
        </w:rPr>
        <w:t xml:space="preserve">was among the largest and most expensive in recent history. </w:t>
      </w:r>
      <w:r w:rsidR="001668AE" w:rsidRPr="006879D1">
        <w:rPr>
          <w:rFonts w:ascii="Times New Roman" w:hAnsi="Times New Roman" w:cs="Times New Roman"/>
          <w:color w:val="000000" w:themeColor="text1"/>
          <w:sz w:val="24"/>
          <w:szCs w:val="24"/>
        </w:rPr>
        <w:t>It is thought to have caused the deaths of hundreds of tons of fish, hundreds of manatees</w:t>
      </w:r>
      <w:r w:rsidR="00BE2547" w:rsidRPr="006879D1">
        <w:rPr>
          <w:rFonts w:ascii="Times New Roman" w:hAnsi="Times New Roman" w:cs="Times New Roman"/>
          <w:color w:val="000000" w:themeColor="text1"/>
          <w:sz w:val="24"/>
          <w:szCs w:val="24"/>
        </w:rPr>
        <w:t xml:space="preserve">, </w:t>
      </w:r>
      <w:r w:rsidR="001668AE" w:rsidRPr="006879D1">
        <w:rPr>
          <w:rFonts w:ascii="Times New Roman" w:hAnsi="Times New Roman" w:cs="Times New Roman"/>
          <w:color w:val="000000" w:themeColor="text1"/>
          <w:sz w:val="24"/>
          <w:szCs w:val="24"/>
        </w:rPr>
        <w:t>dolphin, and sea turtles, as well as many reports of hospitalization visits due to respiratory distress (</w:t>
      </w:r>
      <w:r w:rsidR="00BE2547" w:rsidRPr="006879D1">
        <w:rPr>
          <w:rFonts w:ascii="Times New Roman" w:hAnsi="Times New Roman" w:cs="Times New Roman"/>
          <w:color w:val="000000" w:themeColor="text1"/>
          <w:sz w:val="24"/>
          <w:szCs w:val="24"/>
        </w:rPr>
        <w:t>e.g., Munoz</w:t>
      </w:r>
      <w:r w:rsidR="00761CC2">
        <w:rPr>
          <w:rFonts w:ascii="Times New Roman" w:hAnsi="Times New Roman" w:cs="Times New Roman"/>
          <w:color w:val="000000" w:themeColor="text1"/>
          <w:sz w:val="24"/>
          <w:szCs w:val="24"/>
        </w:rPr>
        <w:t>,</w:t>
      </w:r>
      <w:r w:rsidR="00BE2547" w:rsidRPr="006879D1">
        <w:rPr>
          <w:rFonts w:ascii="Times New Roman" w:hAnsi="Times New Roman" w:cs="Times New Roman"/>
          <w:color w:val="000000" w:themeColor="text1"/>
          <w:sz w:val="24"/>
          <w:szCs w:val="24"/>
        </w:rPr>
        <w:t xml:space="preserve"> 2019</w:t>
      </w:r>
      <w:r w:rsidR="001668AE" w:rsidRPr="006879D1">
        <w:rPr>
          <w:rFonts w:ascii="Times New Roman" w:hAnsi="Times New Roman" w:cs="Times New Roman"/>
          <w:color w:val="000000" w:themeColor="text1"/>
          <w:sz w:val="24"/>
          <w:szCs w:val="24"/>
        </w:rPr>
        <w:t xml:space="preserve">).  </w:t>
      </w:r>
      <w:r w:rsidR="002503B8" w:rsidRPr="006879D1">
        <w:rPr>
          <w:rFonts w:ascii="Times New Roman" w:hAnsi="Times New Roman" w:cs="Times New Roman"/>
          <w:color w:val="000000" w:themeColor="text1"/>
          <w:sz w:val="24"/>
          <w:szCs w:val="24"/>
        </w:rPr>
        <w:t>Fisheries closures</w:t>
      </w:r>
      <w:r w:rsidR="00BE2547" w:rsidRPr="006879D1">
        <w:rPr>
          <w:rFonts w:ascii="Times New Roman" w:hAnsi="Times New Roman" w:cs="Times New Roman"/>
          <w:color w:val="000000" w:themeColor="text1"/>
          <w:sz w:val="24"/>
          <w:szCs w:val="24"/>
        </w:rPr>
        <w:t>,</w:t>
      </w:r>
      <w:r w:rsidR="002503B8" w:rsidRPr="006879D1">
        <w:rPr>
          <w:rFonts w:ascii="Times New Roman" w:hAnsi="Times New Roman" w:cs="Times New Roman"/>
          <w:color w:val="000000" w:themeColor="text1"/>
          <w:sz w:val="24"/>
          <w:szCs w:val="24"/>
        </w:rPr>
        <w:t xml:space="preserve"> as well as revenue lost by local businesses</w:t>
      </w:r>
      <w:r w:rsidR="00BE2547" w:rsidRPr="006879D1">
        <w:rPr>
          <w:rFonts w:ascii="Times New Roman" w:hAnsi="Times New Roman" w:cs="Times New Roman"/>
          <w:color w:val="000000" w:themeColor="text1"/>
          <w:sz w:val="24"/>
          <w:szCs w:val="24"/>
        </w:rPr>
        <w:t>,</w:t>
      </w:r>
      <w:r w:rsidR="002503B8" w:rsidRPr="006879D1">
        <w:rPr>
          <w:rFonts w:ascii="Times New Roman" w:hAnsi="Times New Roman" w:cs="Times New Roman"/>
          <w:color w:val="000000" w:themeColor="text1"/>
          <w:sz w:val="24"/>
          <w:szCs w:val="24"/>
        </w:rPr>
        <w:t xml:space="preserve"> </w:t>
      </w:r>
      <w:r w:rsidR="00BE2547" w:rsidRPr="006879D1">
        <w:rPr>
          <w:rFonts w:ascii="Times New Roman" w:hAnsi="Times New Roman" w:cs="Times New Roman"/>
          <w:color w:val="000000" w:themeColor="text1"/>
          <w:sz w:val="24"/>
          <w:szCs w:val="24"/>
        </w:rPr>
        <w:t>also had</w:t>
      </w:r>
      <w:r w:rsidR="0026589F" w:rsidRPr="006879D1">
        <w:rPr>
          <w:rFonts w:ascii="Times New Roman" w:hAnsi="Times New Roman" w:cs="Times New Roman"/>
          <w:color w:val="000000" w:themeColor="text1"/>
          <w:sz w:val="24"/>
          <w:szCs w:val="24"/>
        </w:rPr>
        <w:t xml:space="preserve"> massive economic impacts</w:t>
      </w:r>
      <w:r w:rsidR="002503B8" w:rsidRPr="006879D1">
        <w:rPr>
          <w:rFonts w:ascii="Times New Roman" w:hAnsi="Times New Roman" w:cs="Times New Roman"/>
          <w:color w:val="000000" w:themeColor="text1"/>
          <w:sz w:val="24"/>
          <w:szCs w:val="24"/>
        </w:rPr>
        <w:t xml:space="preserve"> (</w:t>
      </w:r>
      <w:r w:rsidR="00BE2547" w:rsidRPr="006879D1">
        <w:rPr>
          <w:rFonts w:ascii="Times New Roman" w:hAnsi="Times New Roman" w:cs="Times New Roman"/>
          <w:color w:val="000000" w:themeColor="text1"/>
          <w:sz w:val="24"/>
          <w:szCs w:val="24"/>
          <w:lang w:eastAsia="en-US"/>
        </w:rPr>
        <w:t>Fears and Rozsa</w:t>
      </w:r>
      <w:r w:rsidR="00761CC2">
        <w:rPr>
          <w:rFonts w:ascii="Times New Roman" w:hAnsi="Times New Roman" w:cs="Times New Roman"/>
          <w:color w:val="000000" w:themeColor="text1"/>
          <w:sz w:val="24"/>
          <w:szCs w:val="24"/>
          <w:lang w:eastAsia="en-US"/>
        </w:rPr>
        <w:t>,</w:t>
      </w:r>
      <w:r w:rsidR="00BE2547" w:rsidRPr="006879D1">
        <w:rPr>
          <w:rFonts w:ascii="Times New Roman" w:hAnsi="Times New Roman" w:cs="Times New Roman"/>
          <w:color w:val="000000" w:themeColor="text1"/>
          <w:sz w:val="24"/>
          <w:szCs w:val="24"/>
          <w:lang w:eastAsia="en-US"/>
        </w:rPr>
        <w:t xml:space="preserve"> 2018</w:t>
      </w:r>
      <w:r w:rsidR="002503B8" w:rsidRPr="006879D1">
        <w:rPr>
          <w:rFonts w:ascii="Times New Roman" w:hAnsi="Times New Roman" w:cs="Times New Roman"/>
          <w:color w:val="000000" w:themeColor="text1"/>
          <w:sz w:val="24"/>
          <w:szCs w:val="24"/>
        </w:rPr>
        <w:t xml:space="preserve">). </w:t>
      </w:r>
      <w:r w:rsidR="00D16B6A" w:rsidRPr="006879D1">
        <w:rPr>
          <w:rFonts w:ascii="Times New Roman" w:hAnsi="Times New Roman" w:cs="Times New Roman"/>
          <w:color w:val="000000" w:themeColor="text1"/>
          <w:sz w:val="24"/>
          <w:szCs w:val="24"/>
        </w:rPr>
        <w:t xml:space="preserve">Understanding </w:t>
      </w:r>
      <w:r w:rsidR="00D16B6A" w:rsidRPr="008E2AE2">
        <w:rPr>
          <w:rFonts w:ascii="Times New Roman" w:hAnsi="Times New Roman" w:cs="Times New Roman"/>
          <w:color w:val="000000" w:themeColor="text1"/>
          <w:sz w:val="24"/>
          <w:szCs w:val="24"/>
        </w:rPr>
        <w:t>the links between physical controls (upwelling, river flow), nutrient inputs and extreme weather</w:t>
      </w:r>
      <w:r w:rsidR="00D16B6A" w:rsidRPr="0076459A">
        <w:rPr>
          <w:rFonts w:ascii="Times New Roman" w:hAnsi="Times New Roman" w:cs="Times New Roman"/>
          <w:color w:val="000000" w:themeColor="text1"/>
          <w:sz w:val="24"/>
          <w:szCs w:val="24"/>
        </w:rPr>
        <w:t xml:space="preserve"> events has been a high priority</w:t>
      </w:r>
      <w:r w:rsidR="001668AE">
        <w:rPr>
          <w:rFonts w:ascii="Times New Roman" w:hAnsi="Times New Roman" w:cs="Times New Roman"/>
          <w:color w:val="000000" w:themeColor="text1"/>
          <w:sz w:val="24"/>
          <w:szCs w:val="24"/>
        </w:rPr>
        <w:t xml:space="preserve"> in </w:t>
      </w:r>
      <w:r w:rsidR="001668AE" w:rsidRPr="006879D1">
        <w:rPr>
          <w:rFonts w:ascii="Times New Roman" w:hAnsi="Times New Roman" w:cs="Times New Roman"/>
          <w:color w:val="000000" w:themeColor="text1"/>
          <w:sz w:val="24"/>
          <w:szCs w:val="24"/>
        </w:rPr>
        <w:t>order to make long-term predictions to protect environmental heath as well as human health</w:t>
      </w:r>
      <w:r w:rsidR="00D16B6A" w:rsidRPr="006879D1">
        <w:rPr>
          <w:rFonts w:ascii="Times New Roman" w:hAnsi="Times New Roman" w:cs="Times New Roman"/>
          <w:color w:val="000000" w:themeColor="text1"/>
          <w:sz w:val="24"/>
          <w:szCs w:val="24"/>
        </w:rPr>
        <w:t>.</w:t>
      </w:r>
      <w:r w:rsidR="008B1986" w:rsidRPr="006879D1">
        <w:rPr>
          <w:rFonts w:ascii="Times New Roman" w:hAnsi="Times New Roman" w:cs="Times New Roman"/>
          <w:color w:val="000000" w:themeColor="text1"/>
          <w:sz w:val="24"/>
          <w:szCs w:val="24"/>
        </w:rPr>
        <w:t xml:space="preserve"> </w:t>
      </w:r>
    </w:p>
    <w:p w14:paraId="02D488AA" w14:textId="21BB76C5" w:rsidR="00B67144" w:rsidRPr="006879D1" w:rsidRDefault="00B67144" w:rsidP="00E922D4">
      <w:pPr>
        <w:spacing w:after="0" w:line="480" w:lineRule="auto"/>
        <w:ind w:firstLine="432"/>
        <w:rPr>
          <w:rFonts w:ascii="Times New Roman" w:hAnsi="Times New Roman" w:cs="Times New Roman"/>
          <w:color w:val="000000" w:themeColor="text1"/>
          <w:sz w:val="24"/>
          <w:szCs w:val="28"/>
        </w:rPr>
      </w:pPr>
      <w:commentRangeStart w:id="1097"/>
      <w:r>
        <w:rPr>
          <w:rFonts w:ascii="Times New Roman" w:hAnsi="Times New Roman" w:cs="Times New Roman"/>
          <w:color w:val="000000" w:themeColor="text1"/>
          <w:sz w:val="24"/>
          <w:szCs w:val="28"/>
        </w:rPr>
        <w:t xml:space="preserve">Herein, the overall performance of the machine learning algorithms was not significantly affected by the sea level height difference that was used to represent the effective Loop Current. </w:t>
      </w:r>
      <w:commentRangeEnd w:id="1097"/>
      <w:r w:rsidR="003B3F08">
        <w:rPr>
          <w:rStyle w:val="CommentReference"/>
          <w:rFonts w:eastAsiaTheme="minorHAnsi"/>
          <w:lang w:eastAsia="en-US"/>
        </w:rPr>
        <w:commentReference w:id="1097"/>
      </w:r>
      <w:r>
        <w:rPr>
          <w:rFonts w:ascii="Times New Roman" w:hAnsi="Times New Roman" w:cs="Times New Roman"/>
          <w:color w:val="000000" w:themeColor="text1"/>
          <w:sz w:val="24"/>
          <w:szCs w:val="28"/>
        </w:rPr>
        <w:t xml:space="preserve">However, for 1998, 2002, 2009, 2010, and 2013, the </w:t>
      </w:r>
      <w:ins w:id="1098" w:author="Author">
        <w:r w:rsidR="009D3B4F">
          <w:rPr>
            <w:rFonts w:ascii="Times New Roman" w:hAnsi="Times New Roman" w:cs="Times New Roman"/>
            <w:color w:val="000000" w:themeColor="text1"/>
            <w:sz w:val="24"/>
            <w:szCs w:val="28"/>
          </w:rPr>
          <w:t xml:space="preserve">SVM ? </w:t>
        </w:r>
      </w:ins>
      <w:r>
        <w:rPr>
          <w:rFonts w:ascii="Times New Roman" w:hAnsi="Times New Roman" w:cs="Times New Roman"/>
          <w:color w:val="000000" w:themeColor="text1"/>
          <w:sz w:val="24"/>
          <w:szCs w:val="28"/>
        </w:rPr>
        <w:t xml:space="preserve">model had a much higher false positive rate (38.1%, 51.4%, 22.0%, 51.9%, 55.2%) versus 37.8% for all years. This suggests other factors not considered in the explanatory </w:t>
      </w:r>
      <w:r w:rsidRPr="006879D1">
        <w:rPr>
          <w:rFonts w:ascii="Times New Roman" w:hAnsi="Times New Roman" w:cs="Times New Roman"/>
          <w:color w:val="000000" w:themeColor="text1"/>
          <w:sz w:val="24"/>
          <w:szCs w:val="28"/>
        </w:rPr>
        <w:t xml:space="preserve">variables may be needed to improve bloom prediction for those years. </w:t>
      </w:r>
    </w:p>
    <w:p w14:paraId="7C9A1813" w14:textId="488237D0" w:rsidR="00AA05F8" w:rsidRPr="00B67144" w:rsidRDefault="00D711CA" w:rsidP="00E922D4">
      <w:pPr>
        <w:spacing w:after="0" w:line="480" w:lineRule="auto"/>
        <w:ind w:firstLine="432"/>
        <w:rPr>
          <w:rFonts w:ascii="Times New Roman" w:eastAsia="Times New Roman" w:hAnsi="Times New Roman" w:cs="Times New Roman"/>
          <w:color w:val="000000"/>
          <w:sz w:val="24"/>
          <w:szCs w:val="24"/>
        </w:rPr>
      </w:pPr>
      <w:r w:rsidRPr="00E922D4">
        <w:rPr>
          <w:rFonts w:ascii="Times New Roman" w:eastAsia="Times New Roman" w:hAnsi="Times New Roman" w:cs="Times New Roman"/>
          <w:color w:val="000000"/>
          <w:sz w:val="24"/>
          <w:szCs w:val="24"/>
          <w:lang w:eastAsia="en-US"/>
        </w:rPr>
        <w:t xml:space="preserve">There are several differences between </w:t>
      </w:r>
      <w:r w:rsidR="00B67144">
        <w:rPr>
          <w:rFonts w:ascii="Times New Roman" w:eastAsia="Times New Roman" w:hAnsi="Times New Roman" w:cs="Times New Roman"/>
          <w:color w:val="000000"/>
          <w:sz w:val="24"/>
          <w:szCs w:val="24"/>
          <w:lang w:eastAsia="en-US"/>
        </w:rPr>
        <w:t xml:space="preserve">the methodology applied herein and the Hill et al. </w:t>
      </w:r>
      <w:r w:rsidR="00286378">
        <w:rPr>
          <w:rFonts w:ascii="Times New Roman" w:eastAsia="Times New Roman" w:hAnsi="Times New Roman" w:cs="Times New Roman"/>
          <w:color w:val="000000"/>
          <w:sz w:val="24"/>
          <w:szCs w:val="24"/>
          <w:lang w:eastAsia="en-US"/>
        </w:rPr>
        <w:t>(</w:t>
      </w:r>
      <w:r w:rsidR="00B67144">
        <w:rPr>
          <w:rFonts w:ascii="Times New Roman" w:eastAsia="Times New Roman" w:hAnsi="Times New Roman" w:cs="Times New Roman"/>
          <w:color w:val="000000"/>
          <w:sz w:val="24"/>
          <w:szCs w:val="24"/>
          <w:lang w:eastAsia="en-US"/>
        </w:rPr>
        <w:t>2019) analysis</w:t>
      </w:r>
      <w:r w:rsidRPr="00E922D4">
        <w:rPr>
          <w:rFonts w:ascii="Times New Roman" w:eastAsia="Times New Roman" w:hAnsi="Times New Roman" w:cs="Times New Roman"/>
          <w:color w:val="000000"/>
          <w:sz w:val="24"/>
          <w:szCs w:val="24"/>
          <w:lang w:eastAsia="en-US"/>
        </w:rPr>
        <w:t xml:space="preserve">. First, </w:t>
      </w:r>
      <w:r w:rsidR="00B67144">
        <w:rPr>
          <w:rFonts w:ascii="Times New Roman" w:eastAsia="Times New Roman" w:hAnsi="Times New Roman" w:cs="Times New Roman"/>
          <w:color w:val="000000"/>
          <w:sz w:val="24"/>
          <w:szCs w:val="24"/>
          <w:lang w:eastAsia="en-US"/>
        </w:rPr>
        <w:t>different</w:t>
      </w:r>
      <w:r w:rsidRPr="00E922D4">
        <w:rPr>
          <w:rFonts w:ascii="Times New Roman" w:eastAsia="Times New Roman" w:hAnsi="Times New Roman" w:cs="Times New Roman"/>
          <w:color w:val="000000"/>
          <w:sz w:val="24"/>
          <w:szCs w:val="24"/>
          <w:lang w:eastAsia="en-US"/>
        </w:rPr>
        <w:t xml:space="preserve"> explanatory variables </w:t>
      </w:r>
      <w:r w:rsidR="00B67144">
        <w:rPr>
          <w:rFonts w:ascii="Times New Roman" w:eastAsia="Times New Roman" w:hAnsi="Times New Roman" w:cs="Times New Roman"/>
          <w:color w:val="000000"/>
          <w:sz w:val="24"/>
          <w:szCs w:val="24"/>
          <w:lang w:eastAsia="en-US"/>
        </w:rPr>
        <w:t>were used</w:t>
      </w:r>
      <w:r w:rsidRPr="00E922D4">
        <w:rPr>
          <w:rFonts w:ascii="Times New Roman" w:eastAsia="Times New Roman" w:hAnsi="Times New Roman" w:cs="Times New Roman"/>
          <w:color w:val="000000"/>
          <w:sz w:val="24"/>
          <w:szCs w:val="24"/>
          <w:lang w:eastAsia="en-US"/>
        </w:rPr>
        <w:t xml:space="preserve">. </w:t>
      </w:r>
      <w:r w:rsidR="00B67144">
        <w:rPr>
          <w:rFonts w:ascii="Times New Roman" w:eastAsia="Times New Roman" w:hAnsi="Times New Roman" w:cs="Times New Roman"/>
          <w:color w:val="000000"/>
          <w:sz w:val="24"/>
          <w:szCs w:val="24"/>
          <w:lang w:eastAsia="en-US"/>
        </w:rPr>
        <w:t xml:space="preserve">The Hill et al. (2019) study used </w:t>
      </w:r>
      <w:r w:rsidRPr="00E922D4">
        <w:rPr>
          <w:rFonts w:ascii="Times New Roman" w:eastAsia="Times New Roman" w:hAnsi="Times New Roman" w:cs="Times New Roman"/>
          <w:color w:val="000000"/>
          <w:sz w:val="24"/>
          <w:szCs w:val="24"/>
          <w:lang w:eastAsia="en-US"/>
        </w:rPr>
        <w:t>satellite remote sensing</w:t>
      </w:r>
      <w:r w:rsidR="00B67144">
        <w:rPr>
          <w:rFonts w:ascii="Times New Roman" w:eastAsia="Times New Roman" w:hAnsi="Times New Roman" w:cs="Times New Roman"/>
          <w:color w:val="000000"/>
          <w:sz w:val="24"/>
          <w:szCs w:val="24"/>
          <w:lang w:eastAsia="en-US"/>
        </w:rPr>
        <w:t xml:space="preserve"> chlorophyll as a proxy for </w:t>
      </w:r>
      <w:r w:rsidR="00B67144" w:rsidRPr="00E922D4">
        <w:rPr>
          <w:rFonts w:ascii="Times New Roman" w:eastAsia="Times New Roman" w:hAnsi="Times New Roman" w:cs="Times New Roman"/>
          <w:i/>
          <w:iCs/>
          <w:color w:val="000000"/>
          <w:sz w:val="24"/>
          <w:szCs w:val="24"/>
          <w:lang w:eastAsia="en-US"/>
        </w:rPr>
        <w:t>K. brevis</w:t>
      </w:r>
      <w:r w:rsidR="00B67144">
        <w:rPr>
          <w:rFonts w:ascii="Times New Roman" w:eastAsia="Times New Roman" w:hAnsi="Times New Roman" w:cs="Times New Roman"/>
          <w:color w:val="000000"/>
          <w:sz w:val="24"/>
          <w:szCs w:val="24"/>
          <w:lang w:eastAsia="en-US"/>
        </w:rPr>
        <w:t xml:space="preserve">, whereas direct cell counts were used here. Second, they did not consider wind speed, river flow or nutrient loads. These approaches are all complementary and show the promise of machine learning approaches </w:t>
      </w:r>
      <w:r w:rsidR="00455A88">
        <w:rPr>
          <w:rFonts w:ascii="Times New Roman" w:eastAsia="Times New Roman" w:hAnsi="Times New Roman" w:cs="Times New Roman"/>
          <w:color w:val="000000"/>
          <w:sz w:val="24"/>
          <w:szCs w:val="24"/>
          <w:lang w:eastAsia="en-US"/>
        </w:rPr>
        <w:t xml:space="preserve">not only </w:t>
      </w:r>
      <w:r w:rsidR="00B67144">
        <w:rPr>
          <w:rFonts w:ascii="Times New Roman" w:eastAsia="Times New Roman" w:hAnsi="Times New Roman" w:cs="Times New Roman"/>
          <w:color w:val="000000"/>
          <w:sz w:val="24"/>
          <w:szCs w:val="24"/>
          <w:lang w:eastAsia="en-US"/>
        </w:rPr>
        <w:t xml:space="preserve">in modeling various aspects of </w:t>
      </w:r>
      <w:r w:rsidR="00B67144" w:rsidRPr="00E922D4">
        <w:rPr>
          <w:rFonts w:ascii="Times New Roman" w:eastAsia="Times New Roman" w:hAnsi="Times New Roman" w:cs="Times New Roman"/>
          <w:i/>
          <w:iCs/>
          <w:color w:val="000000"/>
          <w:sz w:val="24"/>
          <w:szCs w:val="24"/>
          <w:lang w:eastAsia="en-US"/>
        </w:rPr>
        <w:t>K. brevis</w:t>
      </w:r>
      <w:r w:rsidR="00B67144">
        <w:rPr>
          <w:rFonts w:ascii="Times New Roman" w:eastAsia="Times New Roman" w:hAnsi="Times New Roman" w:cs="Times New Roman"/>
          <w:color w:val="000000"/>
          <w:sz w:val="24"/>
          <w:szCs w:val="24"/>
          <w:lang w:eastAsia="en-US"/>
        </w:rPr>
        <w:t xml:space="preserve"> blooms, but HAB events more generally. </w:t>
      </w:r>
    </w:p>
    <w:p w14:paraId="47387AD2" w14:textId="5845862D" w:rsidR="00E77BC1" w:rsidRPr="006879D1" w:rsidRDefault="008B1365" w:rsidP="00B67144">
      <w:pPr>
        <w:spacing w:after="0" w:line="480" w:lineRule="auto"/>
        <w:ind w:firstLine="432"/>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4"/>
        </w:rPr>
        <w:t xml:space="preserve">Although there have been debates about the extent to which anthropogenic nutrients fuel </w:t>
      </w:r>
      <w:r w:rsidR="00E77BC1" w:rsidRPr="00E922D4">
        <w:rPr>
          <w:rFonts w:ascii="Times New Roman" w:hAnsi="Times New Roman" w:cs="Times New Roman"/>
          <w:i/>
          <w:iCs/>
          <w:color w:val="000000" w:themeColor="text1"/>
          <w:sz w:val="24"/>
          <w:szCs w:val="28"/>
        </w:rPr>
        <w:t>K. brevis</w:t>
      </w:r>
      <w:r w:rsidR="00E77BC1">
        <w:rPr>
          <w:rFonts w:ascii="Times New Roman" w:hAnsi="Times New Roman" w:cs="Times New Roman"/>
          <w:color w:val="000000" w:themeColor="text1"/>
          <w:sz w:val="24"/>
          <w:szCs w:val="28"/>
        </w:rPr>
        <w:t xml:space="preserve"> blooms</w:t>
      </w:r>
      <w:r>
        <w:rPr>
          <w:rFonts w:ascii="Times New Roman" w:hAnsi="Times New Roman" w:cs="Times New Roman"/>
          <w:color w:val="000000" w:themeColor="text1"/>
          <w:sz w:val="24"/>
          <w:szCs w:val="28"/>
        </w:rPr>
        <w:t xml:space="preserve"> (e.g., Brand and Compton</w:t>
      </w:r>
      <w:r w:rsidR="00761CC2">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2007</w:t>
      </w:r>
      <w:r w:rsidR="00761CC2">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Heil et al.</w:t>
      </w:r>
      <w:r w:rsidR="00761CC2">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2014 and references therein), there is no doubt that </w:t>
      </w:r>
      <w:r w:rsidR="004E5525">
        <w:rPr>
          <w:rFonts w:ascii="Times New Roman" w:hAnsi="Times New Roman" w:cs="Times New Roman"/>
          <w:color w:val="000000" w:themeColor="text1"/>
          <w:sz w:val="24"/>
          <w:szCs w:val="28"/>
        </w:rPr>
        <w:t>Florida’s continuing population growth has accelerated eutrophication</w:t>
      </w:r>
      <w:r w:rsidR="00E77BC1">
        <w:rPr>
          <w:rFonts w:ascii="Times New Roman" w:hAnsi="Times New Roman" w:cs="Times New Roman"/>
          <w:color w:val="000000" w:themeColor="text1"/>
          <w:sz w:val="24"/>
          <w:szCs w:val="28"/>
        </w:rPr>
        <w:t xml:space="preserve">. </w:t>
      </w:r>
      <w:r w:rsidR="004E5525">
        <w:rPr>
          <w:rFonts w:ascii="Times New Roman" w:hAnsi="Times New Roman" w:cs="Times New Roman"/>
          <w:color w:val="000000" w:themeColor="text1"/>
          <w:sz w:val="24"/>
          <w:szCs w:val="28"/>
        </w:rPr>
        <w:t xml:space="preserve">The nutritional pathways and sources of nutrients supporting </w:t>
      </w:r>
      <w:r w:rsidR="004E5525" w:rsidRPr="006879D1">
        <w:rPr>
          <w:rFonts w:ascii="Times New Roman" w:hAnsi="Times New Roman" w:cs="Times New Roman"/>
          <w:i/>
          <w:iCs/>
          <w:color w:val="000000" w:themeColor="text1"/>
          <w:sz w:val="24"/>
          <w:szCs w:val="28"/>
        </w:rPr>
        <w:t xml:space="preserve">K. brevis </w:t>
      </w:r>
      <w:r w:rsidR="004E5525">
        <w:rPr>
          <w:rFonts w:ascii="Times New Roman" w:hAnsi="Times New Roman" w:cs="Times New Roman"/>
          <w:color w:val="000000" w:themeColor="text1"/>
          <w:sz w:val="24"/>
          <w:szCs w:val="28"/>
        </w:rPr>
        <w:t>blooms are complex (e.g., Vargo et al.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2008</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Glibert et al.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2009</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Heil et al.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2014</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O’Neil and Heil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2014), the fact that nutrient loads have increased is, in itself, an insufficient explanation for the expansion in </w:t>
      </w:r>
      <w:r w:rsidR="004E5525" w:rsidRPr="004E5525">
        <w:rPr>
          <w:rFonts w:ascii="Times New Roman" w:hAnsi="Times New Roman" w:cs="Times New Roman"/>
          <w:i/>
          <w:iCs/>
          <w:color w:val="000000" w:themeColor="text1"/>
          <w:sz w:val="24"/>
          <w:szCs w:val="28"/>
        </w:rPr>
        <w:t>K. brevis</w:t>
      </w:r>
      <w:r w:rsidR="004E5525">
        <w:rPr>
          <w:rFonts w:ascii="Times New Roman" w:hAnsi="Times New Roman" w:cs="Times New Roman"/>
          <w:color w:val="000000" w:themeColor="text1"/>
          <w:sz w:val="24"/>
          <w:szCs w:val="28"/>
        </w:rPr>
        <w:t xml:space="preserve"> blooms. It takes the right nutrients at the right time to create conditions conducive for these blooms to form (Glibert and Burford</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2017). Changes in flow, such as that due to hurricanes or intensive wet weather, bring new nutrients that can help to support blooms. The</w:t>
      </w:r>
      <w:r w:rsidR="00E77BC1">
        <w:rPr>
          <w:rFonts w:ascii="Times New Roman" w:hAnsi="Times New Roman" w:cs="Times New Roman"/>
          <w:color w:val="000000" w:themeColor="text1"/>
          <w:sz w:val="24"/>
          <w:szCs w:val="28"/>
        </w:rPr>
        <w:t xml:space="preserve"> statistical analysis </w:t>
      </w:r>
      <w:r w:rsidR="00E77BC1" w:rsidRPr="006879D1">
        <w:rPr>
          <w:rFonts w:ascii="Times New Roman" w:hAnsi="Times New Roman" w:cs="Times New Roman"/>
          <w:color w:val="000000" w:themeColor="text1"/>
          <w:sz w:val="24"/>
          <w:szCs w:val="28"/>
        </w:rPr>
        <w:t xml:space="preserve">by Maze et al. </w:t>
      </w:r>
      <w:r w:rsidR="0076459A" w:rsidRPr="006879D1">
        <w:rPr>
          <w:rFonts w:ascii="Times New Roman" w:hAnsi="Times New Roman" w:cs="Times New Roman"/>
          <w:color w:val="000000" w:themeColor="text1"/>
          <w:sz w:val="24"/>
          <w:szCs w:val="28"/>
        </w:rPr>
        <w:t>(</w:t>
      </w:r>
      <w:r w:rsidR="00E77BC1" w:rsidRPr="006879D1">
        <w:rPr>
          <w:rFonts w:ascii="Times New Roman" w:hAnsi="Times New Roman" w:cs="Times New Roman"/>
          <w:color w:val="000000" w:themeColor="text1"/>
          <w:sz w:val="24"/>
          <w:szCs w:val="28"/>
        </w:rPr>
        <w:t>2015</w:t>
      </w:r>
      <w:r w:rsidR="0076459A" w:rsidRPr="006879D1">
        <w:rPr>
          <w:rFonts w:ascii="Times New Roman" w:hAnsi="Times New Roman" w:cs="Times New Roman"/>
          <w:color w:val="000000" w:themeColor="text1"/>
          <w:sz w:val="24"/>
          <w:szCs w:val="28"/>
        </w:rPr>
        <w:t>)</w:t>
      </w:r>
      <w:r w:rsidR="00E77BC1" w:rsidRPr="006879D1">
        <w:rPr>
          <w:rFonts w:ascii="Times New Roman" w:hAnsi="Times New Roman" w:cs="Times New Roman"/>
          <w:color w:val="000000" w:themeColor="text1"/>
          <w:sz w:val="24"/>
          <w:szCs w:val="28"/>
        </w:rPr>
        <w:t xml:space="preserve"> indicates </w:t>
      </w:r>
      <w:r w:rsidR="00E77BC1">
        <w:rPr>
          <w:rFonts w:ascii="Times New Roman" w:hAnsi="Times New Roman" w:cs="Times New Roman"/>
          <w:color w:val="000000" w:themeColor="text1"/>
          <w:sz w:val="24"/>
          <w:szCs w:val="28"/>
        </w:rPr>
        <w:t xml:space="preserve">that there are significant differences Peace and Caloosahatchee </w:t>
      </w:r>
      <w:r w:rsidR="00D711CA">
        <w:rPr>
          <w:rFonts w:ascii="Times New Roman" w:hAnsi="Times New Roman" w:cs="Times New Roman"/>
          <w:color w:val="000000" w:themeColor="text1"/>
          <w:sz w:val="24"/>
          <w:szCs w:val="28"/>
        </w:rPr>
        <w:t>R</w:t>
      </w:r>
      <w:r w:rsidR="00E77BC1">
        <w:rPr>
          <w:rFonts w:ascii="Times New Roman" w:hAnsi="Times New Roman" w:cs="Times New Roman"/>
          <w:color w:val="000000" w:themeColor="text1"/>
          <w:sz w:val="24"/>
          <w:szCs w:val="28"/>
        </w:rPr>
        <w:t>iver</w:t>
      </w:r>
      <w:r w:rsidR="00D711CA">
        <w:rPr>
          <w:rFonts w:ascii="Times New Roman" w:hAnsi="Times New Roman" w:cs="Times New Roman"/>
          <w:color w:val="000000" w:themeColor="text1"/>
          <w:sz w:val="24"/>
          <w:szCs w:val="28"/>
        </w:rPr>
        <w:t xml:space="preserve"> </w:t>
      </w:r>
      <w:r w:rsidR="00E77BC1">
        <w:rPr>
          <w:rFonts w:ascii="Times New Roman" w:hAnsi="Times New Roman" w:cs="Times New Roman"/>
          <w:color w:val="000000" w:themeColor="text1"/>
          <w:sz w:val="24"/>
          <w:szCs w:val="28"/>
        </w:rPr>
        <w:t xml:space="preserve">flows between periods of large blooms and periods without blooms. </w:t>
      </w:r>
      <w:r w:rsidR="00B67144">
        <w:rPr>
          <w:rFonts w:ascii="Times New Roman" w:hAnsi="Times New Roman" w:cs="Times New Roman"/>
          <w:color w:val="000000" w:themeColor="text1"/>
          <w:sz w:val="24"/>
          <w:szCs w:val="28"/>
        </w:rPr>
        <w:t>The SVM</w:t>
      </w:r>
      <w:r w:rsidR="00E77BC1">
        <w:rPr>
          <w:rFonts w:ascii="Times New Roman" w:hAnsi="Times New Roman" w:cs="Times New Roman"/>
          <w:color w:val="000000" w:themeColor="text1"/>
          <w:sz w:val="24"/>
          <w:szCs w:val="28"/>
        </w:rPr>
        <w:t xml:space="preserve"> machine learning algorithm </w:t>
      </w:r>
      <w:r w:rsidR="00B67144">
        <w:rPr>
          <w:rFonts w:ascii="Times New Roman" w:hAnsi="Times New Roman" w:cs="Times New Roman"/>
          <w:color w:val="000000" w:themeColor="text1"/>
          <w:sz w:val="24"/>
          <w:szCs w:val="28"/>
        </w:rPr>
        <w:t>used here illustrated</w:t>
      </w:r>
      <w:r w:rsidR="00E77BC1">
        <w:rPr>
          <w:rFonts w:ascii="Times New Roman" w:hAnsi="Times New Roman" w:cs="Times New Roman"/>
          <w:color w:val="000000" w:themeColor="text1"/>
          <w:sz w:val="24"/>
          <w:szCs w:val="28"/>
        </w:rPr>
        <w:t xml:space="preserve"> strong relationships between river</w:t>
      </w:r>
      <w:r w:rsidR="006879D1">
        <w:rPr>
          <w:rFonts w:ascii="Times New Roman" w:hAnsi="Times New Roman" w:cs="Times New Roman"/>
          <w:color w:val="000000" w:themeColor="text1"/>
          <w:sz w:val="24"/>
          <w:szCs w:val="28"/>
        </w:rPr>
        <w:t xml:space="preserve"> </w:t>
      </w:r>
      <w:r w:rsidR="00E77BC1">
        <w:rPr>
          <w:rFonts w:ascii="Times New Roman" w:hAnsi="Times New Roman" w:cs="Times New Roman"/>
          <w:color w:val="000000" w:themeColor="text1"/>
          <w:sz w:val="24"/>
          <w:szCs w:val="28"/>
        </w:rPr>
        <w:t xml:space="preserve">flow and blooms. </w:t>
      </w:r>
    </w:p>
    <w:p w14:paraId="3E9A8B09" w14:textId="335A3A8A" w:rsidR="00DE29C6" w:rsidRPr="006879D1" w:rsidRDefault="00AA05F8" w:rsidP="00BB537A">
      <w:pPr>
        <w:spacing w:after="0" w:line="480" w:lineRule="auto"/>
        <w:ind w:firstLine="432"/>
        <w:rPr>
          <w:rFonts w:ascii="Times New Roman" w:hAnsi="Times New Roman" w:cs="Times New Roman"/>
          <w:color w:val="000000" w:themeColor="text1"/>
        </w:rPr>
      </w:pPr>
      <w:r w:rsidRPr="006879D1">
        <w:rPr>
          <w:rFonts w:ascii="Times New Roman" w:hAnsi="Times New Roman" w:cs="Times New Roman"/>
          <w:color w:val="000000" w:themeColor="text1"/>
          <w:sz w:val="24"/>
          <w:szCs w:val="28"/>
        </w:rPr>
        <w:t xml:space="preserve">Florida, </w:t>
      </w:r>
      <w:r w:rsidR="00DE29C6" w:rsidRPr="006879D1">
        <w:rPr>
          <w:rFonts w:ascii="Times New Roman" w:hAnsi="Times New Roman" w:cs="Times New Roman"/>
          <w:color w:val="000000" w:themeColor="text1"/>
          <w:sz w:val="24"/>
          <w:szCs w:val="28"/>
        </w:rPr>
        <w:t>among</w:t>
      </w:r>
      <w:r w:rsidRPr="006879D1">
        <w:rPr>
          <w:rFonts w:ascii="Times New Roman" w:hAnsi="Times New Roman" w:cs="Times New Roman"/>
          <w:color w:val="000000" w:themeColor="text1"/>
          <w:sz w:val="24"/>
          <w:szCs w:val="28"/>
        </w:rPr>
        <w:t xml:space="preserve"> many states and environmental protection agencies around the world, has established, or is working to establish, nutrient reduction targets to mitigate water quality problems in </w:t>
      </w:r>
      <w:r w:rsidR="00DE29C6" w:rsidRPr="006879D1">
        <w:rPr>
          <w:rFonts w:ascii="Times New Roman" w:hAnsi="Times New Roman" w:cs="Times New Roman"/>
          <w:color w:val="000000" w:themeColor="text1"/>
          <w:sz w:val="24"/>
          <w:szCs w:val="28"/>
        </w:rPr>
        <w:t>their</w:t>
      </w:r>
      <w:r w:rsidRPr="006879D1">
        <w:rPr>
          <w:rFonts w:ascii="Times New Roman" w:hAnsi="Times New Roman" w:cs="Times New Roman"/>
          <w:color w:val="000000" w:themeColor="text1"/>
          <w:sz w:val="24"/>
          <w:szCs w:val="28"/>
        </w:rPr>
        <w:t xml:space="preserve"> water bodies </w:t>
      </w:r>
      <w:r w:rsidR="00EA63C2" w:rsidRPr="006879D1">
        <w:rPr>
          <w:rFonts w:ascii="Times New Roman" w:hAnsi="Times New Roman" w:cs="Times New Roman"/>
          <w:color w:val="000000" w:themeColor="text1"/>
          <w:sz w:val="24"/>
          <w:szCs w:val="28"/>
        </w:rPr>
        <w:t>(Zhao et al.</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2016</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Herrero et al.</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2019)</w:t>
      </w:r>
      <w:r w:rsidRPr="006879D1">
        <w:rPr>
          <w:rFonts w:ascii="Times New Roman" w:hAnsi="Times New Roman" w:cs="Times New Roman"/>
          <w:color w:val="000000" w:themeColor="text1"/>
          <w:sz w:val="24"/>
          <w:szCs w:val="28"/>
        </w:rPr>
        <w:t xml:space="preserve">.  </w:t>
      </w:r>
      <w:r w:rsidR="00DE29C6" w:rsidRPr="006879D1">
        <w:rPr>
          <w:rFonts w:ascii="Times New Roman" w:hAnsi="Times New Roman" w:cs="Times New Roman"/>
          <w:color w:val="000000" w:themeColor="text1"/>
          <w:sz w:val="24"/>
          <w:szCs w:val="28"/>
        </w:rPr>
        <w:t>These findings highlight that not only are reductions in both N and P necessary to reduce blooms, but reductions from multiple rivers are more effective than reductions from a single river.</w:t>
      </w:r>
      <w:r w:rsidR="006879D1">
        <w:rPr>
          <w:rFonts w:ascii="Times New Roman" w:hAnsi="Times New Roman" w:cs="Times New Roman"/>
          <w:color w:val="000000" w:themeColor="text1"/>
          <w:sz w:val="24"/>
          <w:szCs w:val="28"/>
        </w:rPr>
        <w:t xml:space="preserve"> These models can be helpful in exploring the most effective combinations of nutrient reductions. </w:t>
      </w:r>
      <w:r w:rsidR="006879D1" w:rsidRPr="00D90366">
        <w:rPr>
          <w:rFonts w:ascii="Times New Roman" w:hAnsi="Times New Roman" w:cs="Times New Roman"/>
          <w:color w:val="000000" w:themeColor="text1"/>
          <w:sz w:val="24"/>
          <w:szCs w:val="28"/>
        </w:rPr>
        <w:t xml:space="preserve">Since river drainage basins are large, a 10-20% increase in fall-winter rainfall will translate into increases in discharges of multiple rivers with their combined higher nutrient loads during the </w:t>
      </w:r>
      <w:r w:rsidR="006879D1" w:rsidRPr="00D90366">
        <w:rPr>
          <w:rFonts w:ascii="Times New Roman" w:hAnsi="Times New Roman" w:cs="Times New Roman"/>
          <w:i/>
          <w:iCs/>
          <w:color w:val="000000" w:themeColor="text1"/>
          <w:sz w:val="24"/>
          <w:szCs w:val="28"/>
        </w:rPr>
        <w:t>K. brevis</w:t>
      </w:r>
      <w:r w:rsidR="006879D1" w:rsidRPr="00D90366">
        <w:rPr>
          <w:rFonts w:ascii="Times New Roman" w:hAnsi="Times New Roman" w:cs="Times New Roman"/>
          <w:color w:val="000000" w:themeColor="text1"/>
          <w:sz w:val="24"/>
          <w:szCs w:val="28"/>
        </w:rPr>
        <w:t xml:space="preserve"> bloom period. This implies that to control blooms through nutrient reductions, greater reductions will be required than under present day flow conditions.</w:t>
      </w:r>
    </w:p>
    <w:p w14:paraId="673BC45A" w14:textId="2B7429C2" w:rsidR="007E12DD" w:rsidRPr="00D90366" w:rsidRDefault="00613B33" w:rsidP="00B67144">
      <w:pPr>
        <w:spacing w:after="0" w:line="480" w:lineRule="auto"/>
        <w:ind w:firstLine="432"/>
        <w:rPr>
          <w:rFonts w:ascii="Times New Roman" w:hAnsi="Times New Roman" w:cs="Times New Roman"/>
          <w:sz w:val="24"/>
          <w:szCs w:val="28"/>
        </w:rPr>
      </w:pPr>
      <w:r w:rsidRPr="006879D1">
        <w:rPr>
          <w:rFonts w:ascii="Times New Roman" w:hAnsi="Times New Roman" w:cs="Times New Roman"/>
          <w:color w:val="000000" w:themeColor="text1"/>
          <w:sz w:val="24"/>
          <w:szCs w:val="28"/>
        </w:rPr>
        <w:t>A</w:t>
      </w:r>
      <w:r w:rsidR="00B60229" w:rsidRPr="006879D1">
        <w:rPr>
          <w:rFonts w:ascii="Times New Roman" w:hAnsi="Times New Roman" w:cs="Times New Roman"/>
          <w:color w:val="000000" w:themeColor="text1"/>
          <w:sz w:val="24"/>
          <w:szCs w:val="28"/>
        </w:rPr>
        <w:t xml:space="preserve">ir temperature over the Eastern North America (including Florida) </w:t>
      </w:r>
      <w:r w:rsidR="008B1986" w:rsidRPr="006879D1">
        <w:rPr>
          <w:rFonts w:ascii="Times New Roman" w:hAnsi="Times New Roman" w:cs="Times New Roman"/>
          <w:color w:val="000000" w:themeColor="text1"/>
          <w:sz w:val="24"/>
          <w:szCs w:val="28"/>
        </w:rPr>
        <w:t>is expected to</w:t>
      </w:r>
      <w:r w:rsidR="00B60229" w:rsidRPr="006879D1">
        <w:rPr>
          <w:rFonts w:ascii="Times New Roman" w:hAnsi="Times New Roman" w:cs="Times New Roman"/>
          <w:color w:val="000000" w:themeColor="text1"/>
          <w:sz w:val="24"/>
          <w:szCs w:val="28"/>
        </w:rPr>
        <w:t xml:space="preserve"> increase ~1.5 </w:t>
      </w:r>
      <w:r w:rsidR="00B60229" w:rsidRPr="006879D1">
        <w:rPr>
          <w:rFonts w:ascii="Times New Roman" w:hAnsi="Times New Roman" w:cs="Times New Roman"/>
          <w:color w:val="000000" w:themeColor="text1"/>
          <w:sz w:val="24"/>
          <w:szCs w:val="28"/>
          <w:vertAlign w:val="superscript"/>
        </w:rPr>
        <w:t>o</w:t>
      </w:r>
      <w:r w:rsidR="00B60229" w:rsidRPr="006879D1">
        <w:rPr>
          <w:rFonts w:ascii="Times New Roman" w:hAnsi="Times New Roman" w:cs="Times New Roman"/>
          <w:color w:val="000000" w:themeColor="text1"/>
          <w:sz w:val="24"/>
          <w:szCs w:val="28"/>
        </w:rPr>
        <w:t xml:space="preserve">C by 2050 and 3-4 </w:t>
      </w:r>
      <w:r w:rsidR="00B60229" w:rsidRPr="006879D1">
        <w:rPr>
          <w:rFonts w:ascii="Times New Roman" w:hAnsi="Times New Roman" w:cs="Times New Roman"/>
          <w:color w:val="000000" w:themeColor="text1"/>
          <w:sz w:val="24"/>
          <w:szCs w:val="28"/>
          <w:vertAlign w:val="superscript"/>
        </w:rPr>
        <w:t>o</w:t>
      </w:r>
      <w:r w:rsidR="00B60229" w:rsidRPr="006879D1">
        <w:rPr>
          <w:rFonts w:ascii="Times New Roman" w:hAnsi="Times New Roman" w:cs="Times New Roman"/>
          <w:color w:val="000000" w:themeColor="text1"/>
          <w:sz w:val="24"/>
          <w:szCs w:val="28"/>
        </w:rPr>
        <w:t>C by 2100 (relative to 2000)</w:t>
      </w:r>
      <w:r w:rsidRPr="006879D1">
        <w:rPr>
          <w:rFonts w:ascii="Times New Roman" w:hAnsi="Times New Roman" w:cs="Times New Roman"/>
          <w:color w:val="000000" w:themeColor="text1"/>
          <w:sz w:val="24"/>
          <w:szCs w:val="28"/>
        </w:rPr>
        <w:t>, according to recent climate projections</w:t>
      </w:r>
      <w:r w:rsidR="004A50A1" w:rsidRPr="006879D1">
        <w:rPr>
          <w:rFonts w:ascii="Times New Roman" w:hAnsi="Times New Roman" w:cs="Times New Roman"/>
          <w:color w:val="000000" w:themeColor="text1"/>
          <w:sz w:val="24"/>
          <w:szCs w:val="28"/>
        </w:rPr>
        <w:t xml:space="preserve"> </w:t>
      </w:r>
      <w:r w:rsidR="00EA63C2" w:rsidRPr="006879D1">
        <w:rPr>
          <w:rFonts w:ascii="Times New Roman" w:hAnsi="Times New Roman" w:cs="Times New Roman"/>
          <w:color w:val="000000" w:themeColor="text1"/>
          <w:sz w:val="24"/>
          <w:szCs w:val="28"/>
        </w:rPr>
        <w:t>(IPCC</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2014)</w:t>
      </w:r>
      <w:r w:rsidR="00B60229" w:rsidRPr="006879D1">
        <w:rPr>
          <w:rFonts w:ascii="Times New Roman" w:hAnsi="Times New Roman" w:cs="Times New Roman"/>
          <w:color w:val="000000" w:themeColor="text1"/>
          <w:sz w:val="24"/>
          <w:szCs w:val="28"/>
        </w:rPr>
        <w:t xml:space="preserve">. </w:t>
      </w:r>
      <w:r w:rsidRPr="00D90366">
        <w:rPr>
          <w:rFonts w:ascii="Times New Roman" w:hAnsi="Times New Roman" w:cs="Times New Roman"/>
          <w:color w:val="000000" w:themeColor="text1"/>
          <w:sz w:val="24"/>
          <w:szCs w:val="28"/>
        </w:rPr>
        <w:t>A</w:t>
      </w:r>
      <w:r w:rsidR="00DE29C6">
        <w:rPr>
          <w:rFonts w:ascii="Times New Roman" w:hAnsi="Times New Roman" w:cs="Times New Roman"/>
          <w:color w:val="000000" w:themeColor="text1"/>
          <w:sz w:val="24"/>
          <w:szCs w:val="28"/>
        </w:rPr>
        <w:t>dditionally</w:t>
      </w:r>
      <w:r w:rsidRPr="00D90366">
        <w:rPr>
          <w:rFonts w:ascii="Times New Roman" w:hAnsi="Times New Roman" w:cs="Times New Roman"/>
          <w:color w:val="000000" w:themeColor="text1"/>
          <w:sz w:val="24"/>
          <w:szCs w:val="28"/>
        </w:rPr>
        <w:t>, ra</w:t>
      </w:r>
      <w:r w:rsidR="00B60229" w:rsidRPr="00D90366">
        <w:rPr>
          <w:rFonts w:ascii="Times New Roman" w:hAnsi="Times New Roman" w:cs="Times New Roman"/>
          <w:color w:val="000000" w:themeColor="text1"/>
          <w:sz w:val="24"/>
          <w:szCs w:val="28"/>
        </w:rPr>
        <w:t xml:space="preserve">infall over Florida is projected to decrease by 20-30% during the summer but </w:t>
      </w:r>
      <w:r w:rsidR="000B3004" w:rsidRPr="00D90366">
        <w:rPr>
          <w:rFonts w:ascii="Times New Roman" w:hAnsi="Times New Roman" w:cs="Times New Roman"/>
          <w:color w:val="000000" w:themeColor="text1"/>
          <w:sz w:val="24"/>
          <w:szCs w:val="28"/>
        </w:rPr>
        <w:t xml:space="preserve">will </w:t>
      </w:r>
      <w:r w:rsidR="00B60229" w:rsidRPr="00D90366">
        <w:rPr>
          <w:rFonts w:ascii="Times New Roman" w:hAnsi="Times New Roman" w:cs="Times New Roman"/>
          <w:color w:val="000000" w:themeColor="text1"/>
          <w:sz w:val="24"/>
          <w:szCs w:val="28"/>
        </w:rPr>
        <w:t xml:space="preserve">increase by 10-20% during the fall-winter, which is the season during which </w:t>
      </w:r>
      <w:r w:rsidR="00B60229" w:rsidRPr="00D90366">
        <w:rPr>
          <w:rFonts w:ascii="Times New Roman" w:hAnsi="Times New Roman" w:cs="Times New Roman"/>
          <w:i/>
          <w:iCs/>
          <w:color w:val="000000" w:themeColor="text1"/>
          <w:sz w:val="24"/>
          <w:szCs w:val="28"/>
        </w:rPr>
        <w:t>K. brevis</w:t>
      </w:r>
      <w:r w:rsidR="00B60229" w:rsidRPr="00D90366">
        <w:rPr>
          <w:rFonts w:ascii="Times New Roman" w:hAnsi="Times New Roman" w:cs="Times New Roman"/>
          <w:color w:val="000000" w:themeColor="text1"/>
          <w:sz w:val="24"/>
          <w:szCs w:val="28"/>
        </w:rPr>
        <w:t xml:space="preserve"> blooms typically occur. </w:t>
      </w:r>
      <w:r w:rsidR="00A97698" w:rsidRPr="00D90366">
        <w:rPr>
          <w:rFonts w:ascii="Times New Roman" w:hAnsi="Times New Roman" w:cs="Times New Roman"/>
          <w:sz w:val="24"/>
          <w:szCs w:val="24"/>
        </w:rPr>
        <w:t xml:space="preserve">This work underscores the important </w:t>
      </w:r>
      <w:r w:rsidR="00E65CB5">
        <w:rPr>
          <w:rFonts w:ascii="Times New Roman" w:hAnsi="Times New Roman" w:cs="Times New Roman"/>
          <w:sz w:val="24"/>
          <w:szCs w:val="24"/>
        </w:rPr>
        <w:t xml:space="preserve">interactive roles </w:t>
      </w:r>
      <w:r w:rsidR="00A97698" w:rsidRPr="00D90366">
        <w:rPr>
          <w:rFonts w:ascii="Times New Roman" w:hAnsi="Times New Roman" w:cs="Times New Roman"/>
          <w:sz w:val="24"/>
          <w:szCs w:val="24"/>
        </w:rPr>
        <w:t xml:space="preserve">of nutrient pollution </w:t>
      </w:r>
      <w:r w:rsidR="00E65CB5">
        <w:rPr>
          <w:rFonts w:ascii="Times New Roman" w:hAnsi="Times New Roman" w:cs="Times New Roman"/>
          <w:sz w:val="24"/>
          <w:szCs w:val="24"/>
        </w:rPr>
        <w:t xml:space="preserve">and river flow </w:t>
      </w:r>
      <w:r w:rsidR="00A97698" w:rsidRPr="00D90366">
        <w:rPr>
          <w:rFonts w:ascii="Times New Roman" w:hAnsi="Times New Roman" w:cs="Times New Roman"/>
          <w:sz w:val="24"/>
          <w:szCs w:val="24"/>
        </w:rPr>
        <w:t xml:space="preserve">in the increased frequency of </w:t>
      </w:r>
      <w:r w:rsidR="00A97698" w:rsidRPr="00D90366">
        <w:rPr>
          <w:rFonts w:ascii="Times New Roman" w:hAnsi="Times New Roman" w:cs="Times New Roman"/>
          <w:i/>
          <w:iCs/>
          <w:sz w:val="24"/>
          <w:szCs w:val="24"/>
        </w:rPr>
        <w:t>K. brevis</w:t>
      </w:r>
      <w:r w:rsidR="00A97698" w:rsidRPr="00D90366">
        <w:rPr>
          <w:rFonts w:ascii="Times New Roman" w:hAnsi="Times New Roman" w:cs="Times New Roman"/>
          <w:sz w:val="24"/>
          <w:szCs w:val="24"/>
        </w:rPr>
        <w:t xml:space="preserve"> blooms in Florida</w:t>
      </w:r>
      <w:r w:rsidR="000B23F3" w:rsidRPr="00D90366">
        <w:rPr>
          <w:rFonts w:ascii="Times New Roman" w:hAnsi="Times New Roman" w:cs="Times New Roman"/>
          <w:sz w:val="24"/>
          <w:szCs w:val="24"/>
        </w:rPr>
        <w:t xml:space="preserve">. </w:t>
      </w:r>
      <w:r w:rsidR="00E65CB5">
        <w:rPr>
          <w:rFonts w:ascii="Times New Roman" w:hAnsi="Times New Roman" w:cs="Times New Roman"/>
          <w:sz w:val="24"/>
          <w:szCs w:val="24"/>
        </w:rPr>
        <w:t>With climate change and the predicted increase in extreme precipitation events in a warming climate (Sillman et al.</w:t>
      </w:r>
      <w:r w:rsidR="00761CC2">
        <w:rPr>
          <w:rFonts w:ascii="Times New Roman" w:hAnsi="Times New Roman" w:cs="Times New Roman"/>
          <w:sz w:val="24"/>
          <w:szCs w:val="24"/>
        </w:rPr>
        <w:t>,</w:t>
      </w:r>
      <w:r w:rsidR="00E65CB5">
        <w:rPr>
          <w:rFonts w:ascii="Times New Roman" w:hAnsi="Times New Roman" w:cs="Times New Roman"/>
          <w:sz w:val="24"/>
          <w:szCs w:val="24"/>
        </w:rPr>
        <w:t xml:space="preserve"> 2013a,b</w:t>
      </w:r>
      <w:r w:rsidR="00761CC2">
        <w:rPr>
          <w:rFonts w:ascii="Times New Roman" w:hAnsi="Times New Roman" w:cs="Times New Roman"/>
          <w:sz w:val="24"/>
          <w:szCs w:val="24"/>
        </w:rPr>
        <w:t>;</w:t>
      </w:r>
      <w:r w:rsidR="00E65CB5">
        <w:rPr>
          <w:rFonts w:ascii="Times New Roman" w:hAnsi="Times New Roman" w:cs="Times New Roman"/>
          <w:sz w:val="24"/>
          <w:szCs w:val="24"/>
        </w:rPr>
        <w:t xml:space="preserve"> Russo et al.</w:t>
      </w:r>
      <w:r w:rsidR="00761CC2">
        <w:rPr>
          <w:rFonts w:ascii="Times New Roman" w:hAnsi="Times New Roman" w:cs="Times New Roman"/>
          <w:sz w:val="24"/>
          <w:szCs w:val="24"/>
        </w:rPr>
        <w:t>,</w:t>
      </w:r>
      <w:r w:rsidR="00E65CB5">
        <w:rPr>
          <w:rFonts w:ascii="Times New Roman" w:hAnsi="Times New Roman" w:cs="Times New Roman"/>
          <w:sz w:val="24"/>
          <w:szCs w:val="24"/>
        </w:rPr>
        <w:t xml:space="preserve"> 2014), it is expected that</w:t>
      </w:r>
      <w:r w:rsidR="007E12DD" w:rsidRPr="00D90366">
        <w:rPr>
          <w:rFonts w:ascii="Times New Roman" w:hAnsi="Times New Roman" w:cs="Times New Roman"/>
          <w:sz w:val="24"/>
          <w:szCs w:val="28"/>
        </w:rPr>
        <w:t xml:space="preserve"> will </w:t>
      </w:r>
      <w:r w:rsidR="00A97698" w:rsidRPr="00D90366">
        <w:rPr>
          <w:rFonts w:ascii="Times New Roman" w:hAnsi="Times New Roman" w:cs="Times New Roman"/>
          <w:sz w:val="24"/>
          <w:szCs w:val="28"/>
        </w:rPr>
        <w:t xml:space="preserve">likely </w:t>
      </w:r>
      <w:r w:rsidR="007E12DD" w:rsidRPr="00D90366">
        <w:rPr>
          <w:rFonts w:ascii="Times New Roman" w:hAnsi="Times New Roman" w:cs="Times New Roman"/>
          <w:sz w:val="24"/>
          <w:szCs w:val="28"/>
        </w:rPr>
        <w:t>be more frequent HABs in the future</w:t>
      </w:r>
      <w:r w:rsidR="001A5451" w:rsidRPr="00D90366">
        <w:rPr>
          <w:rFonts w:ascii="Times New Roman" w:hAnsi="Times New Roman" w:cs="Times New Roman"/>
          <w:sz w:val="24"/>
          <w:szCs w:val="28"/>
        </w:rPr>
        <w:t>, in Florida and elsewhere,</w:t>
      </w:r>
      <w:r w:rsidR="00A97698" w:rsidRPr="00D90366">
        <w:rPr>
          <w:rFonts w:ascii="Times New Roman" w:hAnsi="Times New Roman" w:cs="Times New Roman"/>
          <w:sz w:val="24"/>
          <w:szCs w:val="28"/>
        </w:rPr>
        <w:t xml:space="preserve"> unless</w:t>
      </w:r>
      <w:r w:rsidR="007E12DD" w:rsidRPr="00D90366">
        <w:rPr>
          <w:rFonts w:ascii="Times New Roman" w:hAnsi="Times New Roman" w:cs="Times New Roman"/>
          <w:sz w:val="24"/>
          <w:szCs w:val="28"/>
        </w:rPr>
        <w:t xml:space="preserve"> </w:t>
      </w:r>
      <w:r w:rsidR="00A97698" w:rsidRPr="00D90366">
        <w:rPr>
          <w:rFonts w:ascii="Times New Roman" w:hAnsi="Times New Roman" w:cs="Times New Roman"/>
          <w:sz w:val="24"/>
          <w:szCs w:val="28"/>
        </w:rPr>
        <w:t xml:space="preserve">substantial </w:t>
      </w:r>
      <w:r w:rsidR="007E12DD" w:rsidRPr="00D90366">
        <w:rPr>
          <w:rFonts w:ascii="Times New Roman" w:hAnsi="Times New Roman" w:cs="Times New Roman"/>
          <w:sz w:val="24"/>
          <w:szCs w:val="28"/>
        </w:rPr>
        <w:t xml:space="preserve">reductions in TN and TP </w:t>
      </w:r>
      <w:r w:rsidR="00B12309" w:rsidRPr="00D90366">
        <w:rPr>
          <w:rFonts w:ascii="Times New Roman" w:hAnsi="Times New Roman" w:cs="Times New Roman"/>
          <w:sz w:val="24"/>
          <w:szCs w:val="28"/>
        </w:rPr>
        <w:t xml:space="preserve">land-based use and </w:t>
      </w:r>
      <w:r w:rsidR="007E12DD" w:rsidRPr="00D90366">
        <w:rPr>
          <w:rFonts w:ascii="Times New Roman" w:hAnsi="Times New Roman" w:cs="Times New Roman"/>
          <w:sz w:val="24"/>
          <w:szCs w:val="28"/>
        </w:rPr>
        <w:t xml:space="preserve">loading in </w:t>
      </w:r>
      <w:r w:rsidR="00A97698" w:rsidRPr="00D90366">
        <w:rPr>
          <w:rFonts w:ascii="Times New Roman" w:hAnsi="Times New Roman" w:cs="Times New Roman"/>
          <w:sz w:val="24"/>
          <w:szCs w:val="28"/>
        </w:rPr>
        <w:t xml:space="preserve">the </w:t>
      </w:r>
      <w:r w:rsidR="007E12DD" w:rsidRPr="00D90366">
        <w:rPr>
          <w:rFonts w:ascii="Times New Roman" w:hAnsi="Times New Roman" w:cs="Times New Roman"/>
          <w:sz w:val="24"/>
          <w:szCs w:val="28"/>
        </w:rPr>
        <w:t xml:space="preserve">major rivers </w:t>
      </w:r>
      <w:r w:rsidR="00A97698" w:rsidRPr="00D90366">
        <w:rPr>
          <w:rFonts w:ascii="Times New Roman" w:hAnsi="Times New Roman" w:cs="Times New Roman"/>
          <w:sz w:val="24"/>
          <w:szCs w:val="28"/>
        </w:rPr>
        <w:t>is accomplished</w:t>
      </w:r>
      <w:r w:rsidR="007E12DD" w:rsidRPr="00D90366">
        <w:rPr>
          <w:rFonts w:ascii="Times New Roman" w:hAnsi="Times New Roman" w:cs="Times New Roman"/>
          <w:sz w:val="24"/>
          <w:szCs w:val="28"/>
        </w:rPr>
        <w:t>.</w:t>
      </w:r>
    </w:p>
    <w:p w14:paraId="4FD8F662" w14:textId="77777777" w:rsidR="00EA0979" w:rsidRDefault="00EA0979" w:rsidP="00EA0979">
      <w:pPr>
        <w:spacing w:after="0" w:line="360" w:lineRule="auto"/>
        <w:ind w:firstLine="720"/>
        <w:rPr>
          <w:rFonts w:ascii="Times New Roman" w:hAnsi="Times New Roman" w:cs="Times New Roman"/>
          <w:sz w:val="24"/>
          <w:szCs w:val="24"/>
        </w:rPr>
      </w:pPr>
    </w:p>
    <w:p w14:paraId="3B973A53" w14:textId="77777777" w:rsidR="00E65CB5" w:rsidRPr="005F7943" w:rsidRDefault="00E65CB5" w:rsidP="00E65CB5">
      <w:pPr>
        <w:spacing w:after="0" w:line="360" w:lineRule="auto"/>
        <w:rPr>
          <w:rFonts w:ascii="Times New Roman" w:hAnsi="Times New Roman" w:cs="Times New Roman"/>
          <w:b/>
          <w:sz w:val="28"/>
          <w:szCs w:val="28"/>
        </w:rPr>
      </w:pPr>
      <w:r w:rsidRPr="005F7943">
        <w:rPr>
          <w:rFonts w:ascii="Times New Roman" w:hAnsi="Times New Roman" w:cs="Times New Roman"/>
          <w:b/>
          <w:sz w:val="28"/>
          <w:szCs w:val="28"/>
        </w:rPr>
        <w:t>Acknowledgements</w:t>
      </w:r>
    </w:p>
    <w:p w14:paraId="33A56476" w14:textId="251E1AEF" w:rsidR="00E65CB5" w:rsidRPr="00C153D4" w:rsidRDefault="00E65CB5" w:rsidP="00E65CB5">
      <w:pPr>
        <w:rPr>
          <w:rFonts w:ascii="Times New Roman" w:eastAsia="Times New Roman" w:hAnsi="Times New Roman" w:cs="Times New Roman"/>
          <w:sz w:val="24"/>
          <w:szCs w:val="24"/>
          <w:lang w:eastAsia="en-US"/>
        </w:rPr>
      </w:pPr>
      <w:r w:rsidRPr="00C153D4">
        <w:rPr>
          <w:rFonts w:ascii="Times New Roman" w:hAnsi="Times New Roman" w:cs="Times New Roman"/>
          <w:sz w:val="24"/>
          <w:szCs w:val="24"/>
        </w:rPr>
        <w:t xml:space="preserve">PMG received support from the National Oceanic and Atmospheric Administration National Centers for Coastal Ocean Science Competitive Research program under awards No. NA17NOS4780180 and </w:t>
      </w:r>
      <w:r w:rsidRPr="00C153D4">
        <w:rPr>
          <w:rFonts w:ascii="Times New Roman" w:eastAsia="Times New Roman" w:hAnsi="Times New Roman" w:cs="Times New Roman"/>
          <w:color w:val="000000"/>
          <w:sz w:val="24"/>
          <w:szCs w:val="24"/>
          <w:lang w:eastAsia="en-US"/>
        </w:rPr>
        <w:t>NA19NOS4780183</w:t>
      </w:r>
      <w:r w:rsidRPr="00C153D4">
        <w:rPr>
          <w:rFonts w:ascii="Times New Roman" w:hAnsi="Times New Roman" w:cs="Times New Roman"/>
          <w:sz w:val="24"/>
          <w:szCs w:val="24"/>
        </w:rPr>
        <w:t xml:space="preserve">. We thank T. Kana for helpful comments on this manuscript. This is contribution number xxxx of the University of Maryland Center for Environmental Science and </w:t>
      </w:r>
      <w:ins w:id="1099" w:author="Author">
        <w:r w:rsidR="009D3B4F">
          <w:rPr>
            <w:rFonts w:ascii="Times New Roman" w:hAnsi="Times New Roman" w:cs="Times New Roman"/>
            <w:sz w:val="24"/>
            <w:szCs w:val="24"/>
          </w:rPr>
          <w:t xml:space="preserve">contribution </w:t>
        </w:r>
      </w:ins>
      <w:r w:rsidRPr="00C153D4">
        <w:rPr>
          <w:rFonts w:ascii="Times New Roman" w:hAnsi="Times New Roman" w:cs="Times New Roman"/>
          <w:sz w:val="24"/>
          <w:szCs w:val="24"/>
        </w:rPr>
        <w:t>number ECOyyy from the NOAA ECOHAB program.</w:t>
      </w:r>
    </w:p>
    <w:p w14:paraId="5170E2B8" w14:textId="6CF0F405" w:rsidR="00EA0979" w:rsidRDefault="00EA0979" w:rsidP="00EA0979">
      <w:pPr>
        <w:spacing w:after="0" w:line="360" w:lineRule="auto"/>
        <w:ind w:firstLine="720"/>
        <w:rPr>
          <w:rFonts w:ascii="Times New Roman" w:hAnsi="Times New Roman" w:cs="Times New Roman"/>
          <w:sz w:val="24"/>
          <w:szCs w:val="24"/>
        </w:rPr>
      </w:pPr>
    </w:p>
    <w:p w14:paraId="72CE57BA" w14:textId="71087AC5" w:rsidR="00B67144" w:rsidRDefault="00B67144" w:rsidP="00EA0979">
      <w:pPr>
        <w:spacing w:after="0" w:line="360" w:lineRule="auto"/>
        <w:ind w:firstLine="720"/>
        <w:rPr>
          <w:rFonts w:ascii="Times New Roman" w:hAnsi="Times New Roman" w:cs="Times New Roman"/>
          <w:sz w:val="24"/>
          <w:szCs w:val="24"/>
        </w:rPr>
      </w:pPr>
    </w:p>
    <w:p w14:paraId="6D5ACFAD" w14:textId="4FDE0048" w:rsidR="00B67144" w:rsidRDefault="00B67144" w:rsidP="00EA0979">
      <w:pPr>
        <w:spacing w:after="0" w:line="360" w:lineRule="auto"/>
        <w:ind w:firstLine="720"/>
        <w:rPr>
          <w:rFonts w:ascii="Times New Roman" w:hAnsi="Times New Roman" w:cs="Times New Roman"/>
          <w:sz w:val="24"/>
          <w:szCs w:val="24"/>
        </w:rPr>
      </w:pPr>
    </w:p>
    <w:p w14:paraId="12BD9B4F" w14:textId="0EFBCE50" w:rsidR="00B67144" w:rsidRDefault="00B67144" w:rsidP="00EA0979">
      <w:pPr>
        <w:spacing w:after="0" w:line="360" w:lineRule="auto"/>
        <w:ind w:firstLine="720"/>
        <w:rPr>
          <w:rFonts w:ascii="Times New Roman" w:hAnsi="Times New Roman" w:cs="Times New Roman"/>
          <w:sz w:val="24"/>
          <w:szCs w:val="24"/>
        </w:rPr>
      </w:pPr>
    </w:p>
    <w:p w14:paraId="0346FCF9" w14:textId="77777777" w:rsidR="00B67144" w:rsidRDefault="00B67144" w:rsidP="00BB537A">
      <w:pPr>
        <w:spacing w:after="0" w:line="360" w:lineRule="auto"/>
        <w:rPr>
          <w:rFonts w:ascii="Times New Roman" w:hAnsi="Times New Roman" w:cs="Times New Roman"/>
          <w:sz w:val="24"/>
          <w:szCs w:val="24"/>
        </w:rPr>
      </w:pPr>
    </w:p>
    <w:p w14:paraId="3EA543F8" w14:textId="77777777" w:rsidR="006879D1" w:rsidRDefault="006879D1" w:rsidP="006A05D9">
      <w:pPr>
        <w:spacing w:before="240" w:after="0" w:line="480" w:lineRule="auto"/>
        <w:rPr>
          <w:rFonts w:ascii="Times New Roman" w:hAnsi="Times New Roman" w:cs="Times New Roman"/>
          <w:b/>
          <w:sz w:val="28"/>
          <w:szCs w:val="28"/>
        </w:rPr>
      </w:pPr>
    </w:p>
    <w:p w14:paraId="1865303B" w14:textId="77777777" w:rsidR="006879D1" w:rsidRDefault="006879D1" w:rsidP="006A05D9">
      <w:pPr>
        <w:spacing w:before="240" w:after="0" w:line="480" w:lineRule="auto"/>
        <w:rPr>
          <w:rFonts w:ascii="Times New Roman" w:hAnsi="Times New Roman" w:cs="Times New Roman"/>
          <w:b/>
          <w:sz w:val="28"/>
          <w:szCs w:val="28"/>
        </w:rPr>
      </w:pPr>
    </w:p>
    <w:p w14:paraId="52EE10F5" w14:textId="4B1B572E" w:rsidR="006879D1" w:rsidDel="00E57AE2" w:rsidRDefault="006879D1" w:rsidP="006A05D9">
      <w:pPr>
        <w:spacing w:before="240" w:after="0" w:line="480" w:lineRule="auto"/>
        <w:rPr>
          <w:del w:id="1100" w:author="Author"/>
          <w:rFonts w:ascii="Times New Roman" w:hAnsi="Times New Roman" w:cs="Times New Roman"/>
          <w:b/>
          <w:sz w:val="28"/>
          <w:szCs w:val="28"/>
        </w:rPr>
      </w:pPr>
    </w:p>
    <w:p w14:paraId="29C4280D" w14:textId="72EC5487" w:rsidR="006879D1" w:rsidDel="00E57AE2" w:rsidRDefault="006879D1" w:rsidP="006A05D9">
      <w:pPr>
        <w:spacing w:before="240" w:after="0" w:line="480" w:lineRule="auto"/>
        <w:rPr>
          <w:del w:id="1101" w:author="Author"/>
          <w:rFonts w:ascii="Times New Roman" w:hAnsi="Times New Roman" w:cs="Times New Roman"/>
          <w:b/>
          <w:sz w:val="28"/>
          <w:szCs w:val="28"/>
        </w:rPr>
      </w:pPr>
    </w:p>
    <w:p w14:paraId="1489FEAE" w14:textId="6F73B08F" w:rsidR="006879D1" w:rsidDel="00E57AE2" w:rsidRDefault="006879D1" w:rsidP="006A05D9">
      <w:pPr>
        <w:spacing w:before="240" w:after="0" w:line="480" w:lineRule="auto"/>
        <w:rPr>
          <w:del w:id="1102" w:author="Author"/>
          <w:rFonts w:ascii="Times New Roman" w:hAnsi="Times New Roman" w:cs="Times New Roman"/>
          <w:b/>
          <w:sz w:val="28"/>
          <w:szCs w:val="28"/>
        </w:rPr>
      </w:pPr>
    </w:p>
    <w:p w14:paraId="3D8241F8" w14:textId="44493EFB" w:rsidR="006879D1" w:rsidDel="00E57AE2" w:rsidRDefault="006879D1" w:rsidP="006A05D9">
      <w:pPr>
        <w:spacing w:before="240" w:after="0" w:line="480" w:lineRule="auto"/>
        <w:rPr>
          <w:del w:id="1103" w:author="Author"/>
          <w:rFonts w:ascii="Times New Roman" w:hAnsi="Times New Roman" w:cs="Times New Roman"/>
          <w:b/>
          <w:sz w:val="28"/>
          <w:szCs w:val="28"/>
        </w:rPr>
      </w:pPr>
    </w:p>
    <w:p w14:paraId="5EE72D49" w14:textId="490205B7" w:rsidR="006879D1" w:rsidDel="00E57AE2" w:rsidRDefault="006879D1" w:rsidP="006A05D9">
      <w:pPr>
        <w:spacing w:before="240" w:after="0" w:line="480" w:lineRule="auto"/>
        <w:rPr>
          <w:del w:id="1104" w:author="Author"/>
          <w:rFonts w:ascii="Times New Roman" w:hAnsi="Times New Roman" w:cs="Times New Roman"/>
          <w:b/>
          <w:sz w:val="28"/>
          <w:szCs w:val="28"/>
        </w:rPr>
      </w:pPr>
    </w:p>
    <w:p w14:paraId="65ED144B" w14:textId="4929AD39" w:rsidR="00BB537A" w:rsidRPr="006A05D9" w:rsidRDefault="00FA57D4" w:rsidP="006A05D9">
      <w:pPr>
        <w:spacing w:before="240" w:after="0" w:line="480" w:lineRule="auto"/>
        <w:rPr>
          <w:rFonts w:ascii="Times New Roman" w:hAnsi="Times New Roman" w:cs="Times New Roman"/>
          <w:b/>
          <w:sz w:val="28"/>
          <w:szCs w:val="28"/>
        </w:rPr>
      </w:pPr>
      <w:r w:rsidRPr="00D90366">
        <w:rPr>
          <w:rFonts w:ascii="Times New Roman" w:hAnsi="Times New Roman" w:cs="Times New Roman"/>
          <w:b/>
          <w:sz w:val="28"/>
          <w:szCs w:val="28"/>
        </w:rPr>
        <w:t>Re</w:t>
      </w:r>
      <w:r w:rsidR="00BB537A">
        <w:rPr>
          <w:rFonts w:ascii="Times New Roman" w:hAnsi="Times New Roman" w:cs="Times New Roman"/>
          <w:b/>
          <w:sz w:val="28"/>
          <w:szCs w:val="28"/>
        </w:rPr>
        <w:t>f</w:t>
      </w:r>
      <w:r w:rsidRPr="00D90366">
        <w:rPr>
          <w:rFonts w:ascii="Times New Roman" w:hAnsi="Times New Roman" w:cs="Times New Roman"/>
          <w:b/>
          <w:sz w:val="28"/>
          <w:szCs w:val="28"/>
        </w:rPr>
        <w:t>erences</w:t>
      </w:r>
    </w:p>
    <w:p w14:paraId="76960B9B" w14:textId="1C5846E9" w:rsidR="00FC645D" w:rsidRPr="00FC645D" w:rsidRDefault="00FC645D" w:rsidP="00FC645D">
      <w:pPr>
        <w:spacing w:after="120" w:line="240" w:lineRule="auto"/>
        <w:ind w:left="720" w:hanging="720"/>
        <w:rPr>
          <w:rFonts w:ascii="Times New Roman" w:eastAsia="Times New Roman" w:hAnsi="Times New Roman" w:cs="Times New Roman"/>
          <w:sz w:val="24"/>
          <w:szCs w:val="24"/>
          <w:lang w:eastAsia="en-US"/>
        </w:rPr>
      </w:pPr>
      <w:r w:rsidRPr="00FC645D">
        <w:rPr>
          <w:rFonts w:ascii="Times New Roman" w:eastAsia="Times New Roman" w:hAnsi="Times New Roman" w:cs="Times New Roman"/>
          <w:color w:val="333333"/>
          <w:spacing w:val="2"/>
          <w:sz w:val="24"/>
          <w:szCs w:val="24"/>
          <w:lang w:eastAsia="en-US"/>
        </w:rPr>
        <w:t>Anderson, D. M.</w:t>
      </w:r>
      <w:r w:rsidRPr="00FC645D">
        <w:rPr>
          <w:rFonts w:ascii="Times New Roman" w:eastAsia="Times New Roman" w:hAnsi="Times New Roman" w:cs="Times New Roman"/>
          <w:color w:val="333333"/>
          <w:spacing w:val="2"/>
          <w:sz w:val="24"/>
          <w:szCs w:val="24"/>
          <w:shd w:val="clear" w:color="auto" w:fill="FCFCFC"/>
          <w:lang w:eastAsia="en-US"/>
        </w:rPr>
        <w:t xml:space="preserve"> 1989. Toxic algal blooms and red tides: A global perspective. </w:t>
      </w:r>
      <w:r w:rsidRPr="00FC645D">
        <w:rPr>
          <w:rFonts w:ascii="Times New Roman" w:eastAsia="Times New Roman" w:hAnsi="Times New Roman" w:cs="Times New Roman"/>
          <w:i/>
          <w:iCs/>
          <w:color w:val="333333"/>
          <w:spacing w:val="2"/>
          <w:sz w:val="24"/>
          <w:szCs w:val="24"/>
          <w:lang w:eastAsia="en-US"/>
        </w:rPr>
        <w:t xml:space="preserve">In: </w:t>
      </w:r>
      <w:r w:rsidRPr="00FC645D">
        <w:rPr>
          <w:rFonts w:ascii="Times New Roman" w:eastAsia="Times New Roman" w:hAnsi="Times New Roman" w:cs="Times New Roman"/>
          <w:color w:val="333333"/>
          <w:spacing w:val="2"/>
          <w:sz w:val="24"/>
          <w:szCs w:val="24"/>
          <w:shd w:val="clear" w:color="auto" w:fill="FCFCFC"/>
          <w:lang w:eastAsia="en-US"/>
        </w:rPr>
        <w:t>Okaichi, T., Anderson, D., Nemoto, T (eds.). Red Tides: Biology, Environmental Science, and Toxicology. (Elsevier Science Publishing Company, New York) pp. 11-16.</w:t>
      </w:r>
    </w:p>
    <w:p w14:paraId="76F68AB2" w14:textId="77777777" w:rsidR="00455A88" w:rsidRDefault="00455A88" w:rsidP="00FC645D">
      <w:pPr>
        <w:widowControl w:val="0"/>
        <w:spacing w:after="120" w:line="240" w:lineRule="auto"/>
        <w:ind w:left="720" w:hanging="720"/>
        <w:rPr>
          <w:rFonts w:ascii="Times New Roman" w:hAnsi="Times New Roman" w:cs="Times New Roman"/>
          <w:color w:val="000000" w:themeColor="text1"/>
          <w:sz w:val="24"/>
          <w:szCs w:val="24"/>
        </w:rPr>
      </w:pPr>
      <w:r w:rsidRPr="00FC645D">
        <w:rPr>
          <w:rFonts w:ascii="Times New Roman" w:hAnsi="Times New Roman" w:cs="Times New Roman"/>
          <w:noProof/>
          <w:color w:val="000000" w:themeColor="text1"/>
          <w:sz w:val="24"/>
          <w:szCs w:val="24"/>
          <w:lang w:val="en-GB"/>
        </w:rPr>
        <w:t xml:space="preserve">Anderson, D.M. </w:t>
      </w:r>
      <w:r w:rsidRPr="00FC645D">
        <w:rPr>
          <w:rFonts w:ascii="Times New Roman" w:hAnsi="Times New Roman" w:cs="Times New Roman"/>
          <w:bCs/>
          <w:color w:val="000000" w:themeColor="text1"/>
          <w:sz w:val="24"/>
          <w:szCs w:val="24"/>
        </w:rPr>
        <w:t xml:space="preserve">HABs in a changing world: a perspective on harmful algal blooms, their impacts, and research and management in a dynamic era of climatic and environmental change. In: </w:t>
      </w:r>
      <w:r w:rsidRPr="00FC645D">
        <w:rPr>
          <w:rFonts w:ascii="Times New Roman" w:hAnsi="Times New Roman" w:cs="Times New Roman"/>
          <w:iCs/>
          <w:color w:val="000000" w:themeColor="text1"/>
          <w:sz w:val="24"/>
          <w:szCs w:val="24"/>
        </w:rPr>
        <w:t xml:space="preserve">Kim, H.-G., Reguera, B., Hallegraeff, G.M., et al. (Eds), </w:t>
      </w:r>
      <w:r w:rsidRPr="00FC645D">
        <w:rPr>
          <w:rFonts w:ascii="Times New Roman" w:hAnsi="Times New Roman" w:cs="Times New Roman"/>
          <w:color w:val="000000" w:themeColor="text1"/>
          <w:sz w:val="24"/>
          <w:szCs w:val="24"/>
        </w:rPr>
        <w:t>Harmful</w:t>
      </w:r>
      <w:r w:rsidRPr="00AB2BAB">
        <w:rPr>
          <w:rFonts w:ascii="Times New Roman" w:hAnsi="Times New Roman" w:cs="Times New Roman"/>
          <w:color w:val="000000" w:themeColor="text1"/>
          <w:sz w:val="24"/>
          <w:szCs w:val="24"/>
        </w:rPr>
        <w:t xml:space="preserve"> Algae 2012: Proceedings of the 15th International Conference on Harmful Algae: October 29 - November 2, 2012</w:t>
      </w:r>
      <w:r w:rsidRPr="00BB537A">
        <w:rPr>
          <w:rFonts w:ascii="Times New Roman" w:hAnsi="Times New Roman" w:cs="Times New Roman"/>
          <w:iCs/>
          <w:color w:val="000000" w:themeColor="text1"/>
          <w:sz w:val="24"/>
          <w:szCs w:val="24"/>
        </w:rPr>
        <w:t xml:space="preserve"> (CECO, Changwon, Gyeongnam, 2014) pp. </w:t>
      </w:r>
      <w:r w:rsidRPr="00BB537A">
        <w:rPr>
          <w:rFonts w:ascii="Times New Roman" w:hAnsi="Times New Roman" w:cs="Times New Roman"/>
          <w:color w:val="000000" w:themeColor="text1"/>
          <w:sz w:val="24"/>
          <w:szCs w:val="24"/>
        </w:rPr>
        <w:t>3–17.</w:t>
      </w:r>
    </w:p>
    <w:p w14:paraId="533060C7" w14:textId="17499BEB" w:rsidR="00BB537A" w:rsidRPr="00BB537A" w:rsidRDefault="00BB537A" w:rsidP="00BB537A">
      <w:pPr>
        <w:widowControl w:val="0"/>
        <w:spacing w:after="120" w:line="240" w:lineRule="auto"/>
        <w:ind w:left="432" w:hanging="432"/>
        <w:rPr>
          <w:rFonts w:ascii="Times New Roman" w:hAnsi="Times New Roman" w:cs="Times New Roman"/>
          <w:color w:val="000000" w:themeColor="text1"/>
          <w:sz w:val="24"/>
          <w:szCs w:val="24"/>
        </w:rPr>
      </w:pPr>
      <w:r w:rsidRPr="00BB537A">
        <w:rPr>
          <w:rFonts w:ascii="Times New Roman" w:hAnsi="Times New Roman" w:cs="Times New Roman"/>
          <w:color w:val="000000" w:themeColor="text1"/>
          <w:sz w:val="24"/>
          <w:szCs w:val="24"/>
        </w:rPr>
        <w:t>Anderson, D.A., Glibert, P.M.</w:t>
      </w:r>
      <w:r>
        <w:rPr>
          <w:rFonts w:ascii="Times New Roman" w:hAnsi="Times New Roman" w:cs="Times New Roman"/>
          <w:color w:val="000000" w:themeColor="text1"/>
          <w:sz w:val="24"/>
          <w:szCs w:val="24"/>
        </w:rPr>
        <w:t>,</w:t>
      </w:r>
      <w:r w:rsidRPr="00BB537A">
        <w:rPr>
          <w:rFonts w:ascii="Times New Roman" w:hAnsi="Times New Roman" w:cs="Times New Roman"/>
          <w:color w:val="000000" w:themeColor="text1"/>
          <w:sz w:val="24"/>
          <w:szCs w:val="24"/>
        </w:rPr>
        <w:t xml:space="preserve"> Burkholder, J.M. </w:t>
      </w:r>
      <w:r>
        <w:rPr>
          <w:rFonts w:ascii="Times New Roman" w:hAnsi="Times New Roman" w:cs="Times New Roman"/>
          <w:color w:val="000000" w:themeColor="text1"/>
          <w:sz w:val="24"/>
          <w:szCs w:val="24"/>
        </w:rPr>
        <w:t xml:space="preserve">2002. </w:t>
      </w:r>
      <w:r w:rsidRPr="00BB537A">
        <w:rPr>
          <w:rFonts w:ascii="Times New Roman" w:hAnsi="Times New Roman" w:cs="Times New Roman"/>
          <w:color w:val="000000" w:themeColor="text1"/>
          <w:sz w:val="24"/>
          <w:szCs w:val="24"/>
        </w:rPr>
        <w:t xml:space="preserve">Harmful algal blooms and eutrophication: Nutrient sources, composition, and consequences. Estuaries </w:t>
      </w:r>
      <w:r w:rsidRPr="00BB537A">
        <w:rPr>
          <w:rFonts w:ascii="Times New Roman" w:hAnsi="Times New Roman" w:cs="Times New Roman"/>
          <w:bCs/>
          <w:color w:val="000000" w:themeColor="text1"/>
          <w:sz w:val="24"/>
          <w:szCs w:val="24"/>
        </w:rPr>
        <w:t xml:space="preserve">25, </w:t>
      </w:r>
      <w:r w:rsidRPr="00BB537A">
        <w:rPr>
          <w:rFonts w:ascii="Times New Roman" w:hAnsi="Times New Roman" w:cs="Times New Roman"/>
          <w:color w:val="000000" w:themeColor="text1"/>
          <w:sz w:val="24"/>
          <w:szCs w:val="24"/>
        </w:rPr>
        <w:t>562-584.</w:t>
      </w:r>
    </w:p>
    <w:p w14:paraId="7A5CBED6" w14:textId="4859DD77" w:rsidR="00BB537A" w:rsidRPr="00BB537A" w:rsidRDefault="00BB537A" w:rsidP="007774BA">
      <w:pPr>
        <w:widowControl w:val="0"/>
        <w:spacing w:after="120" w:line="240" w:lineRule="auto"/>
        <w:ind w:left="432" w:hanging="432"/>
        <w:rPr>
          <w:rFonts w:ascii="Times New Roman" w:hAnsi="Times New Roman" w:cs="Times New Roman"/>
          <w:color w:val="000000" w:themeColor="text1"/>
          <w:sz w:val="24"/>
          <w:szCs w:val="24"/>
        </w:rPr>
      </w:pPr>
      <w:r w:rsidRPr="007774BA">
        <w:rPr>
          <w:rFonts w:ascii="Times New Roman" w:hAnsi="Times New Roman" w:cs="Times New Roman"/>
          <w:color w:val="000000" w:themeColor="text1"/>
          <w:sz w:val="24"/>
          <w:szCs w:val="24"/>
        </w:rPr>
        <w:t xml:space="preserve">Anguita, D., Ghio, A., Ridella, S., Sterpi, D. 2009. K-Fold </w:t>
      </w:r>
      <w:r w:rsidR="00AB2BAB">
        <w:rPr>
          <w:rFonts w:ascii="Times New Roman" w:hAnsi="Times New Roman" w:cs="Times New Roman"/>
          <w:color w:val="000000" w:themeColor="text1"/>
          <w:sz w:val="24"/>
          <w:szCs w:val="24"/>
        </w:rPr>
        <w:t>c</w:t>
      </w:r>
      <w:r w:rsidRPr="007774BA">
        <w:rPr>
          <w:rFonts w:ascii="Times New Roman" w:hAnsi="Times New Roman" w:cs="Times New Roman"/>
          <w:color w:val="000000" w:themeColor="text1"/>
          <w:sz w:val="24"/>
          <w:szCs w:val="24"/>
        </w:rPr>
        <w:t xml:space="preserve">ross </w:t>
      </w:r>
      <w:r w:rsidR="00AB2BAB">
        <w:rPr>
          <w:rFonts w:ascii="Times New Roman" w:hAnsi="Times New Roman" w:cs="Times New Roman"/>
          <w:color w:val="000000" w:themeColor="text1"/>
          <w:sz w:val="24"/>
          <w:szCs w:val="24"/>
        </w:rPr>
        <w:t>v</w:t>
      </w:r>
      <w:r w:rsidRPr="007774BA">
        <w:rPr>
          <w:rFonts w:ascii="Times New Roman" w:hAnsi="Times New Roman" w:cs="Times New Roman"/>
          <w:color w:val="000000" w:themeColor="text1"/>
          <w:sz w:val="24"/>
          <w:szCs w:val="24"/>
        </w:rPr>
        <w:t xml:space="preserve">alidation for </w:t>
      </w:r>
      <w:r w:rsidR="00AB2BAB">
        <w:rPr>
          <w:rFonts w:ascii="Times New Roman" w:hAnsi="Times New Roman" w:cs="Times New Roman"/>
          <w:color w:val="000000" w:themeColor="text1"/>
          <w:sz w:val="24"/>
          <w:szCs w:val="24"/>
        </w:rPr>
        <w:t>e</w:t>
      </w:r>
      <w:r w:rsidRPr="007774BA">
        <w:rPr>
          <w:rFonts w:ascii="Times New Roman" w:hAnsi="Times New Roman" w:cs="Times New Roman"/>
          <w:color w:val="000000" w:themeColor="text1"/>
          <w:sz w:val="24"/>
          <w:szCs w:val="24"/>
        </w:rPr>
        <w:t xml:space="preserve">rror </w:t>
      </w:r>
      <w:r w:rsidR="00AB2BAB">
        <w:rPr>
          <w:rFonts w:ascii="Times New Roman" w:hAnsi="Times New Roman" w:cs="Times New Roman"/>
          <w:color w:val="000000" w:themeColor="text1"/>
          <w:sz w:val="24"/>
          <w:szCs w:val="24"/>
        </w:rPr>
        <w:t>r</w:t>
      </w:r>
      <w:r w:rsidRPr="007774BA">
        <w:rPr>
          <w:rFonts w:ascii="Times New Roman" w:hAnsi="Times New Roman" w:cs="Times New Roman"/>
          <w:color w:val="000000" w:themeColor="text1"/>
          <w:sz w:val="24"/>
          <w:szCs w:val="24"/>
        </w:rPr>
        <w:t xml:space="preserve">ate </w:t>
      </w:r>
      <w:r w:rsidR="00AB2BAB">
        <w:rPr>
          <w:rFonts w:ascii="Times New Roman" w:hAnsi="Times New Roman" w:cs="Times New Roman"/>
          <w:color w:val="000000" w:themeColor="text1"/>
          <w:sz w:val="24"/>
          <w:szCs w:val="24"/>
        </w:rPr>
        <w:t>e</w:t>
      </w:r>
      <w:r w:rsidRPr="007774BA">
        <w:rPr>
          <w:rFonts w:ascii="Times New Roman" w:hAnsi="Times New Roman" w:cs="Times New Roman"/>
          <w:color w:val="000000" w:themeColor="text1"/>
          <w:sz w:val="24"/>
          <w:szCs w:val="24"/>
        </w:rPr>
        <w:t xml:space="preserve">stimate in </w:t>
      </w:r>
      <w:r w:rsidR="00AB2BAB">
        <w:rPr>
          <w:rFonts w:ascii="Times New Roman" w:hAnsi="Times New Roman" w:cs="Times New Roman"/>
          <w:color w:val="000000" w:themeColor="text1"/>
          <w:sz w:val="24"/>
          <w:szCs w:val="24"/>
        </w:rPr>
        <w:t>s</w:t>
      </w:r>
      <w:r w:rsidRPr="007774BA">
        <w:rPr>
          <w:rFonts w:ascii="Times New Roman" w:hAnsi="Times New Roman" w:cs="Times New Roman"/>
          <w:color w:val="000000" w:themeColor="text1"/>
          <w:sz w:val="24"/>
          <w:szCs w:val="24"/>
        </w:rPr>
        <w:t xml:space="preserve">upport </w:t>
      </w:r>
      <w:r w:rsidR="00AB2BAB">
        <w:rPr>
          <w:rFonts w:ascii="Times New Roman" w:hAnsi="Times New Roman" w:cs="Times New Roman"/>
          <w:color w:val="000000" w:themeColor="text1"/>
          <w:sz w:val="24"/>
          <w:szCs w:val="24"/>
        </w:rPr>
        <w:t>v</w:t>
      </w:r>
      <w:r w:rsidRPr="007774BA">
        <w:rPr>
          <w:rFonts w:ascii="Times New Roman" w:hAnsi="Times New Roman" w:cs="Times New Roman"/>
          <w:color w:val="000000" w:themeColor="text1"/>
          <w:sz w:val="24"/>
          <w:szCs w:val="24"/>
        </w:rPr>
        <w:t xml:space="preserve">ector </w:t>
      </w:r>
      <w:r w:rsidR="00AB2BAB">
        <w:rPr>
          <w:rFonts w:ascii="Times New Roman" w:hAnsi="Times New Roman" w:cs="Times New Roman"/>
          <w:color w:val="000000" w:themeColor="text1"/>
          <w:sz w:val="24"/>
          <w:szCs w:val="24"/>
        </w:rPr>
        <w:t>m</w:t>
      </w:r>
      <w:r w:rsidRPr="007774BA">
        <w:rPr>
          <w:rFonts w:ascii="Times New Roman" w:hAnsi="Times New Roman" w:cs="Times New Roman"/>
          <w:color w:val="000000" w:themeColor="text1"/>
          <w:sz w:val="24"/>
          <w:szCs w:val="24"/>
        </w:rPr>
        <w:t xml:space="preserve">achines. </w:t>
      </w:r>
      <w:r w:rsidR="007774BA">
        <w:rPr>
          <w:rFonts w:ascii="Times New Roman" w:hAnsi="Times New Roman" w:cs="Times New Roman"/>
          <w:color w:val="000000" w:themeColor="text1"/>
          <w:sz w:val="24"/>
          <w:szCs w:val="24"/>
        </w:rPr>
        <w:t>In:</w:t>
      </w:r>
      <w:r w:rsidR="007774BA" w:rsidRPr="007774BA">
        <w:rPr>
          <w:rFonts w:ascii="Times New Roman" w:hAnsi="Times New Roman" w:cs="Times New Roman"/>
          <w:color w:val="000000" w:themeColor="text1"/>
          <w:sz w:val="24"/>
          <w:szCs w:val="24"/>
        </w:rPr>
        <w:t xml:space="preserve"> Proceedings of The 2009 International Conference on Data Mining, DMIN 2009, July 13-16, 2009, Las Vegas, USA, pp. 1-7</w:t>
      </w:r>
    </w:p>
    <w:p w14:paraId="53120271" w14:textId="6B0CFBE2" w:rsidR="00BB537A" w:rsidRPr="005F109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Bergmeir, C.</w:t>
      </w:r>
      <w:r>
        <w:rPr>
          <w:rFonts w:ascii="Times New Roman" w:hAnsi="Times New Roman" w:cs="Times New Roman"/>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Benitez, J. M. </w:t>
      </w:r>
      <w:r>
        <w:rPr>
          <w:rFonts w:ascii="Times New Roman" w:hAnsi="Times New Roman" w:cs="Times New Roman"/>
          <w:color w:val="000000" w:themeColor="text1"/>
          <w:sz w:val="24"/>
          <w:szCs w:val="24"/>
          <w:lang w:eastAsia="en-US"/>
        </w:rPr>
        <w:t xml:space="preserve">2012. </w:t>
      </w:r>
      <w:r w:rsidRPr="00BB537A">
        <w:rPr>
          <w:rFonts w:ascii="Times New Roman" w:hAnsi="Times New Roman" w:cs="Times New Roman"/>
          <w:color w:val="000000" w:themeColor="text1"/>
          <w:sz w:val="24"/>
          <w:szCs w:val="24"/>
          <w:lang w:eastAsia="en-US"/>
        </w:rPr>
        <w:t xml:space="preserve">On the use of cross-validation for time series predictor evaluation. </w:t>
      </w:r>
      <w:r w:rsidRPr="005F109A">
        <w:rPr>
          <w:rFonts w:ascii="Times New Roman" w:hAnsi="Times New Roman" w:cs="Times New Roman"/>
          <w:iCs/>
          <w:color w:val="000000" w:themeColor="text1"/>
          <w:sz w:val="24"/>
          <w:szCs w:val="24"/>
          <w:lang w:eastAsia="en-US"/>
        </w:rPr>
        <w:t>Inform. Sci</w:t>
      </w:r>
      <w:r w:rsidRPr="005F109A">
        <w:rPr>
          <w:rFonts w:ascii="Times New Roman" w:hAnsi="Times New Roman" w:cs="Times New Roman"/>
          <w:i/>
          <w:color w:val="000000" w:themeColor="text1"/>
          <w:sz w:val="24"/>
          <w:szCs w:val="24"/>
          <w:lang w:eastAsia="en-US"/>
        </w:rPr>
        <w:t xml:space="preserve">. </w:t>
      </w:r>
      <w:r w:rsidRPr="005F109A">
        <w:rPr>
          <w:rFonts w:ascii="Times New Roman" w:hAnsi="Times New Roman" w:cs="Times New Roman"/>
          <w:bCs/>
          <w:color w:val="000000" w:themeColor="text1"/>
          <w:sz w:val="24"/>
          <w:szCs w:val="24"/>
          <w:lang w:eastAsia="en-US"/>
        </w:rPr>
        <w:t>191,</w:t>
      </w:r>
      <w:r w:rsidRPr="005F109A">
        <w:rPr>
          <w:rFonts w:ascii="Times New Roman" w:hAnsi="Times New Roman" w:cs="Times New Roman"/>
          <w:color w:val="000000" w:themeColor="text1"/>
          <w:sz w:val="24"/>
          <w:szCs w:val="24"/>
          <w:lang w:eastAsia="en-US"/>
        </w:rPr>
        <w:t xml:space="preserve"> 192-213</w:t>
      </w:r>
      <w:r w:rsidR="00B811C3" w:rsidRPr="005F109A">
        <w:rPr>
          <w:rFonts w:ascii="Times New Roman" w:hAnsi="Times New Roman" w:cs="Times New Roman"/>
          <w:color w:val="000000" w:themeColor="text1"/>
          <w:sz w:val="24"/>
          <w:szCs w:val="24"/>
          <w:lang w:eastAsia="en-US"/>
        </w:rPr>
        <w:t>. Doi:</w:t>
      </w:r>
      <w:r w:rsidRPr="005F109A">
        <w:rPr>
          <w:rFonts w:ascii="Times New Roman" w:hAnsi="Times New Roman" w:cs="Times New Roman"/>
          <w:color w:val="000000" w:themeColor="text1"/>
          <w:sz w:val="24"/>
          <w:szCs w:val="24"/>
          <w:lang w:eastAsia="en-US"/>
        </w:rPr>
        <w:t>10.1016/j.ins.2011.12.028.</w:t>
      </w:r>
    </w:p>
    <w:p w14:paraId="74F48CC7" w14:textId="2BED59F3"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5F109A">
        <w:rPr>
          <w:rFonts w:ascii="Times New Roman" w:hAnsi="Times New Roman" w:cs="Times New Roman"/>
          <w:sz w:val="24"/>
          <w:szCs w:val="24"/>
        </w:rPr>
        <w:t>Boser, B., Guyon, I., Vapnik</w:t>
      </w:r>
      <w:r w:rsidRPr="00BB537A">
        <w:rPr>
          <w:rFonts w:ascii="Times New Roman" w:hAnsi="Times New Roman" w:cs="Times New Roman"/>
          <w:sz w:val="24"/>
          <w:szCs w:val="24"/>
        </w:rPr>
        <w:t>, V.</w:t>
      </w:r>
      <w:r w:rsidR="007774BA">
        <w:rPr>
          <w:rFonts w:ascii="Times New Roman" w:hAnsi="Times New Roman" w:cs="Times New Roman"/>
          <w:sz w:val="24"/>
          <w:szCs w:val="24"/>
        </w:rPr>
        <w:t>1992.</w:t>
      </w:r>
      <w:r w:rsidRPr="00BB537A">
        <w:rPr>
          <w:rFonts w:ascii="Times New Roman" w:hAnsi="Times New Roman" w:cs="Times New Roman"/>
          <w:sz w:val="24"/>
          <w:szCs w:val="24"/>
        </w:rPr>
        <w:t xml:space="preserve"> A training algorithm for optimal margin classifiers. In: </w:t>
      </w:r>
      <w:r w:rsidR="005F109A">
        <w:rPr>
          <w:rFonts w:ascii="Times New Roman" w:hAnsi="Times New Roman" w:cs="Times New Roman"/>
          <w:sz w:val="24"/>
          <w:szCs w:val="24"/>
        </w:rPr>
        <w:t xml:space="preserve">COLT ’92 </w:t>
      </w:r>
      <w:r w:rsidRPr="005F109A">
        <w:rPr>
          <w:rFonts w:ascii="Times New Roman" w:hAnsi="Times New Roman" w:cs="Times New Roman"/>
          <w:iCs/>
          <w:sz w:val="24"/>
          <w:szCs w:val="24"/>
        </w:rPr>
        <w:t>Proceedings of the Fifth Annual Workshop on Computational Learning Theory</w:t>
      </w:r>
      <w:r w:rsidRPr="005F109A" w:rsidDel="00D571AD">
        <w:rPr>
          <w:rFonts w:ascii="Times New Roman" w:hAnsi="Times New Roman" w:cs="Times New Roman"/>
          <w:iCs/>
          <w:sz w:val="24"/>
          <w:szCs w:val="24"/>
        </w:rPr>
        <w:t>,</w:t>
      </w:r>
      <w:r w:rsidRPr="00BB537A" w:rsidDel="00D571AD">
        <w:rPr>
          <w:rFonts w:ascii="Times New Roman" w:hAnsi="Times New Roman" w:cs="Times New Roman"/>
          <w:sz w:val="24"/>
          <w:szCs w:val="24"/>
        </w:rPr>
        <w:t xml:space="preserve"> Pittsburgh</w:t>
      </w:r>
      <w:r w:rsidR="005F109A">
        <w:rPr>
          <w:rFonts w:ascii="Times New Roman" w:hAnsi="Times New Roman" w:cs="Times New Roman"/>
          <w:sz w:val="24"/>
          <w:szCs w:val="24"/>
        </w:rPr>
        <w:t>, pp. 144-152.</w:t>
      </w:r>
    </w:p>
    <w:p w14:paraId="64C9A56D" w14:textId="1889E27C" w:rsidR="00BB537A" w:rsidRPr="00BB537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rPr>
        <w:t>Brand, K.</w:t>
      </w:r>
      <w:r>
        <w:rPr>
          <w:rFonts w:ascii="Times New Roman" w:hAnsi="Times New Roman" w:cs="Times New Roman"/>
          <w:color w:val="000000" w:themeColor="text1"/>
          <w:sz w:val="24"/>
          <w:szCs w:val="24"/>
        </w:rPr>
        <w:t>,</w:t>
      </w:r>
      <w:r w:rsidRPr="00BB537A">
        <w:rPr>
          <w:rFonts w:ascii="Times New Roman" w:hAnsi="Times New Roman" w:cs="Times New Roman"/>
          <w:color w:val="000000" w:themeColor="text1"/>
          <w:sz w:val="24"/>
          <w:szCs w:val="24"/>
        </w:rPr>
        <w:t xml:space="preserve"> Compton, A. </w:t>
      </w:r>
      <w:r>
        <w:rPr>
          <w:rFonts w:ascii="Times New Roman" w:hAnsi="Times New Roman" w:cs="Times New Roman"/>
          <w:color w:val="000000" w:themeColor="text1"/>
          <w:sz w:val="24"/>
          <w:szCs w:val="24"/>
        </w:rPr>
        <w:t xml:space="preserve">2007. </w:t>
      </w:r>
      <w:r w:rsidRPr="00BB537A">
        <w:rPr>
          <w:rFonts w:ascii="Times New Roman" w:hAnsi="Times New Roman" w:cs="Times New Roman"/>
          <w:color w:val="000000" w:themeColor="text1"/>
          <w:sz w:val="24"/>
          <w:szCs w:val="24"/>
        </w:rPr>
        <w:t xml:space="preserve">Long-term increase in </w:t>
      </w:r>
      <w:r w:rsidRPr="00BB537A">
        <w:rPr>
          <w:rFonts w:ascii="Times New Roman" w:hAnsi="Times New Roman" w:cs="Times New Roman"/>
          <w:i/>
          <w:iCs/>
          <w:color w:val="000000" w:themeColor="text1"/>
          <w:sz w:val="24"/>
          <w:szCs w:val="24"/>
        </w:rPr>
        <w:t>Karenia brevis</w:t>
      </w:r>
      <w:r w:rsidRPr="00BB537A">
        <w:rPr>
          <w:rFonts w:ascii="Times New Roman" w:hAnsi="Times New Roman" w:cs="Times New Roman"/>
          <w:color w:val="000000" w:themeColor="text1"/>
          <w:sz w:val="24"/>
          <w:szCs w:val="24"/>
        </w:rPr>
        <w:t xml:space="preserve"> abundance along the southwest Florida coast. </w:t>
      </w:r>
      <w:r w:rsidRPr="00BB537A">
        <w:rPr>
          <w:rFonts w:ascii="Times New Roman" w:hAnsi="Times New Roman" w:cs="Times New Roman"/>
          <w:iCs/>
          <w:color w:val="000000" w:themeColor="text1"/>
          <w:sz w:val="24"/>
          <w:szCs w:val="24"/>
        </w:rPr>
        <w:t>Harmful Algae</w:t>
      </w:r>
      <w:r w:rsidRPr="00BB537A">
        <w:rPr>
          <w:rFonts w:ascii="Times New Roman" w:hAnsi="Times New Roman" w:cs="Times New Roman"/>
          <w:color w:val="000000" w:themeColor="text1"/>
          <w:sz w:val="24"/>
          <w:szCs w:val="24"/>
        </w:rPr>
        <w:t xml:space="preserve"> </w:t>
      </w:r>
      <w:r w:rsidRPr="00BB537A">
        <w:rPr>
          <w:rFonts w:ascii="Times New Roman" w:hAnsi="Times New Roman" w:cs="Times New Roman"/>
          <w:bCs/>
          <w:color w:val="000000" w:themeColor="text1"/>
          <w:sz w:val="24"/>
          <w:szCs w:val="24"/>
        </w:rPr>
        <w:t>6,</w:t>
      </w:r>
      <w:r w:rsidRPr="00BB537A">
        <w:rPr>
          <w:rFonts w:ascii="Times New Roman" w:hAnsi="Times New Roman" w:cs="Times New Roman"/>
          <w:color w:val="000000" w:themeColor="text1"/>
          <w:sz w:val="24"/>
          <w:szCs w:val="24"/>
        </w:rPr>
        <w:t xml:space="preserve"> 232-252</w:t>
      </w:r>
      <w:r w:rsidR="00B811C3">
        <w:rPr>
          <w:rFonts w:ascii="Times New Roman" w:hAnsi="Times New Roman" w:cs="Times New Roman"/>
          <w:color w:val="000000" w:themeColor="text1"/>
          <w:sz w:val="24"/>
          <w:szCs w:val="24"/>
        </w:rPr>
        <w:t>. Doi:</w:t>
      </w:r>
      <w:r w:rsidRPr="00BB537A">
        <w:rPr>
          <w:rFonts w:ascii="Times New Roman" w:hAnsi="Times New Roman" w:cs="Times New Roman"/>
          <w:color w:val="000000" w:themeColor="text1"/>
          <w:sz w:val="24"/>
          <w:szCs w:val="24"/>
        </w:rPr>
        <w:t xml:space="preserve"> 10.1016/j.hal.2006.08.005</w:t>
      </w:r>
      <w:r>
        <w:rPr>
          <w:rFonts w:ascii="Times New Roman" w:hAnsi="Times New Roman" w:cs="Times New Roman"/>
          <w:color w:val="000000" w:themeColor="text1"/>
          <w:sz w:val="24"/>
          <w:szCs w:val="24"/>
        </w:rPr>
        <w:t>.</w:t>
      </w:r>
    </w:p>
    <w:p w14:paraId="26DC3F9C" w14:textId="71ED9B48" w:rsidR="00BB537A" w:rsidRPr="00BB537A" w:rsidRDefault="00BB537A" w:rsidP="00BB537A">
      <w:pPr>
        <w:spacing w:after="120" w:line="240" w:lineRule="auto"/>
        <w:ind w:left="432" w:hanging="432"/>
        <w:rPr>
          <w:rFonts w:ascii="Times New Roman" w:hAnsi="Times New Roman" w:cs="Times New Roman"/>
          <w:color w:val="000000" w:themeColor="text1"/>
          <w:sz w:val="24"/>
          <w:szCs w:val="24"/>
        </w:rPr>
      </w:pPr>
      <w:r w:rsidRPr="00BB537A">
        <w:rPr>
          <w:rFonts w:ascii="Times New Roman" w:hAnsi="Times New Roman" w:cs="Times New Roman"/>
          <w:color w:val="000000" w:themeColor="text1"/>
          <w:sz w:val="24"/>
          <w:szCs w:val="24"/>
          <w:lang w:eastAsia="en-US"/>
        </w:rPr>
        <w:t xml:space="preserve">Burman, P.R., Chow, E., Nolan, D. </w:t>
      </w:r>
      <w:r>
        <w:rPr>
          <w:rFonts w:ascii="Times New Roman" w:hAnsi="Times New Roman" w:cs="Times New Roman"/>
          <w:color w:val="000000" w:themeColor="text1"/>
          <w:sz w:val="24"/>
          <w:szCs w:val="24"/>
          <w:lang w:eastAsia="en-US"/>
        </w:rPr>
        <w:t xml:space="preserve">1994. </w:t>
      </w:r>
      <w:r w:rsidRPr="00BB537A">
        <w:rPr>
          <w:rFonts w:ascii="Times New Roman" w:hAnsi="Times New Roman" w:cs="Times New Roman"/>
          <w:color w:val="000000" w:themeColor="text1"/>
          <w:sz w:val="24"/>
          <w:szCs w:val="24"/>
          <w:lang w:eastAsia="en-US"/>
        </w:rPr>
        <w:t xml:space="preserve">A cross-validatory method for dependent data. </w:t>
      </w:r>
      <w:r w:rsidRPr="00BB537A">
        <w:rPr>
          <w:rFonts w:ascii="Times New Roman" w:hAnsi="Times New Roman" w:cs="Times New Roman"/>
          <w:iCs/>
          <w:color w:val="000000" w:themeColor="text1"/>
          <w:sz w:val="24"/>
          <w:szCs w:val="24"/>
          <w:lang w:eastAsia="en-US"/>
        </w:rPr>
        <w:t>Biometrika</w:t>
      </w:r>
      <w:r w:rsidRPr="00BB537A">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b/>
          <w:color w:val="000000" w:themeColor="text1"/>
          <w:sz w:val="24"/>
          <w:szCs w:val="24"/>
          <w:lang w:eastAsia="en-US"/>
        </w:rPr>
        <w:t>81</w:t>
      </w:r>
      <w:r w:rsidRPr="00BB537A">
        <w:rPr>
          <w:rFonts w:ascii="Times New Roman" w:hAnsi="Times New Roman" w:cs="Times New Roman"/>
          <w:color w:val="000000" w:themeColor="text1"/>
          <w:sz w:val="24"/>
          <w:szCs w:val="24"/>
          <w:lang w:eastAsia="en-US"/>
        </w:rPr>
        <w:t>, 351-358</w:t>
      </w:r>
      <w:r w:rsidR="00B811C3">
        <w:rPr>
          <w:rFonts w:ascii="Times New Roman" w:hAnsi="Times New Roman" w:cs="Times New Roman"/>
          <w:color w:val="000000" w:themeColor="text1"/>
          <w:sz w:val="24"/>
          <w:szCs w:val="24"/>
          <w:lang w:eastAsia="en-US"/>
        </w:rPr>
        <w:t>. Doi:</w:t>
      </w:r>
      <w:r w:rsidRPr="00A8662F">
        <w:t xml:space="preserve"> </w:t>
      </w:r>
      <w:r w:rsidRPr="00BB537A">
        <w:rPr>
          <w:rFonts w:ascii="Times New Roman" w:hAnsi="Times New Roman" w:cs="Times New Roman"/>
          <w:color w:val="000000" w:themeColor="text1"/>
          <w:sz w:val="24"/>
          <w:szCs w:val="24"/>
          <w:lang w:eastAsia="en-US"/>
        </w:rPr>
        <w:t>10.2307/2336965</w:t>
      </w:r>
      <w:r>
        <w:rPr>
          <w:rFonts w:ascii="Times New Roman" w:hAnsi="Times New Roman" w:cs="Times New Roman"/>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w:t>
      </w:r>
    </w:p>
    <w:p w14:paraId="6A81048F" w14:textId="6359D5D3" w:rsidR="00BB537A" w:rsidRPr="00A178CB" w:rsidRDefault="00BB537A" w:rsidP="00BB537A">
      <w:pPr>
        <w:pStyle w:val="CommentText"/>
        <w:spacing w:after="120"/>
        <w:ind w:left="432" w:hanging="432"/>
        <w:rPr>
          <w:rFonts w:ascii="Times New Roman" w:hAnsi="Times New Roman" w:cs="Times New Roman"/>
          <w:sz w:val="24"/>
          <w:szCs w:val="24"/>
        </w:rPr>
      </w:pPr>
      <w:r w:rsidRPr="00455A88">
        <w:rPr>
          <w:rFonts w:ascii="Times New Roman" w:hAnsi="Times New Roman" w:cs="Times New Roman"/>
          <w:sz w:val="24"/>
          <w:szCs w:val="24"/>
          <w:highlight w:val="yellow"/>
        </w:rPr>
        <w:t>Calaway, R., Microsoft</w:t>
      </w:r>
      <w:r w:rsidRPr="00A178CB">
        <w:rPr>
          <w:rFonts w:ascii="Times New Roman" w:hAnsi="Times New Roman" w:cs="Times New Roman"/>
          <w:sz w:val="24"/>
          <w:szCs w:val="24"/>
        </w:rPr>
        <w:t xml:space="preserve"> Corporation</w:t>
      </w:r>
      <w:r>
        <w:rPr>
          <w:rFonts w:ascii="Times New Roman" w:hAnsi="Times New Roman" w:cs="Times New Roman"/>
          <w:sz w:val="24"/>
          <w:szCs w:val="24"/>
        </w:rPr>
        <w:t>,</w:t>
      </w:r>
      <w:r w:rsidRPr="00A178CB">
        <w:rPr>
          <w:rFonts w:ascii="Times New Roman" w:hAnsi="Times New Roman" w:cs="Times New Roman"/>
          <w:sz w:val="24"/>
          <w:szCs w:val="24"/>
        </w:rPr>
        <w:t xml:space="preserve"> Weston, S.</w:t>
      </w:r>
      <w:r>
        <w:rPr>
          <w:rFonts w:ascii="Times New Roman" w:hAnsi="Times New Roman" w:cs="Times New Roman"/>
          <w:sz w:val="24"/>
          <w:szCs w:val="24"/>
        </w:rPr>
        <w:t xml:space="preserve">, Tenenbaum, D. </w:t>
      </w:r>
      <w:r w:rsidR="006A05D9">
        <w:rPr>
          <w:rFonts w:ascii="Times New Roman" w:hAnsi="Times New Roman" w:cs="Times New Roman"/>
          <w:sz w:val="24"/>
          <w:szCs w:val="24"/>
        </w:rPr>
        <w:t xml:space="preserve">2017. </w:t>
      </w:r>
      <w:r w:rsidRPr="00A178CB">
        <w:rPr>
          <w:rFonts w:ascii="Times New Roman" w:hAnsi="Times New Roman" w:cs="Times New Roman"/>
          <w:sz w:val="24"/>
          <w:szCs w:val="24"/>
        </w:rPr>
        <w:t xml:space="preserve">doParallel: Foreach </w:t>
      </w:r>
      <w:r>
        <w:rPr>
          <w:rFonts w:ascii="Times New Roman" w:hAnsi="Times New Roman" w:cs="Times New Roman"/>
          <w:sz w:val="24"/>
          <w:szCs w:val="24"/>
        </w:rPr>
        <w:t>p</w:t>
      </w:r>
      <w:r w:rsidRPr="00A178CB">
        <w:rPr>
          <w:rFonts w:ascii="Times New Roman" w:hAnsi="Times New Roman" w:cs="Times New Roman"/>
          <w:sz w:val="24"/>
          <w:szCs w:val="24"/>
        </w:rPr>
        <w:t xml:space="preserve">arallel </w:t>
      </w:r>
      <w:r>
        <w:rPr>
          <w:rFonts w:ascii="Times New Roman" w:hAnsi="Times New Roman" w:cs="Times New Roman"/>
          <w:sz w:val="24"/>
          <w:szCs w:val="24"/>
        </w:rPr>
        <w:t>a</w:t>
      </w:r>
      <w:r w:rsidRPr="00A178CB">
        <w:rPr>
          <w:rFonts w:ascii="Times New Roman" w:hAnsi="Times New Roman" w:cs="Times New Roman"/>
          <w:sz w:val="24"/>
          <w:szCs w:val="24"/>
        </w:rPr>
        <w:t xml:space="preserve">daptor for the 'parallel' Package. R package version 1.0.11. </w:t>
      </w:r>
      <w:hyperlink r:id="rId75" w:history="1">
        <w:r w:rsidRPr="00A178CB">
          <w:rPr>
            <w:rStyle w:val="Hyperlink"/>
            <w:rFonts w:ascii="Times New Roman" w:hAnsi="Times New Roman" w:cs="Times New Roman"/>
            <w:color w:val="auto"/>
            <w:sz w:val="24"/>
            <w:szCs w:val="24"/>
          </w:rPr>
          <w:t>https://CRAN.R-project.org/package=doParallel</w:t>
        </w:r>
      </w:hyperlink>
      <w:r>
        <w:rPr>
          <w:rFonts w:ascii="Times New Roman" w:hAnsi="Times New Roman" w:cs="Times New Roman"/>
          <w:sz w:val="24"/>
          <w:szCs w:val="24"/>
        </w:rPr>
        <w:t>.</w:t>
      </w:r>
    </w:p>
    <w:p w14:paraId="7298C753" w14:textId="183836D5" w:rsidR="00BB537A" w:rsidRPr="007774BA" w:rsidRDefault="00BB537A" w:rsidP="00BB537A">
      <w:pPr>
        <w:pStyle w:val="CommentText"/>
        <w:spacing w:after="120"/>
        <w:ind w:left="432" w:hanging="43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Cawley, G. C., Tablot, N. L.C. 2004. Fast exact leave-one-out cross validation of sparse least-squared support vector machines. </w:t>
      </w:r>
      <w:r w:rsidRPr="007774BA">
        <w:rPr>
          <w:rFonts w:ascii="Times New Roman" w:hAnsi="Times New Roman" w:cs="Times New Roman"/>
          <w:color w:val="000000" w:themeColor="text1"/>
          <w:sz w:val="24"/>
          <w:szCs w:val="24"/>
        </w:rPr>
        <w:t xml:space="preserve">Neural Networks </w:t>
      </w:r>
      <w:r w:rsidRPr="007774BA">
        <w:rPr>
          <w:rFonts w:ascii="Times New Roman" w:hAnsi="Times New Roman" w:cs="Times New Roman"/>
          <w:bCs/>
          <w:color w:val="000000" w:themeColor="text1"/>
          <w:sz w:val="24"/>
          <w:szCs w:val="24"/>
        </w:rPr>
        <w:t>17,</w:t>
      </w:r>
      <w:r w:rsidRPr="007774BA">
        <w:rPr>
          <w:rFonts w:ascii="Times New Roman" w:hAnsi="Times New Roman" w:cs="Times New Roman"/>
          <w:color w:val="000000" w:themeColor="text1"/>
          <w:sz w:val="24"/>
          <w:szCs w:val="24"/>
        </w:rPr>
        <w:t xml:space="preserve"> 1467-1475</w:t>
      </w:r>
      <w:r w:rsidR="00B811C3" w:rsidRPr="007774BA">
        <w:rPr>
          <w:rFonts w:ascii="Times New Roman" w:hAnsi="Times New Roman" w:cs="Times New Roman"/>
          <w:color w:val="000000" w:themeColor="text1"/>
          <w:sz w:val="24"/>
          <w:szCs w:val="24"/>
        </w:rPr>
        <w:t>. Doi:</w:t>
      </w:r>
      <w:r w:rsidRPr="007774BA">
        <w:rPr>
          <w:rFonts w:ascii="Times New Roman" w:hAnsi="Times New Roman" w:cs="Times New Roman"/>
          <w:color w:val="000000" w:themeColor="text1"/>
          <w:sz w:val="24"/>
          <w:szCs w:val="24"/>
        </w:rPr>
        <w:t xml:space="preserve"> 10.1016/j.neunet.2004.07.002. </w:t>
      </w:r>
    </w:p>
    <w:p w14:paraId="2D4B287E" w14:textId="5CA0CB47" w:rsidR="00455A88" w:rsidRPr="00BB537A" w:rsidRDefault="00455A88" w:rsidP="00BB537A">
      <w:pPr>
        <w:widowControl w:val="0"/>
        <w:spacing w:after="120" w:line="240" w:lineRule="auto"/>
        <w:ind w:left="432" w:hanging="432"/>
        <w:rPr>
          <w:rFonts w:ascii="Times New Roman" w:hAnsi="Times New Roman" w:cs="Times New Roman"/>
          <w:sz w:val="24"/>
          <w:szCs w:val="24"/>
        </w:rPr>
      </w:pPr>
      <w:r>
        <w:rPr>
          <w:rFonts w:ascii="Times New Roman" w:hAnsi="Times New Roman" w:cs="Times New Roman"/>
          <w:sz w:val="24"/>
          <w:szCs w:val="24"/>
        </w:rPr>
        <w:t xml:space="preserve">Fears, D., Rozsa, L. Aug. 28, 2018. Florida’s unusually long red tide is killing wildlife, tourism and businesses. The Washington Post. </w:t>
      </w:r>
      <w:r w:rsidRPr="00455A88">
        <w:rPr>
          <w:rFonts w:ascii="Times New Roman" w:hAnsi="Times New Roman" w:cs="Times New Roman"/>
          <w:sz w:val="24"/>
          <w:szCs w:val="24"/>
        </w:rPr>
        <w:t>https://www.washingtonpost.com/national/health-science/floridas-unusually-long-red-tide-is-killing-wildlife-tourism-and-businesses/2018/08/28/245fc8da-aad5-11e8-8a0c-70b618c98d3c_story.html</w:t>
      </w:r>
    </w:p>
    <w:p w14:paraId="2144F5C6" w14:textId="287F5D46"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EB77C9">
        <w:rPr>
          <w:rFonts w:ascii="Times New Roman" w:hAnsi="Times New Roman" w:cs="Times New Roman"/>
          <w:sz w:val="24"/>
          <w:szCs w:val="24"/>
          <w:lang w:val="es-GT"/>
        </w:rPr>
        <w:t xml:space="preserve">Fernandez, A., Garcia, S., Herrera, F., Chawla, N. V. 2018. </w:t>
      </w:r>
      <w:r w:rsidRPr="00BB537A">
        <w:rPr>
          <w:rFonts w:ascii="Times New Roman" w:hAnsi="Times New Roman" w:cs="Times New Roman"/>
          <w:sz w:val="24"/>
          <w:szCs w:val="24"/>
        </w:rPr>
        <w:t xml:space="preserve">SMOTE for </w:t>
      </w:r>
      <w:r w:rsidR="00AB2BAB">
        <w:rPr>
          <w:rFonts w:ascii="Times New Roman" w:hAnsi="Times New Roman" w:cs="Times New Roman"/>
          <w:sz w:val="24"/>
          <w:szCs w:val="24"/>
        </w:rPr>
        <w:t>l</w:t>
      </w:r>
      <w:r w:rsidRPr="00BB537A">
        <w:rPr>
          <w:rFonts w:ascii="Times New Roman" w:hAnsi="Times New Roman" w:cs="Times New Roman"/>
          <w:sz w:val="24"/>
          <w:szCs w:val="24"/>
        </w:rPr>
        <w:t xml:space="preserve">earning from </w:t>
      </w:r>
      <w:r w:rsidR="00AB2BAB">
        <w:rPr>
          <w:rFonts w:ascii="Times New Roman" w:hAnsi="Times New Roman" w:cs="Times New Roman"/>
          <w:sz w:val="24"/>
          <w:szCs w:val="24"/>
        </w:rPr>
        <w:t>i</w:t>
      </w:r>
      <w:r w:rsidRPr="00BB537A">
        <w:rPr>
          <w:rFonts w:ascii="Times New Roman" w:hAnsi="Times New Roman" w:cs="Times New Roman"/>
          <w:sz w:val="24"/>
          <w:szCs w:val="24"/>
        </w:rPr>
        <w:t xml:space="preserve">mbalanced </w:t>
      </w:r>
      <w:r w:rsidR="00AB2BAB">
        <w:rPr>
          <w:rFonts w:ascii="Times New Roman" w:hAnsi="Times New Roman" w:cs="Times New Roman"/>
          <w:sz w:val="24"/>
          <w:szCs w:val="24"/>
        </w:rPr>
        <w:t>d</w:t>
      </w:r>
      <w:r w:rsidRPr="00BB537A">
        <w:rPr>
          <w:rFonts w:ascii="Times New Roman" w:hAnsi="Times New Roman" w:cs="Times New Roman"/>
          <w:sz w:val="24"/>
          <w:szCs w:val="24"/>
        </w:rPr>
        <w:t xml:space="preserve">ata: </w:t>
      </w:r>
      <w:r w:rsidR="00AB2BAB">
        <w:rPr>
          <w:rFonts w:ascii="Times New Roman" w:hAnsi="Times New Roman" w:cs="Times New Roman"/>
          <w:sz w:val="24"/>
          <w:szCs w:val="24"/>
        </w:rPr>
        <w:t>p</w:t>
      </w:r>
      <w:r w:rsidRPr="00BB537A">
        <w:rPr>
          <w:rFonts w:ascii="Times New Roman" w:hAnsi="Times New Roman" w:cs="Times New Roman"/>
          <w:sz w:val="24"/>
          <w:szCs w:val="24"/>
        </w:rPr>
        <w:t xml:space="preserve">rogress and </w:t>
      </w:r>
      <w:r w:rsidR="00AB2BAB">
        <w:rPr>
          <w:rFonts w:ascii="Times New Roman" w:hAnsi="Times New Roman" w:cs="Times New Roman"/>
          <w:sz w:val="24"/>
          <w:szCs w:val="24"/>
        </w:rPr>
        <w:t>c</w:t>
      </w:r>
      <w:r w:rsidRPr="00BB537A">
        <w:rPr>
          <w:rFonts w:ascii="Times New Roman" w:hAnsi="Times New Roman" w:cs="Times New Roman"/>
          <w:sz w:val="24"/>
          <w:szCs w:val="24"/>
        </w:rPr>
        <w:t xml:space="preserve">hallenges, </w:t>
      </w:r>
      <w:r w:rsidR="00AB2BAB">
        <w:rPr>
          <w:rFonts w:ascii="Times New Roman" w:hAnsi="Times New Roman" w:cs="Times New Roman"/>
          <w:sz w:val="24"/>
          <w:szCs w:val="24"/>
        </w:rPr>
        <w:t>m</w:t>
      </w:r>
      <w:r w:rsidRPr="00BB537A">
        <w:rPr>
          <w:rFonts w:ascii="Times New Roman" w:hAnsi="Times New Roman" w:cs="Times New Roman"/>
          <w:sz w:val="24"/>
          <w:szCs w:val="24"/>
        </w:rPr>
        <w:t xml:space="preserve">arking the 15-year </w:t>
      </w:r>
      <w:r w:rsidR="00AB2BAB">
        <w:rPr>
          <w:rFonts w:ascii="Times New Roman" w:hAnsi="Times New Roman" w:cs="Times New Roman"/>
          <w:sz w:val="24"/>
          <w:szCs w:val="24"/>
        </w:rPr>
        <w:t>a</w:t>
      </w:r>
      <w:r w:rsidRPr="00BB537A">
        <w:rPr>
          <w:rFonts w:ascii="Times New Roman" w:hAnsi="Times New Roman" w:cs="Times New Roman"/>
          <w:sz w:val="24"/>
          <w:szCs w:val="24"/>
        </w:rPr>
        <w:t xml:space="preserve">nniversary. </w:t>
      </w:r>
      <w:r w:rsidRPr="00BB537A">
        <w:rPr>
          <w:rFonts w:ascii="Times New Roman" w:hAnsi="Times New Roman" w:cs="Times New Roman"/>
          <w:iCs/>
          <w:sz w:val="24"/>
          <w:szCs w:val="24"/>
        </w:rPr>
        <w:t>J. Art. Intel. Res.</w:t>
      </w:r>
      <w:r>
        <w:rPr>
          <w:rFonts w:ascii="Times New Roman" w:hAnsi="Times New Roman" w:cs="Times New Roman"/>
          <w:iCs/>
          <w:sz w:val="24"/>
          <w:szCs w:val="24"/>
        </w:rPr>
        <w:t xml:space="preserve"> </w:t>
      </w:r>
      <w:r w:rsidRPr="00BB537A">
        <w:rPr>
          <w:rFonts w:ascii="Times New Roman" w:hAnsi="Times New Roman" w:cs="Times New Roman"/>
          <w:bCs/>
          <w:sz w:val="24"/>
          <w:szCs w:val="24"/>
        </w:rPr>
        <w:t>61,</w:t>
      </w:r>
      <w:r w:rsidRPr="00BB537A">
        <w:rPr>
          <w:rFonts w:ascii="Times New Roman" w:hAnsi="Times New Roman" w:cs="Times New Roman"/>
          <w:sz w:val="24"/>
          <w:szCs w:val="24"/>
        </w:rPr>
        <w:t xml:space="preserve"> 863–905</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10.1613/jair.1.11192</w:t>
      </w:r>
      <w:r w:rsidRPr="00EB77C9">
        <w:rPr>
          <w:rFonts w:ascii="Times New Roman" w:hAnsi="Times New Roman" w:cs="Times New Roman"/>
          <w:sz w:val="24"/>
          <w:szCs w:val="24"/>
        </w:rPr>
        <w:t>.</w:t>
      </w:r>
    </w:p>
    <w:p w14:paraId="6D957396" w14:textId="25F3E1C3" w:rsidR="00BB537A" w:rsidRPr="007774BA" w:rsidRDefault="00BB537A" w:rsidP="00BB537A">
      <w:pPr>
        <w:pStyle w:val="CommentText"/>
        <w:spacing w:after="120"/>
        <w:ind w:left="432" w:hanging="432"/>
        <w:rPr>
          <w:rFonts w:ascii="Times New Roman" w:hAnsi="Times New Roman" w:cs="Times New Roman"/>
          <w:sz w:val="24"/>
          <w:szCs w:val="24"/>
        </w:rPr>
      </w:pPr>
      <w:r w:rsidRPr="007774BA">
        <w:rPr>
          <w:rFonts w:ascii="Times New Roman" w:hAnsi="Times New Roman" w:cs="Times New Roman"/>
          <w:sz w:val="24"/>
          <w:szCs w:val="24"/>
        </w:rPr>
        <w:t>Flynn, K.J., McGillicuddy, D.J.  2018. Modeling marine harmful algal blooms: current status and future prospects. In: Shumway, S.E., J.M. Burkholder</w:t>
      </w:r>
      <w:r w:rsidR="002A5E22" w:rsidRPr="007774BA">
        <w:rPr>
          <w:rFonts w:ascii="Times New Roman" w:hAnsi="Times New Roman" w:cs="Times New Roman"/>
          <w:sz w:val="24"/>
          <w:szCs w:val="24"/>
        </w:rPr>
        <w:t>,</w:t>
      </w:r>
      <w:r w:rsidRPr="007774BA">
        <w:rPr>
          <w:rFonts w:ascii="Times New Roman" w:hAnsi="Times New Roman" w:cs="Times New Roman"/>
          <w:sz w:val="24"/>
          <w:szCs w:val="24"/>
        </w:rPr>
        <w:t xml:space="preserve"> S.L. Morton (</w:t>
      </w:r>
      <w:r w:rsidR="007774BA" w:rsidRPr="007774BA">
        <w:rPr>
          <w:rFonts w:ascii="Times New Roman" w:hAnsi="Times New Roman" w:cs="Times New Roman"/>
          <w:sz w:val="24"/>
          <w:szCs w:val="24"/>
        </w:rPr>
        <w:t>E</w:t>
      </w:r>
      <w:r w:rsidRPr="007774BA">
        <w:rPr>
          <w:rFonts w:ascii="Times New Roman" w:hAnsi="Times New Roman" w:cs="Times New Roman"/>
          <w:sz w:val="24"/>
          <w:szCs w:val="24"/>
        </w:rPr>
        <w:t xml:space="preserve">ds), </w:t>
      </w:r>
      <w:r w:rsidRPr="007774BA">
        <w:rPr>
          <w:rFonts w:ascii="Times New Roman" w:hAnsi="Times New Roman" w:cs="Times New Roman"/>
          <w:iCs/>
          <w:sz w:val="24"/>
          <w:szCs w:val="24"/>
        </w:rPr>
        <w:t>Harmful algal blooms: A compendium desk reference (</w:t>
      </w:r>
      <w:r w:rsidRPr="007774BA">
        <w:rPr>
          <w:rFonts w:ascii="Times New Roman" w:hAnsi="Times New Roman" w:cs="Times New Roman"/>
          <w:sz w:val="24"/>
          <w:szCs w:val="24"/>
        </w:rPr>
        <w:t>Wiley Blackwell</w:t>
      </w:r>
      <w:r w:rsidR="007774BA" w:rsidRPr="007774BA">
        <w:rPr>
          <w:rFonts w:ascii="Times New Roman" w:hAnsi="Times New Roman" w:cs="Times New Roman"/>
          <w:sz w:val="24"/>
          <w:szCs w:val="24"/>
        </w:rPr>
        <w:t>,</w:t>
      </w:r>
      <w:r w:rsidRPr="007774BA">
        <w:rPr>
          <w:rFonts w:ascii="Times New Roman" w:hAnsi="Times New Roman" w:cs="Times New Roman"/>
          <w:sz w:val="24"/>
          <w:szCs w:val="24"/>
        </w:rPr>
        <w:t xml:space="preserve"> Noida, India)</w:t>
      </w:r>
      <w:r w:rsidR="007774BA" w:rsidRPr="007774BA">
        <w:rPr>
          <w:rFonts w:ascii="Times New Roman" w:hAnsi="Times New Roman" w:cs="Times New Roman"/>
          <w:sz w:val="24"/>
          <w:szCs w:val="24"/>
        </w:rPr>
        <w:t>,</w:t>
      </w:r>
      <w:r w:rsidRPr="007774BA">
        <w:rPr>
          <w:rFonts w:ascii="Times New Roman" w:hAnsi="Times New Roman" w:cs="Times New Roman"/>
          <w:sz w:val="24"/>
          <w:szCs w:val="24"/>
        </w:rPr>
        <w:t xml:space="preserve"> pp. 115-134. </w:t>
      </w:r>
    </w:p>
    <w:p w14:paraId="19802659" w14:textId="086A67A3"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7774BA">
        <w:rPr>
          <w:rFonts w:ascii="Times New Roman" w:hAnsi="Times New Roman" w:cs="Times New Roman"/>
          <w:sz w:val="24"/>
          <w:szCs w:val="24"/>
        </w:rPr>
        <w:t>Franks, P.J.S. 2018.  Recent advances in modeling of harmful algal blooms. In: Glibert P.M., Berdalet, E., Burford, M. Pitcher, G. and</w:t>
      </w:r>
      <w:r w:rsidRPr="00BB537A">
        <w:rPr>
          <w:rFonts w:ascii="Times New Roman" w:hAnsi="Times New Roman" w:cs="Times New Roman"/>
          <w:sz w:val="24"/>
          <w:szCs w:val="24"/>
        </w:rPr>
        <w:t xml:space="preserve"> Zhou, M.J.  (eds.)</w:t>
      </w:r>
      <w:r w:rsidR="007774BA">
        <w:rPr>
          <w:rFonts w:ascii="Times New Roman" w:hAnsi="Times New Roman" w:cs="Times New Roman"/>
          <w:sz w:val="24"/>
          <w:szCs w:val="24"/>
        </w:rPr>
        <w:t xml:space="preserve">, </w:t>
      </w:r>
      <w:r w:rsidRPr="007774BA">
        <w:rPr>
          <w:rFonts w:ascii="Times New Roman" w:hAnsi="Times New Roman" w:cs="Times New Roman"/>
          <w:iCs/>
          <w:sz w:val="24"/>
          <w:szCs w:val="24"/>
        </w:rPr>
        <w:t>Global Ecology and Oceanography of Harmful Algal Blooms</w:t>
      </w:r>
      <w:r w:rsidRPr="00BB537A">
        <w:rPr>
          <w:rFonts w:ascii="Times New Roman" w:hAnsi="Times New Roman" w:cs="Times New Roman"/>
          <w:sz w:val="24"/>
          <w:szCs w:val="24"/>
        </w:rPr>
        <w:t xml:space="preserve"> (Springer, Cham, Switzerland)</w:t>
      </w:r>
      <w:r w:rsidR="007774BA">
        <w:rPr>
          <w:rFonts w:ascii="Times New Roman" w:hAnsi="Times New Roman" w:cs="Times New Roman"/>
          <w:sz w:val="24"/>
          <w:szCs w:val="24"/>
        </w:rPr>
        <w:t>,</w:t>
      </w:r>
      <w:r w:rsidRPr="00BB537A">
        <w:rPr>
          <w:rFonts w:ascii="Times New Roman" w:hAnsi="Times New Roman" w:cs="Times New Roman"/>
          <w:sz w:val="24"/>
          <w:szCs w:val="24"/>
        </w:rPr>
        <w:t xml:space="preserve"> pp. 359-380.  </w:t>
      </w:r>
    </w:p>
    <w:p w14:paraId="644BEAB0" w14:textId="166665C7" w:rsidR="00BB537A" w:rsidRPr="00BB537A" w:rsidRDefault="00BB537A" w:rsidP="00BB537A">
      <w:pPr>
        <w:spacing w:after="120" w:line="240" w:lineRule="auto"/>
        <w:ind w:left="432" w:hanging="432"/>
        <w:rPr>
          <w:rFonts w:ascii="Times New Roman" w:hAnsi="Times New Roman" w:cs="Times New Roman"/>
          <w:sz w:val="24"/>
          <w:szCs w:val="24"/>
          <w:lang w:eastAsia="en-US"/>
        </w:rPr>
      </w:pPr>
      <w:r w:rsidRPr="004E5525">
        <w:rPr>
          <w:rFonts w:ascii="Times New Roman" w:hAnsi="Times New Roman" w:cs="Times New Roman"/>
          <w:sz w:val="24"/>
          <w:szCs w:val="24"/>
        </w:rPr>
        <w:t xml:space="preserve">Fu, F.X., Tatters, A.O., Hutchins, D.A. 2012. Global change and the future of harmful algal blooms in the ocean. </w:t>
      </w:r>
      <w:r w:rsidRPr="004E5525">
        <w:rPr>
          <w:rFonts w:ascii="Times New Roman" w:hAnsi="Times New Roman" w:cs="Times New Roman"/>
          <w:iCs/>
          <w:sz w:val="24"/>
          <w:szCs w:val="24"/>
        </w:rPr>
        <w:t>Mar. Ecol. Progr. Ser.</w:t>
      </w:r>
      <w:r w:rsidRPr="004E5525">
        <w:rPr>
          <w:rFonts w:ascii="Times New Roman" w:hAnsi="Times New Roman" w:cs="Times New Roman"/>
          <w:sz w:val="24"/>
          <w:szCs w:val="24"/>
        </w:rPr>
        <w:t xml:space="preserve"> 470, 207-233</w:t>
      </w:r>
      <w:r w:rsidR="00B811C3" w:rsidRPr="004E5525">
        <w:rPr>
          <w:rFonts w:ascii="Times New Roman" w:hAnsi="Times New Roman" w:cs="Times New Roman"/>
          <w:sz w:val="24"/>
          <w:szCs w:val="24"/>
        </w:rPr>
        <w:t>. Doi:</w:t>
      </w:r>
      <w:r w:rsidRPr="004E5525">
        <w:rPr>
          <w:rFonts w:ascii="Times New Roman" w:hAnsi="Times New Roman" w:cs="Times New Roman"/>
          <w:sz w:val="24"/>
          <w:szCs w:val="24"/>
        </w:rPr>
        <w:t xml:space="preserve"> 10.3354/meps10047</w:t>
      </w:r>
      <w:r>
        <w:rPr>
          <w:rFonts w:ascii="Times New Roman" w:hAnsi="Times New Roman" w:cs="Times New Roman"/>
          <w:sz w:val="24"/>
          <w:szCs w:val="24"/>
        </w:rPr>
        <w:t>.</w:t>
      </w:r>
    </w:p>
    <w:p w14:paraId="4F775148" w14:textId="6BC17746" w:rsidR="00BB537A" w:rsidRPr="00BB537A" w:rsidRDefault="00BB537A" w:rsidP="00BB537A">
      <w:pPr>
        <w:spacing w:after="120" w:line="240" w:lineRule="auto"/>
        <w:ind w:left="432" w:hanging="432"/>
        <w:rPr>
          <w:rFonts w:ascii="Times New Roman" w:eastAsia="Times New Roman" w:hAnsi="Times New Roman" w:cs="Times New Roman"/>
          <w:sz w:val="24"/>
          <w:szCs w:val="24"/>
          <w:lang w:eastAsia="en-US"/>
        </w:rPr>
      </w:pPr>
      <w:r w:rsidRPr="00BB537A">
        <w:rPr>
          <w:rFonts w:ascii="Times New Roman" w:eastAsia="Times New Roman" w:hAnsi="Times New Roman" w:cs="Times New Roman"/>
          <w:sz w:val="24"/>
          <w:szCs w:val="24"/>
          <w:lang w:eastAsia="en-US"/>
        </w:rPr>
        <w:t xml:space="preserve">Geisser, S. </w:t>
      </w:r>
      <w:r>
        <w:rPr>
          <w:rFonts w:ascii="Times New Roman" w:eastAsia="Times New Roman" w:hAnsi="Times New Roman" w:cs="Times New Roman"/>
          <w:sz w:val="24"/>
          <w:szCs w:val="24"/>
          <w:lang w:eastAsia="en-US"/>
        </w:rPr>
        <w:t xml:space="preserve">1975. </w:t>
      </w:r>
      <w:r w:rsidRPr="00BB537A">
        <w:rPr>
          <w:rFonts w:ascii="Times New Roman" w:eastAsia="Times New Roman" w:hAnsi="Times New Roman" w:cs="Times New Roman"/>
          <w:sz w:val="24"/>
          <w:szCs w:val="24"/>
          <w:lang w:eastAsia="en-US"/>
        </w:rPr>
        <w:t xml:space="preserve">The </w:t>
      </w:r>
      <w:r w:rsidR="00AB2BAB">
        <w:rPr>
          <w:rFonts w:ascii="Times New Roman" w:eastAsia="Times New Roman" w:hAnsi="Times New Roman" w:cs="Times New Roman"/>
          <w:sz w:val="24"/>
          <w:szCs w:val="24"/>
          <w:lang w:eastAsia="en-US"/>
        </w:rPr>
        <w:t>p</w:t>
      </w:r>
      <w:r w:rsidRPr="00BB537A">
        <w:rPr>
          <w:rFonts w:ascii="Times New Roman" w:eastAsia="Times New Roman" w:hAnsi="Times New Roman" w:cs="Times New Roman"/>
          <w:sz w:val="24"/>
          <w:szCs w:val="24"/>
          <w:lang w:eastAsia="en-US"/>
        </w:rPr>
        <w:t xml:space="preserve">redictive </w:t>
      </w:r>
      <w:r w:rsidR="00AB2BAB">
        <w:rPr>
          <w:rFonts w:ascii="Times New Roman" w:eastAsia="Times New Roman" w:hAnsi="Times New Roman" w:cs="Times New Roman"/>
          <w:sz w:val="24"/>
          <w:szCs w:val="24"/>
          <w:lang w:eastAsia="en-US"/>
        </w:rPr>
        <w:t>s</w:t>
      </w:r>
      <w:r w:rsidRPr="00BB537A">
        <w:rPr>
          <w:rFonts w:ascii="Times New Roman" w:eastAsia="Times New Roman" w:hAnsi="Times New Roman" w:cs="Times New Roman"/>
          <w:sz w:val="24"/>
          <w:szCs w:val="24"/>
          <w:lang w:eastAsia="en-US"/>
        </w:rPr>
        <w:t xml:space="preserve">ample </w:t>
      </w:r>
      <w:r w:rsidR="00AB2BAB">
        <w:rPr>
          <w:rFonts w:ascii="Times New Roman" w:eastAsia="Times New Roman" w:hAnsi="Times New Roman" w:cs="Times New Roman"/>
          <w:sz w:val="24"/>
          <w:szCs w:val="24"/>
          <w:lang w:eastAsia="en-US"/>
        </w:rPr>
        <w:t>r</w:t>
      </w:r>
      <w:r w:rsidRPr="00BB537A">
        <w:rPr>
          <w:rFonts w:ascii="Times New Roman" w:eastAsia="Times New Roman" w:hAnsi="Times New Roman" w:cs="Times New Roman"/>
          <w:sz w:val="24"/>
          <w:szCs w:val="24"/>
          <w:lang w:eastAsia="en-US"/>
        </w:rPr>
        <w:t xml:space="preserve">euse </w:t>
      </w:r>
      <w:r w:rsidR="00AB2BAB">
        <w:rPr>
          <w:rFonts w:ascii="Times New Roman" w:eastAsia="Times New Roman" w:hAnsi="Times New Roman" w:cs="Times New Roman"/>
          <w:sz w:val="24"/>
          <w:szCs w:val="24"/>
          <w:lang w:eastAsia="en-US"/>
        </w:rPr>
        <w:t>m</w:t>
      </w:r>
      <w:r w:rsidRPr="00BB537A">
        <w:rPr>
          <w:rFonts w:ascii="Times New Roman" w:eastAsia="Times New Roman" w:hAnsi="Times New Roman" w:cs="Times New Roman"/>
          <w:sz w:val="24"/>
          <w:szCs w:val="24"/>
          <w:lang w:eastAsia="en-US"/>
        </w:rPr>
        <w:t xml:space="preserve">ethod with </w:t>
      </w:r>
      <w:r w:rsidR="00AB2BAB">
        <w:rPr>
          <w:rFonts w:ascii="Times New Roman" w:eastAsia="Times New Roman" w:hAnsi="Times New Roman" w:cs="Times New Roman"/>
          <w:sz w:val="24"/>
          <w:szCs w:val="24"/>
          <w:lang w:eastAsia="en-US"/>
        </w:rPr>
        <w:t>a</w:t>
      </w:r>
      <w:r w:rsidRPr="00BB537A">
        <w:rPr>
          <w:rFonts w:ascii="Times New Roman" w:eastAsia="Times New Roman" w:hAnsi="Times New Roman" w:cs="Times New Roman"/>
          <w:sz w:val="24"/>
          <w:szCs w:val="24"/>
          <w:lang w:eastAsia="en-US"/>
        </w:rPr>
        <w:t xml:space="preserve">pplications. J. Amer. Stat. Assoc. </w:t>
      </w:r>
      <w:r w:rsidRPr="00BB537A">
        <w:rPr>
          <w:rFonts w:ascii="Times New Roman" w:eastAsia="Times New Roman" w:hAnsi="Times New Roman" w:cs="Times New Roman"/>
          <w:bCs/>
          <w:iCs/>
          <w:sz w:val="24"/>
          <w:szCs w:val="24"/>
          <w:lang w:eastAsia="en-US"/>
        </w:rPr>
        <w:t>70</w:t>
      </w:r>
      <w:r w:rsidRPr="00BB537A">
        <w:rPr>
          <w:rFonts w:ascii="Times New Roman" w:eastAsia="Times New Roman" w:hAnsi="Times New Roman" w:cs="Times New Roman"/>
          <w:bCs/>
          <w:sz w:val="24"/>
          <w:szCs w:val="24"/>
          <w:lang w:eastAsia="en-US"/>
        </w:rPr>
        <w:t>,</w:t>
      </w:r>
      <w:r w:rsidRPr="00BB537A">
        <w:rPr>
          <w:rFonts w:ascii="Times New Roman" w:eastAsia="Times New Roman" w:hAnsi="Times New Roman" w:cs="Times New Roman"/>
          <w:sz w:val="24"/>
          <w:szCs w:val="24"/>
          <w:lang w:eastAsia="en-US"/>
        </w:rPr>
        <w:t xml:space="preserve"> 320-328</w:t>
      </w:r>
      <w:r w:rsidR="00B811C3">
        <w:rPr>
          <w:rFonts w:ascii="Times New Roman" w:eastAsia="Times New Roman" w:hAnsi="Times New Roman" w:cs="Times New Roman"/>
          <w:sz w:val="24"/>
          <w:szCs w:val="24"/>
          <w:lang w:eastAsia="en-US"/>
        </w:rPr>
        <w:t>. Doi:</w:t>
      </w:r>
      <w:r w:rsidRPr="00BB537A">
        <w:rPr>
          <w:rFonts w:ascii="Times New Roman" w:eastAsia="Times New Roman" w:hAnsi="Times New Roman" w:cs="Times New Roman"/>
          <w:sz w:val="24"/>
          <w:szCs w:val="24"/>
          <w:lang w:eastAsia="en-US"/>
        </w:rPr>
        <w:t xml:space="preserve"> 10.2307/2285815</w:t>
      </w:r>
      <w:r>
        <w:rPr>
          <w:rFonts w:ascii="Times New Roman" w:eastAsia="Times New Roman" w:hAnsi="Times New Roman" w:cs="Times New Roman"/>
          <w:sz w:val="24"/>
          <w:szCs w:val="24"/>
          <w:lang w:eastAsia="en-US"/>
        </w:rPr>
        <w:t>.</w:t>
      </w:r>
    </w:p>
    <w:p w14:paraId="2F760DDA" w14:textId="6B33D502" w:rsidR="00BB537A" w:rsidRPr="00BB537A" w:rsidRDefault="00BB537A" w:rsidP="00BB537A">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Glibert P.M</w:t>
      </w:r>
      <w:r w:rsidRPr="00BB537A">
        <w:rPr>
          <w:rFonts w:ascii="Times New Roman" w:hAnsi="Times New Roman" w:cs="Times New Roman"/>
          <w:i/>
          <w:sz w:val="24"/>
          <w:szCs w:val="24"/>
        </w:rPr>
        <w:t>.</w:t>
      </w:r>
      <w:r w:rsidRPr="00BB537A">
        <w:rPr>
          <w:rFonts w:ascii="Times New Roman" w:hAnsi="Times New Roman" w:cs="Times New Roman"/>
          <w:sz w:val="24"/>
          <w:szCs w:val="24"/>
        </w:rPr>
        <w:t xml:space="preserve"> </w:t>
      </w:r>
      <w:r>
        <w:rPr>
          <w:rFonts w:ascii="Times New Roman" w:hAnsi="Times New Roman" w:cs="Times New Roman"/>
          <w:sz w:val="24"/>
          <w:szCs w:val="24"/>
        </w:rPr>
        <w:t>2019</w:t>
      </w:r>
      <w:r w:rsidR="00455A88">
        <w:rPr>
          <w:rFonts w:ascii="Times New Roman" w:hAnsi="Times New Roman" w:cs="Times New Roman"/>
          <w:sz w:val="24"/>
          <w:szCs w:val="24"/>
        </w:rPr>
        <w:t>a</w:t>
      </w:r>
      <w:r>
        <w:rPr>
          <w:rFonts w:ascii="Times New Roman" w:hAnsi="Times New Roman" w:cs="Times New Roman"/>
          <w:sz w:val="24"/>
          <w:szCs w:val="24"/>
        </w:rPr>
        <w:t xml:space="preserve">. </w:t>
      </w:r>
      <w:r w:rsidRPr="00BB537A">
        <w:rPr>
          <w:rFonts w:ascii="Times New Roman" w:hAnsi="Times New Roman" w:cs="Times New Roman"/>
          <w:sz w:val="24"/>
          <w:szCs w:val="24"/>
        </w:rPr>
        <w:t xml:space="preserve">Harmful algal at the complex nexus of eutrophication and climate change. </w:t>
      </w:r>
      <w:r w:rsidRPr="00BB537A">
        <w:rPr>
          <w:rFonts w:ascii="Times New Roman" w:hAnsi="Times New Roman" w:cs="Times New Roman"/>
          <w:iCs/>
          <w:sz w:val="24"/>
          <w:szCs w:val="24"/>
        </w:rPr>
        <w:t>Harmful Algae</w:t>
      </w:r>
      <w:r w:rsidR="00B811C3">
        <w:rPr>
          <w:rFonts w:ascii="Times New Roman" w:hAnsi="Times New Roman" w:cs="Times New Roman"/>
          <w:i/>
          <w:sz w:val="24"/>
          <w:szCs w:val="24"/>
        </w:rPr>
        <w:t xml:space="preserve">. </w:t>
      </w:r>
      <w:r w:rsidR="00B811C3">
        <w:rPr>
          <w:rFonts w:ascii="Times New Roman" w:hAnsi="Times New Roman" w:cs="Times New Roman"/>
          <w:iCs/>
          <w:sz w:val="24"/>
          <w:szCs w:val="24"/>
        </w:rPr>
        <w:t>Doi:</w:t>
      </w:r>
      <w:r w:rsidRPr="00BB537A">
        <w:rPr>
          <w:rFonts w:ascii="Times New Roman" w:hAnsi="Times New Roman" w:cs="Times New Roman"/>
          <w:i/>
          <w:sz w:val="24"/>
          <w:szCs w:val="24"/>
        </w:rPr>
        <w:t xml:space="preserve"> </w:t>
      </w:r>
      <w:r w:rsidRPr="00BB537A">
        <w:rPr>
          <w:rFonts w:ascii="Times New Roman" w:hAnsi="Times New Roman" w:cs="Times New Roman"/>
          <w:sz w:val="24"/>
          <w:szCs w:val="24"/>
        </w:rPr>
        <w:t>10.1016/j.hal.2019.03.001.</w:t>
      </w:r>
    </w:p>
    <w:p w14:paraId="416EAA29" w14:textId="4D82B053" w:rsidR="00455A88" w:rsidRPr="0054519F" w:rsidRDefault="00455A88" w:rsidP="00455A88">
      <w:pPr>
        <w:autoSpaceDE w:val="0"/>
        <w:autoSpaceDN w:val="0"/>
        <w:adjustRightInd w:val="0"/>
        <w:spacing w:after="120" w:line="240" w:lineRule="auto"/>
        <w:ind w:left="432" w:hanging="432"/>
        <w:rPr>
          <w:rFonts w:ascii="Times New Roman" w:hAnsi="Times New Roman" w:cs="Times New Roman"/>
          <w:color w:val="000000" w:themeColor="text1"/>
          <w:sz w:val="24"/>
          <w:szCs w:val="24"/>
          <w:lang w:eastAsia="en-US"/>
        </w:rPr>
      </w:pPr>
      <w:r w:rsidRPr="0054519F">
        <w:rPr>
          <w:rFonts w:ascii="Times New Roman" w:hAnsi="Times New Roman" w:cs="Times New Roman"/>
          <w:sz w:val="24"/>
          <w:szCs w:val="24"/>
        </w:rPr>
        <w:t>Glibert, P.M. 2019</w:t>
      </w:r>
      <w:r>
        <w:rPr>
          <w:rFonts w:ascii="Times New Roman" w:hAnsi="Times New Roman" w:cs="Times New Roman"/>
          <w:sz w:val="24"/>
          <w:szCs w:val="24"/>
        </w:rPr>
        <w:t>b</w:t>
      </w:r>
      <w:r w:rsidRPr="0054519F">
        <w:rPr>
          <w:rFonts w:ascii="Times New Roman" w:hAnsi="Times New Roman" w:cs="Times New Roman"/>
          <w:sz w:val="24"/>
          <w:szCs w:val="24"/>
        </w:rPr>
        <w:t xml:space="preserve">. Why were the water and beaches in west Florida so gross in summer 2018? Red tides! </w:t>
      </w:r>
      <w:r w:rsidRPr="0054519F">
        <w:rPr>
          <w:rFonts w:ascii="Times New Roman" w:hAnsi="Times New Roman" w:cs="Times New Roman"/>
          <w:iCs/>
          <w:sz w:val="24"/>
          <w:szCs w:val="24"/>
        </w:rPr>
        <w:t>Front. Young Minds. Doi:</w:t>
      </w:r>
      <w:r w:rsidRPr="0054519F">
        <w:rPr>
          <w:rFonts w:ascii="Times New Roman" w:hAnsi="Times New Roman" w:cs="Times New Roman"/>
          <w:sz w:val="24"/>
          <w:szCs w:val="24"/>
        </w:rPr>
        <w:t xml:space="preserve"> 10.3389/frym.2019.00010.</w:t>
      </w:r>
      <w:r w:rsidRPr="0054519F">
        <w:rPr>
          <w:rFonts w:ascii="Times New Roman" w:hAnsi="Times New Roman" w:cs="Times New Roman"/>
          <w:color w:val="000000"/>
          <w:sz w:val="24"/>
          <w:szCs w:val="24"/>
        </w:rPr>
        <w:t xml:space="preserve"> </w:t>
      </w:r>
    </w:p>
    <w:p w14:paraId="0D3FAD65" w14:textId="77777777" w:rsidR="00436C84" w:rsidRDefault="00BB537A" w:rsidP="00436C84">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Glibert, P.M.</w:t>
      </w:r>
      <w:r>
        <w:rPr>
          <w:rFonts w:ascii="Times New Roman" w:hAnsi="Times New Roman" w:cs="Times New Roman"/>
          <w:sz w:val="24"/>
          <w:szCs w:val="24"/>
        </w:rPr>
        <w:t>,</w:t>
      </w:r>
      <w:r w:rsidRPr="00BB537A">
        <w:rPr>
          <w:rFonts w:ascii="Times New Roman" w:hAnsi="Times New Roman" w:cs="Times New Roman"/>
          <w:sz w:val="24"/>
          <w:szCs w:val="24"/>
        </w:rPr>
        <w:t xml:space="preserve"> Burford, M.A. </w:t>
      </w:r>
      <w:r>
        <w:rPr>
          <w:rFonts w:ascii="Times New Roman" w:hAnsi="Times New Roman" w:cs="Times New Roman"/>
          <w:sz w:val="24"/>
          <w:szCs w:val="24"/>
        </w:rPr>
        <w:t xml:space="preserve">2017. </w:t>
      </w:r>
      <w:r w:rsidRPr="00BB537A">
        <w:rPr>
          <w:rFonts w:ascii="Times New Roman" w:hAnsi="Times New Roman" w:cs="Times New Roman"/>
          <w:sz w:val="24"/>
          <w:szCs w:val="24"/>
        </w:rPr>
        <w:t xml:space="preserve">Globally changing nutrient loads and harmful algal blooms: Recent advances, new paradigms and continuing challenges. </w:t>
      </w:r>
      <w:r w:rsidRPr="00BB537A">
        <w:rPr>
          <w:rFonts w:ascii="Times New Roman" w:hAnsi="Times New Roman" w:cs="Times New Roman"/>
          <w:iCs/>
          <w:sz w:val="24"/>
          <w:szCs w:val="24"/>
        </w:rPr>
        <w:t xml:space="preserve">Oceanography </w:t>
      </w:r>
      <w:r w:rsidRPr="00BB537A">
        <w:rPr>
          <w:rFonts w:ascii="Times New Roman" w:hAnsi="Times New Roman" w:cs="Times New Roman"/>
          <w:bCs/>
          <w:sz w:val="24"/>
          <w:szCs w:val="24"/>
        </w:rPr>
        <w:t>30(1),</w:t>
      </w:r>
      <w:r w:rsidRPr="00BB537A">
        <w:rPr>
          <w:rFonts w:ascii="Times New Roman" w:hAnsi="Times New Roman" w:cs="Times New Roman"/>
          <w:sz w:val="24"/>
          <w:szCs w:val="24"/>
        </w:rPr>
        <w:t xml:space="preserve"> 44-55</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10.5670/oceanog.2017.110</w:t>
      </w:r>
      <w:r>
        <w:rPr>
          <w:rFonts w:ascii="Times New Roman" w:hAnsi="Times New Roman" w:cs="Times New Roman"/>
          <w:sz w:val="24"/>
          <w:szCs w:val="24"/>
        </w:rPr>
        <w:t>.</w:t>
      </w:r>
    </w:p>
    <w:p w14:paraId="15111FA8" w14:textId="7022CB62" w:rsidR="00436C84" w:rsidRPr="00436C84" w:rsidRDefault="00436C84" w:rsidP="00436C84">
      <w:pPr>
        <w:spacing w:after="120" w:line="240" w:lineRule="auto"/>
        <w:ind w:left="432" w:hanging="432"/>
        <w:rPr>
          <w:rFonts w:ascii="Times New Roman" w:hAnsi="Times New Roman" w:cs="Times New Roman"/>
          <w:sz w:val="24"/>
          <w:szCs w:val="24"/>
        </w:rPr>
      </w:pPr>
      <w:r w:rsidRPr="00436C84">
        <w:rPr>
          <w:rFonts w:ascii="Times New Roman" w:hAnsi="Times New Roman" w:cs="Times New Roman"/>
          <w:bCs/>
          <w:sz w:val="24"/>
          <w:szCs w:val="24"/>
        </w:rPr>
        <w:t>Glibert, P.M.</w:t>
      </w:r>
      <w:r w:rsidRPr="00436C84">
        <w:rPr>
          <w:rFonts w:ascii="Times New Roman" w:hAnsi="Times New Roman" w:cs="Times New Roman"/>
          <w:sz w:val="24"/>
          <w:szCs w:val="24"/>
        </w:rPr>
        <w:t xml:space="preserve"> and J.M. Burkholder. 2018. Causes of harmful algal blooms. In: Shumway, S., J.M. Burkholder and S.L. Morton (eds.), </w:t>
      </w:r>
      <w:r w:rsidRPr="00436C84">
        <w:rPr>
          <w:rFonts w:ascii="Times New Roman" w:hAnsi="Times New Roman" w:cs="Times New Roman"/>
          <w:iCs/>
          <w:sz w:val="24"/>
          <w:szCs w:val="24"/>
        </w:rPr>
        <w:t>Harmful Algal Blooms: A Compendium Desk Reference.</w:t>
      </w:r>
      <w:r w:rsidRPr="00436C84">
        <w:rPr>
          <w:rFonts w:ascii="Times New Roman" w:hAnsi="Times New Roman" w:cs="Times New Roman"/>
          <w:sz w:val="24"/>
          <w:szCs w:val="24"/>
        </w:rPr>
        <w:t xml:space="preserve"> </w:t>
      </w:r>
      <w:r>
        <w:rPr>
          <w:rFonts w:ascii="Times New Roman" w:hAnsi="Times New Roman" w:cs="Times New Roman"/>
          <w:sz w:val="24"/>
          <w:szCs w:val="24"/>
        </w:rPr>
        <w:t>(</w:t>
      </w:r>
      <w:r w:rsidRPr="00436C84">
        <w:rPr>
          <w:rFonts w:ascii="Times New Roman" w:hAnsi="Times New Roman" w:cs="Times New Roman"/>
          <w:sz w:val="24"/>
          <w:szCs w:val="24"/>
        </w:rPr>
        <w:t>Wiley</w:t>
      </w:r>
      <w:r w:rsidR="00FC645D">
        <w:rPr>
          <w:rFonts w:ascii="Times New Roman" w:hAnsi="Times New Roman" w:cs="Times New Roman"/>
          <w:sz w:val="24"/>
          <w:szCs w:val="24"/>
        </w:rPr>
        <w:t xml:space="preserve"> Blackwell, Singapore), </w:t>
      </w:r>
      <w:r w:rsidRPr="00436C84">
        <w:rPr>
          <w:rFonts w:ascii="Times New Roman" w:hAnsi="Times New Roman" w:cs="Times New Roman"/>
          <w:sz w:val="24"/>
          <w:szCs w:val="24"/>
        </w:rPr>
        <w:t>pp. 1-38.</w:t>
      </w:r>
    </w:p>
    <w:p w14:paraId="55C7C8AE" w14:textId="1B62B077" w:rsidR="00BB537A" w:rsidRPr="0054519F" w:rsidRDefault="00BB537A" w:rsidP="00BB537A">
      <w:pPr>
        <w:spacing w:after="120" w:line="240" w:lineRule="auto"/>
        <w:ind w:left="432" w:hanging="432"/>
        <w:rPr>
          <w:rFonts w:ascii="Times New Roman" w:hAnsi="Times New Roman" w:cs="Times New Roman"/>
          <w:sz w:val="24"/>
          <w:szCs w:val="24"/>
        </w:rPr>
      </w:pPr>
      <w:r w:rsidRPr="00436C84">
        <w:rPr>
          <w:rFonts w:ascii="Times New Roman" w:hAnsi="Times New Roman" w:cs="Times New Roman"/>
          <w:sz w:val="24"/>
          <w:szCs w:val="24"/>
        </w:rPr>
        <w:t>Glibert, P.M.</w:t>
      </w:r>
      <w:r w:rsidR="0054519F" w:rsidRPr="00436C84">
        <w:rPr>
          <w:rFonts w:ascii="Times New Roman" w:hAnsi="Times New Roman" w:cs="Times New Roman"/>
          <w:sz w:val="24"/>
          <w:szCs w:val="24"/>
        </w:rPr>
        <w:t xml:space="preserve">, Burkholder, J.M., Kana, T.M., Alexander, J.A., Schiller, C., Skelton, H. </w:t>
      </w:r>
      <w:r w:rsidRPr="00436C84">
        <w:rPr>
          <w:rFonts w:ascii="Times New Roman" w:hAnsi="Times New Roman" w:cs="Times New Roman"/>
          <w:sz w:val="24"/>
          <w:szCs w:val="24"/>
        </w:rPr>
        <w:t xml:space="preserve">2009. Grazing by </w:t>
      </w:r>
      <w:r w:rsidRPr="00436C84">
        <w:rPr>
          <w:rFonts w:ascii="Times New Roman" w:hAnsi="Times New Roman" w:cs="Times New Roman"/>
          <w:i/>
          <w:sz w:val="24"/>
          <w:szCs w:val="24"/>
        </w:rPr>
        <w:t>Karenia brevis</w:t>
      </w:r>
      <w:r w:rsidRPr="00436C84">
        <w:rPr>
          <w:rFonts w:ascii="Times New Roman" w:hAnsi="Times New Roman" w:cs="Times New Roman"/>
          <w:sz w:val="24"/>
          <w:szCs w:val="24"/>
        </w:rPr>
        <w:t xml:space="preserve"> on </w:t>
      </w:r>
      <w:r w:rsidRPr="00436C84">
        <w:rPr>
          <w:rFonts w:ascii="Times New Roman" w:hAnsi="Times New Roman" w:cs="Times New Roman"/>
          <w:i/>
          <w:sz w:val="24"/>
          <w:szCs w:val="24"/>
        </w:rPr>
        <w:t>Synechococcus</w:t>
      </w:r>
      <w:r w:rsidRPr="00436C84">
        <w:rPr>
          <w:rFonts w:ascii="Times New Roman" w:hAnsi="Times New Roman" w:cs="Times New Roman"/>
          <w:sz w:val="24"/>
          <w:szCs w:val="24"/>
        </w:rPr>
        <w:t xml:space="preserve"> enhances their growth rate and may help</w:t>
      </w:r>
      <w:r w:rsidRPr="0054519F">
        <w:rPr>
          <w:rFonts w:ascii="Times New Roman" w:hAnsi="Times New Roman" w:cs="Times New Roman"/>
          <w:sz w:val="24"/>
          <w:szCs w:val="24"/>
        </w:rPr>
        <w:t xml:space="preserve"> to sustain blooms. </w:t>
      </w:r>
      <w:r w:rsidRPr="0054519F">
        <w:rPr>
          <w:rFonts w:ascii="Times New Roman" w:hAnsi="Times New Roman" w:cs="Times New Roman"/>
          <w:iCs/>
          <w:sz w:val="24"/>
          <w:szCs w:val="24"/>
        </w:rPr>
        <w:t>Aquat. Microb. Ecol.</w:t>
      </w:r>
      <w:r w:rsidRPr="0054519F">
        <w:rPr>
          <w:rFonts w:ascii="Times New Roman" w:hAnsi="Times New Roman" w:cs="Times New Roman"/>
          <w:i/>
          <w:sz w:val="24"/>
          <w:szCs w:val="24"/>
        </w:rPr>
        <w:t xml:space="preserve">  </w:t>
      </w:r>
      <w:r w:rsidRPr="0054519F">
        <w:rPr>
          <w:rFonts w:ascii="Times New Roman" w:hAnsi="Times New Roman" w:cs="Times New Roman"/>
          <w:bCs/>
          <w:sz w:val="24"/>
          <w:szCs w:val="24"/>
        </w:rPr>
        <w:t>55</w:t>
      </w:r>
      <w:r w:rsidRPr="0054519F">
        <w:rPr>
          <w:rFonts w:ascii="Times New Roman" w:hAnsi="Times New Roman" w:cs="Times New Roman"/>
          <w:b/>
          <w:sz w:val="24"/>
          <w:szCs w:val="24"/>
        </w:rPr>
        <w:t>,</w:t>
      </w:r>
      <w:r w:rsidRPr="0054519F">
        <w:rPr>
          <w:rFonts w:ascii="Times New Roman" w:hAnsi="Times New Roman" w:cs="Times New Roman"/>
          <w:sz w:val="24"/>
          <w:szCs w:val="24"/>
        </w:rPr>
        <w:t xml:space="preserve"> 17-30</w:t>
      </w:r>
      <w:r w:rsidR="00B811C3" w:rsidRPr="0054519F">
        <w:rPr>
          <w:rFonts w:ascii="Times New Roman" w:hAnsi="Times New Roman" w:cs="Times New Roman"/>
          <w:sz w:val="24"/>
          <w:szCs w:val="24"/>
        </w:rPr>
        <w:t>. Doi:</w:t>
      </w:r>
      <w:r w:rsidRPr="0054519F">
        <w:rPr>
          <w:rFonts w:ascii="Times New Roman" w:hAnsi="Times New Roman" w:cs="Times New Roman"/>
          <w:sz w:val="24"/>
          <w:szCs w:val="24"/>
        </w:rPr>
        <w:t xml:space="preserve"> 10.3354/ame1279.</w:t>
      </w:r>
    </w:p>
    <w:p w14:paraId="6C6AA010" w14:textId="50C46B49" w:rsidR="00BB537A" w:rsidRPr="00EB77C9" w:rsidRDefault="00BB537A" w:rsidP="00BB537A">
      <w:pPr>
        <w:spacing w:after="120" w:line="240" w:lineRule="auto"/>
        <w:ind w:left="432" w:hanging="432"/>
        <w:rPr>
          <w:rFonts w:ascii="Times New Roman" w:eastAsiaTheme="minorHAnsi" w:hAnsi="Times New Roman" w:cs="Times New Roman"/>
          <w:sz w:val="24"/>
          <w:szCs w:val="24"/>
          <w:lang w:val="es-GT"/>
        </w:rPr>
      </w:pPr>
      <w:r w:rsidRPr="0054519F">
        <w:rPr>
          <w:rFonts w:ascii="Times New Roman" w:hAnsi="Times New Roman" w:cs="Times New Roman"/>
          <w:sz w:val="24"/>
          <w:szCs w:val="24"/>
        </w:rPr>
        <w:t>Glibert, P.M.</w:t>
      </w:r>
      <w:r w:rsidR="0054519F" w:rsidRPr="0054519F">
        <w:rPr>
          <w:rFonts w:ascii="Times New Roman" w:hAnsi="Times New Roman" w:cs="Times New Roman"/>
          <w:sz w:val="24"/>
          <w:szCs w:val="24"/>
        </w:rPr>
        <w:t xml:space="preserve">, Allen, J.I., Bouwman, L., Brown, C., Flynn, K.J., Lewitus, A., Madden, C. </w:t>
      </w:r>
      <w:r w:rsidRPr="0054519F">
        <w:rPr>
          <w:rFonts w:ascii="Times New Roman" w:hAnsi="Times New Roman" w:cs="Times New Roman"/>
          <w:sz w:val="24"/>
          <w:szCs w:val="24"/>
        </w:rPr>
        <w:t xml:space="preserve">2010. Modeling of HABs and eutrophication: </w:t>
      </w:r>
      <w:r w:rsidRPr="0054519F">
        <w:rPr>
          <w:rFonts w:ascii="Times New Roman" w:hAnsi="Times New Roman" w:cs="Times New Roman"/>
          <w:color w:val="000000" w:themeColor="text1"/>
          <w:sz w:val="24"/>
          <w:szCs w:val="24"/>
        </w:rPr>
        <w:t>status</w:t>
      </w:r>
      <w:r w:rsidRPr="0054519F">
        <w:rPr>
          <w:rFonts w:ascii="Times New Roman" w:hAnsi="Times New Roman" w:cs="Times New Roman"/>
          <w:sz w:val="24"/>
          <w:szCs w:val="24"/>
        </w:rPr>
        <w:t xml:space="preserve">, advances, challenges. </w:t>
      </w:r>
      <w:r w:rsidRPr="0054519F">
        <w:rPr>
          <w:rFonts w:ascii="Times New Roman" w:hAnsi="Times New Roman" w:cs="Times New Roman"/>
          <w:iCs/>
          <w:sz w:val="24"/>
          <w:szCs w:val="24"/>
        </w:rPr>
        <w:t xml:space="preserve">J. Mar. </w:t>
      </w:r>
      <w:r w:rsidRPr="00EB77C9">
        <w:rPr>
          <w:rFonts w:ascii="Times New Roman" w:hAnsi="Times New Roman" w:cs="Times New Roman"/>
          <w:iCs/>
          <w:sz w:val="24"/>
          <w:szCs w:val="24"/>
          <w:lang w:val="es-GT"/>
        </w:rPr>
        <w:t xml:space="preserve">Syst. </w:t>
      </w:r>
      <w:r w:rsidRPr="00EB77C9">
        <w:rPr>
          <w:rFonts w:ascii="Times New Roman" w:eastAsiaTheme="minorHAnsi" w:hAnsi="Times New Roman" w:cs="Times New Roman"/>
          <w:sz w:val="24"/>
          <w:szCs w:val="24"/>
          <w:lang w:val="es-GT"/>
        </w:rPr>
        <w:t>83, 262–275</w:t>
      </w:r>
      <w:r w:rsidR="00B811C3" w:rsidRPr="00EB77C9">
        <w:rPr>
          <w:rFonts w:ascii="Times New Roman" w:eastAsiaTheme="minorHAnsi" w:hAnsi="Times New Roman" w:cs="Times New Roman"/>
          <w:sz w:val="24"/>
          <w:szCs w:val="24"/>
          <w:lang w:val="es-GT"/>
        </w:rPr>
        <w:t>. Doi:</w:t>
      </w:r>
      <w:r w:rsidRPr="00EB77C9">
        <w:rPr>
          <w:rFonts w:ascii="Times New Roman" w:eastAsiaTheme="minorHAnsi" w:hAnsi="Times New Roman" w:cs="Times New Roman"/>
          <w:sz w:val="24"/>
          <w:szCs w:val="24"/>
          <w:lang w:val="es-GT"/>
        </w:rPr>
        <w:t xml:space="preserve"> 10.1016/jmarsys.2010.05.004.</w:t>
      </w:r>
    </w:p>
    <w:p w14:paraId="119136A5" w14:textId="77777777" w:rsidR="00FC645D" w:rsidRDefault="00BB537A" w:rsidP="00FC645D">
      <w:pPr>
        <w:autoSpaceDE w:val="0"/>
        <w:autoSpaceDN w:val="0"/>
        <w:adjustRightInd w:val="0"/>
        <w:spacing w:after="120" w:line="240" w:lineRule="auto"/>
        <w:ind w:left="432" w:hanging="432"/>
        <w:rPr>
          <w:rFonts w:ascii="Times New Roman" w:hAnsi="Times New Roman" w:cs="Times New Roman"/>
          <w:sz w:val="24"/>
          <w:szCs w:val="24"/>
        </w:rPr>
      </w:pPr>
      <w:r w:rsidRPr="00EB77C9">
        <w:rPr>
          <w:rFonts w:ascii="Times New Roman" w:hAnsi="Times New Roman" w:cs="Times New Roman"/>
          <w:sz w:val="24"/>
          <w:szCs w:val="24"/>
          <w:lang w:val="es-GT"/>
        </w:rPr>
        <w:t xml:space="preserve">Guallar, C., Delgado, M., Diogène, J., Fernández-Tejedo, M. 2016. </w:t>
      </w:r>
      <w:r w:rsidRPr="0054519F">
        <w:rPr>
          <w:rFonts w:ascii="Times New Roman" w:hAnsi="Times New Roman" w:cs="Times New Roman"/>
          <w:sz w:val="24"/>
          <w:szCs w:val="24"/>
        </w:rPr>
        <w:t xml:space="preserve">Artificial neural network approach to population dynamics of harmful algal blooms in Alfacs Bay (NW Mediterranean): Case studies of </w:t>
      </w:r>
      <w:r w:rsidRPr="006A05D9">
        <w:rPr>
          <w:rFonts w:ascii="Times New Roman" w:hAnsi="Times New Roman" w:cs="Times New Roman"/>
          <w:i/>
          <w:sz w:val="24"/>
          <w:szCs w:val="24"/>
        </w:rPr>
        <w:t>Karlodinium</w:t>
      </w:r>
      <w:r w:rsidRPr="006A05D9">
        <w:rPr>
          <w:rFonts w:ascii="Times New Roman" w:hAnsi="Times New Roman" w:cs="Times New Roman"/>
          <w:sz w:val="24"/>
          <w:szCs w:val="24"/>
        </w:rPr>
        <w:t xml:space="preserve"> and </w:t>
      </w:r>
      <w:r w:rsidRPr="006A05D9">
        <w:rPr>
          <w:rFonts w:ascii="Times New Roman" w:hAnsi="Times New Roman" w:cs="Times New Roman"/>
          <w:i/>
          <w:sz w:val="24"/>
          <w:szCs w:val="24"/>
        </w:rPr>
        <w:t>Pseudo-nitzschia</w:t>
      </w:r>
      <w:r w:rsidRPr="006A05D9">
        <w:rPr>
          <w:rFonts w:ascii="Times New Roman" w:hAnsi="Times New Roman" w:cs="Times New Roman"/>
          <w:sz w:val="24"/>
          <w:szCs w:val="24"/>
        </w:rPr>
        <w:t xml:space="preserve">. </w:t>
      </w:r>
      <w:r w:rsidRPr="006A05D9">
        <w:rPr>
          <w:rFonts w:ascii="Times New Roman" w:hAnsi="Times New Roman" w:cs="Times New Roman"/>
          <w:iCs/>
          <w:sz w:val="24"/>
          <w:szCs w:val="24"/>
        </w:rPr>
        <w:t>Ecol. Mod.</w:t>
      </w:r>
      <w:r w:rsidRPr="006A05D9">
        <w:rPr>
          <w:rFonts w:ascii="Times New Roman" w:hAnsi="Times New Roman" w:cs="Times New Roman"/>
          <w:sz w:val="24"/>
          <w:szCs w:val="24"/>
        </w:rPr>
        <w:t xml:space="preserve"> </w:t>
      </w:r>
      <w:r w:rsidRPr="006A05D9">
        <w:rPr>
          <w:rFonts w:ascii="Times New Roman" w:hAnsi="Times New Roman" w:cs="Times New Roman"/>
          <w:bCs/>
          <w:sz w:val="24"/>
          <w:szCs w:val="24"/>
        </w:rPr>
        <w:t>338,</w:t>
      </w:r>
      <w:r w:rsidRPr="006A05D9">
        <w:rPr>
          <w:rFonts w:ascii="Times New Roman" w:hAnsi="Times New Roman" w:cs="Times New Roman"/>
          <w:sz w:val="24"/>
          <w:szCs w:val="24"/>
        </w:rPr>
        <w:t xml:space="preserve"> 37-50.</w:t>
      </w:r>
    </w:p>
    <w:p w14:paraId="160DE957" w14:textId="5A733A52" w:rsidR="00FC645D" w:rsidRPr="00FC645D" w:rsidRDefault="00FC645D" w:rsidP="00FC645D">
      <w:pPr>
        <w:autoSpaceDE w:val="0"/>
        <w:autoSpaceDN w:val="0"/>
        <w:adjustRightInd w:val="0"/>
        <w:spacing w:after="120" w:line="240" w:lineRule="auto"/>
        <w:ind w:left="432" w:hanging="432"/>
        <w:rPr>
          <w:rFonts w:ascii="Times New Roman" w:hAnsi="Times New Roman" w:cs="Times New Roman"/>
          <w:sz w:val="24"/>
          <w:szCs w:val="24"/>
        </w:rPr>
      </w:pPr>
      <w:r w:rsidRPr="00FC645D">
        <w:rPr>
          <w:rFonts w:ascii="Times New Roman" w:eastAsia="Times New Roman" w:hAnsi="Times New Roman" w:cs="Times New Roman"/>
          <w:color w:val="000000"/>
          <w:sz w:val="24"/>
          <w:szCs w:val="24"/>
          <w:shd w:val="clear" w:color="auto" w:fill="FFFFFF"/>
          <w:lang w:eastAsia="en-US"/>
        </w:rPr>
        <w:t>Hallegraeff, G.M. 1993. A review of harmful algal blooms and their apparent global increase. Phycologia 32, 79-99. </w:t>
      </w:r>
    </w:p>
    <w:p w14:paraId="4ED42DBE" w14:textId="03457F6E" w:rsidR="00FC645D" w:rsidRPr="00FC645D" w:rsidRDefault="00FC645D" w:rsidP="00FC645D">
      <w:pPr>
        <w:autoSpaceDE w:val="0"/>
        <w:autoSpaceDN w:val="0"/>
        <w:adjustRightInd w:val="0"/>
        <w:spacing w:after="120" w:line="240" w:lineRule="auto"/>
        <w:ind w:left="432" w:hanging="432"/>
        <w:rPr>
          <w:rFonts w:ascii="Times New Roman" w:hAnsi="Times New Roman" w:cs="Times New Roman"/>
          <w:sz w:val="24"/>
          <w:szCs w:val="24"/>
          <w:highlight w:val="lightGray"/>
        </w:rPr>
      </w:pPr>
      <w:r w:rsidRPr="00FC645D">
        <w:rPr>
          <w:rFonts w:ascii="Times New Roman" w:eastAsia="Times New Roman" w:hAnsi="Times New Roman" w:cs="Times New Roman"/>
          <w:color w:val="333333"/>
          <w:sz w:val="24"/>
          <w:szCs w:val="24"/>
          <w:shd w:val="clear" w:color="auto" w:fill="FCFCFC"/>
          <w:lang w:eastAsia="en-US"/>
        </w:rPr>
        <w:t>Hand, D.J., Yu, K. 2001. Idiots Bayes—not so stupid after all?. </w:t>
      </w:r>
      <w:r w:rsidRPr="00FC645D">
        <w:rPr>
          <w:rFonts w:ascii="Times New Roman" w:eastAsia="Times New Roman" w:hAnsi="Times New Roman" w:cs="Times New Roman"/>
          <w:color w:val="333333"/>
          <w:sz w:val="24"/>
          <w:szCs w:val="24"/>
          <w:lang w:eastAsia="en-US"/>
        </w:rPr>
        <w:t>Int</w:t>
      </w:r>
      <w:r>
        <w:rPr>
          <w:rFonts w:ascii="Times New Roman" w:eastAsia="Times New Roman" w:hAnsi="Times New Roman" w:cs="Times New Roman"/>
          <w:color w:val="333333"/>
          <w:sz w:val="24"/>
          <w:szCs w:val="24"/>
          <w:lang w:eastAsia="en-US"/>
        </w:rPr>
        <w:t>.</w:t>
      </w:r>
      <w:r w:rsidRPr="00FC645D">
        <w:rPr>
          <w:rFonts w:ascii="Times New Roman" w:eastAsia="Times New Roman" w:hAnsi="Times New Roman" w:cs="Times New Roman"/>
          <w:color w:val="333333"/>
          <w:sz w:val="24"/>
          <w:szCs w:val="24"/>
          <w:lang w:eastAsia="en-US"/>
        </w:rPr>
        <w:t xml:space="preserve"> Stat</w:t>
      </w:r>
      <w:r>
        <w:rPr>
          <w:rFonts w:ascii="Times New Roman" w:eastAsia="Times New Roman" w:hAnsi="Times New Roman" w:cs="Times New Roman"/>
          <w:color w:val="333333"/>
          <w:sz w:val="24"/>
          <w:szCs w:val="24"/>
          <w:lang w:eastAsia="en-US"/>
        </w:rPr>
        <w:t>.</w:t>
      </w:r>
      <w:r w:rsidRPr="00FC645D">
        <w:rPr>
          <w:rFonts w:ascii="Times New Roman" w:eastAsia="Times New Roman" w:hAnsi="Times New Roman" w:cs="Times New Roman"/>
          <w:color w:val="333333"/>
          <w:sz w:val="24"/>
          <w:szCs w:val="24"/>
          <w:lang w:eastAsia="en-US"/>
        </w:rPr>
        <w:t xml:space="preserve"> Rev</w:t>
      </w:r>
      <w:r>
        <w:rPr>
          <w:rFonts w:ascii="Times New Roman" w:eastAsia="Times New Roman" w:hAnsi="Times New Roman" w:cs="Times New Roman"/>
          <w:color w:val="333333"/>
          <w:sz w:val="24"/>
          <w:szCs w:val="24"/>
          <w:lang w:eastAsia="en-US"/>
        </w:rPr>
        <w:t>.</w:t>
      </w:r>
      <w:r w:rsidRPr="00FC645D">
        <w:rPr>
          <w:rFonts w:ascii="Times New Roman" w:eastAsia="Times New Roman" w:hAnsi="Times New Roman" w:cs="Times New Roman"/>
          <w:color w:val="333333"/>
          <w:sz w:val="24"/>
          <w:szCs w:val="24"/>
          <w:shd w:val="clear" w:color="auto" w:fill="FCFCFC"/>
          <w:lang w:eastAsia="en-US"/>
        </w:rPr>
        <w:t> 69, 385–398.</w:t>
      </w:r>
    </w:p>
    <w:p w14:paraId="5AA25497" w14:textId="1B78FE8A" w:rsidR="00BB537A" w:rsidRPr="006A05D9" w:rsidRDefault="00BB537A" w:rsidP="006A05D9">
      <w:pPr>
        <w:autoSpaceDE w:val="0"/>
        <w:autoSpaceDN w:val="0"/>
        <w:adjustRightInd w:val="0"/>
        <w:spacing w:after="120" w:line="240" w:lineRule="auto"/>
        <w:ind w:left="432" w:hanging="432"/>
        <w:rPr>
          <w:rFonts w:ascii="Times New Roman" w:hAnsi="Times New Roman" w:cs="Times New Roman"/>
          <w:sz w:val="24"/>
          <w:szCs w:val="24"/>
        </w:rPr>
      </w:pPr>
      <w:r w:rsidRPr="00EB77C9">
        <w:rPr>
          <w:rFonts w:ascii="Times New Roman" w:hAnsi="Times New Roman" w:cs="Times New Roman"/>
          <w:color w:val="000000" w:themeColor="text1"/>
          <w:sz w:val="24"/>
          <w:szCs w:val="24"/>
          <w:lang w:eastAsia="en-US"/>
        </w:rPr>
        <w:t>Heil, C.A.</w:t>
      </w:r>
      <w:r w:rsidR="006A05D9" w:rsidRPr="006A05D9">
        <w:rPr>
          <w:rFonts w:ascii="Times New Roman" w:hAnsi="Times New Roman" w:cs="Times New Roman"/>
          <w:color w:val="000000" w:themeColor="text1"/>
          <w:sz w:val="24"/>
          <w:szCs w:val="24"/>
        </w:rPr>
        <w:t>,</w:t>
      </w:r>
      <w:r w:rsidR="0054519F" w:rsidRPr="006A05D9">
        <w:rPr>
          <w:rFonts w:ascii="Times New Roman" w:hAnsi="Times New Roman" w:cs="Times New Roman"/>
          <w:color w:val="000000" w:themeColor="text1"/>
          <w:sz w:val="24"/>
          <w:szCs w:val="24"/>
        </w:rPr>
        <w:t xml:space="preserve"> </w:t>
      </w:r>
      <w:r w:rsidR="006A05D9" w:rsidRPr="006A05D9">
        <w:rPr>
          <w:rFonts w:ascii="Times New Roman" w:hAnsi="Times New Roman" w:cs="Times New Roman"/>
          <w:color w:val="000000" w:themeColor="text1"/>
          <w:sz w:val="24"/>
          <w:szCs w:val="24"/>
          <w:shd w:val="clear" w:color="auto" w:fill="FFFFFF"/>
        </w:rPr>
        <w:t>Bronk, D. A., Dixon, L. K., Hitchcock, G. L., Kirkpatrick, G. J.,</w:t>
      </w:r>
      <w:r w:rsidR="006A05D9" w:rsidRPr="006A05D9">
        <w:rPr>
          <w:rStyle w:val="apple-converted-space"/>
          <w:rFonts w:ascii="Times New Roman" w:hAnsi="Times New Roman" w:cs="Times New Roman"/>
          <w:color w:val="000000" w:themeColor="text1"/>
          <w:sz w:val="24"/>
          <w:szCs w:val="24"/>
          <w:shd w:val="clear" w:color="auto" w:fill="FFFFFF"/>
        </w:rPr>
        <w:t> </w:t>
      </w:r>
      <w:r w:rsidR="0054519F" w:rsidRPr="006A05D9">
        <w:rPr>
          <w:rFonts w:ascii="Times New Roman" w:hAnsi="Times New Roman" w:cs="Times New Roman"/>
          <w:color w:val="000000" w:themeColor="text1"/>
          <w:sz w:val="24"/>
          <w:szCs w:val="24"/>
        </w:rPr>
        <w:t xml:space="preserve">et al. </w:t>
      </w:r>
      <w:r w:rsidRPr="00EB77C9">
        <w:rPr>
          <w:rFonts w:ascii="Times New Roman" w:hAnsi="Times New Roman" w:cs="Times New Roman"/>
          <w:color w:val="000000" w:themeColor="text1"/>
          <w:sz w:val="24"/>
          <w:szCs w:val="24"/>
          <w:lang w:eastAsia="en-US"/>
        </w:rPr>
        <w:t xml:space="preserve">2014. </w:t>
      </w:r>
      <w:r w:rsidRPr="006A05D9">
        <w:rPr>
          <w:rFonts w:ascii="Times New Roman" w:hAnsi="Times New Roman" w:cs="Times New Roman"/>
          <w:bCs/>
          <w:color w:val="000000" w:themeColor="text1"/>
          <w:sz w:val="24"/>
          <w:szCs w:val="24"/>
          <w:lang w:eastAsia="en-US"/>
        </w:rPr>
        <w:t xml:space="preserve">The Gulf of Mexico ECOHAB: </w:t>
      </w:r>
      <w:r w:rsidRPr="006A05D9">
        <w:rPr>
          <w:rFonts w:ascii="Times New Roman" w:hAnsi="Times New Roman" w:cs="Times New Roman"/>
          <w:bCs/>
          <w:i/>
          <w:iCs/>
          <w:color w:val="000000" w:themeColor="text1"/>
          <w:sz w:val="24"/>
          <w:szCs w:val="24"/>
          <w:lang w:eastAsia="en-US"/>
        </w:rPr>
        <w:t>Karenia</w:t>
      </w:r>
      <w:r w:rsidRPr="006A05D9">
        <w:rPr>
          <w:rFonts w:ascii="Times New Roman" w:hAnsi="Times New Roman" w:cs="Times New Roman"/>
          <w:bCs/>
          <w:color w:val="000000" w:themeColor="text1"/>
          <w:sz w:val="24"/>
          <w:szCs w:val="24"/>
          <w:lang w:eastAsia="en-US"/>
        </w:rPr>
        <w:t xml:space="preserve"> </w:t>
      </w:r>
      <w:r w:rsidR="00AB2BAB">
        <w:rPr>
          <w:rFonts w:ascii="Times New Roman" w:hAnsi="Times New Roman" w:cs="Times New Roman"/>
          <w:bCs/>
          <w:color w:val="000000" w:themeColor="text1"/>
          <w:sz w:val="24"/>
          <w:szCs w:val="24"/>
          <w:lang w:eastAsia="en-US"/>
        </w:rPr>
        <w:t>p</w:t>
      </w:r>
      <w:r w:rsidRPr="006A05D9">
        <w:rPr>
          <w:rFonts w:ascii="Times New Roman" w:hAnsi="Times New Roman" w:cs="Times New Roman"/>
          <w:bCs/>
          <w:color w:val="000000" w:themeColor="text1"/>
          <w:sz w:val="24"/>
          <w:szCs w:val="24"/>
          <w:lang w:eastAsia="en-US"/>
        </w:rPr>
        <w:t xml:space="preserve">rogram 2006–2012. </w:t>
      </w:r>
      <w:r w:rsidRPr="006A05D9">
        <w:rPr>
          <w:rFonts w:ascii="Times New Roman" w:hAnsi="Times New Roman" w:cs="Times New Roman"/>
          <w:iCs/>
          <w:color w:val="000000" w:themeColor="text1"/>
          <w:sz w:val="24"/>
          <w:szCs w:val="24"/>
          <w:lang w:eastAsia="en-US"/>
        </w:rPr>
        <w:t>Harmful Algae</w:t>
      </w:r>
      <w:r w:rsidRPr="006A05D9">
        <w:rPr>
          <w:rFonts w:ascii="Times New Roman" w:hAnsi="Times New Roman" w:cs="Times New Roman"/>
          <w:color w:val="000000" w:themeColor="text1"/>
          <w:sz w:val="24"/>
          <w:szCs w:val="24"/>
          <w:lang w:eastAsia="en-US"/>
        </w:rPr>
        <w:t xml:space="preserve"> </w:t>
      </w:r>
      <w:r w:rsidRPr="00FC645D">
        <w:rPr>
          <w:rFonts w:ascii="Times New Roman" w:hAnsi="Times New Roman" w:cs="Times New Roman"/>
          <w:bCs/>
          <w:color w:val="000000" w:themeColor="text1"/>
          <w:sz w:val="24"/>
          <w:szCs w:val="24"/>
          <w:lang w:eastAsia="en-US"/>
        </w:rPr>
        <w:t>38</w:t>
      </w:r>
      <w:r w:rsidRPr="006A05D9">
        <w:rPr>
          <w:rFonts w:ascii="Times New Roman" w:hAnsi="Times New Roman" w:cs="Times New Roman"/>
          <w:color w:val="000000" w:themeColor="text1"/>
          <w:sz w:val="24"/>
          <w:szCs w:val="24"/>
          <w:lang w:eastAsia="en-US"/>
        </w:rPr>
        <w:t>, 3-7</w:t>
      </w:r>
      <w:r w:rsidR="00B811C3" w:rsidRPr="006A05D9">
        <w:rPr>
          <w:rFonts w:ascii="Times New Roman" w:hAnsi="Times New Roman" w:cs="Times New Roman"/>
          <w:color w:val="000000" w:themeColor="text1"/>
          <w:sz w:val="24"/>
          <w:szCs w:val="24"/>
          <w:lang w:eastAsia="en-US"/>
        </w:rPr>
        <w:t>. Doi:</w:t>
      </w:r>
      <w:r w:rsidRPr="006A05D9">
        <w:rPr>
          <w:rFonts w:ascii="Times New Roman" w:hAnsi="Times New Roman" w:cs="Times New Roman"/>
          <w:color w:val="000000" w:themeColor="text1"/>
          <w:sz w:val="24"/>
          <w:szCs w:val="24"/>
          <w:lang w:eastAsia="en-US"/>
        </w:rPr>
        <w:t xml:space="preserve"> 10.1016/j.hal.2014.07.</w:t>
      </w:r>
      <w:r w:rsidRPr="0054519F">
        <w:rPr>
          <w:rFonts w:ascii="Times New Roman" w:hAnsi="Times New Roman" w:cs="Times New Roman"/>
          <w:color w:val="000000" w:themeColor="text1"/>
          <w:sz w:val="24"/>
          <w:szCs w:val="24"/>
          <w:lang w:eastAsia="en-US"/>
        </w:rPr>
        <w:t>015.</w:t>
      </w:r>
    </w:p>
    <w:p w14:paraId="2093F914" w14:textId="636A3707" w:rsidR="00BB537A" w:rsidRPr="00EB77C9" w:rsidRDefault="00BB537A" w:rsidP="00BB537A">
      <w:pPr>
        <w:widowControl w:val="0"/>
        <w:spacing w:after="120" w:line="240" w:lineRule="auto"/>
        <w:ind w:left="432" w:hanging="432"/>
        <w:rPr>
          <w:rFonts w:ascii="Times New Roman" w:hAnsi="Times New Roman" w:cs="Times New Roman"/>
          <w:color w:val="000000" w:themeColor="text1"/>
          <w:sz w:val="24"/>
          <w:szCs w:val="24"/>
          <w:lang w:val="es-GT"/>
        </w:rPr>
      </w:pPr>
      <w:r w:rsidRPr="0054519F">
        <w:rPr>
          <w:rFonts w:ascii="Times New Roman" w:hAnsi="Times New Roman" w:cs="Times New Roman"/>
          <w:color w:val="000000" w:themeColor="text1"/>
          <w:sz w:val="24"/>
          <w:szCs w:val="24"/>
        </w:rPr>
        <w:t>Heisler, J.</w:t>
      </w:r>
      <w:r w:rsidR="0054519F" w:rsidRPr="0054519F">
        <w:rPr>
          <w:rFonts w:ascii="Times New Roman" w:hAnsi="Times New Roman" w:cs="Times New Roman"/>
          <w:color w:val="000000" w:themeColor="text1"/>
          <w:sz w:val="24"/>
          <w:szCs w:val="24"/>
        </w:rPr>
        <w:t>,</w:t>
      </w:r>
      <w:r w:rsidRPr="0054519F">
        <w:rPr>
          <w:rFonts w:ascii="Times New Roman" w:hAnsi="Times New Roman" w:cs="Times New Roman"/>
          <w:color w:val="000000" w:themeColor="text1"/>
          <w:sz w:val="24"/>
          <w:szCs w:val="24"/>
        </w:rPr>
        <w:t xml:space="preserve"> </w:t>
      </w:r>
      <w:r w:rsidR="0054519F" w:rsidRPr="0054519F">
        <w:rPr>
          <w:rFonts w:ascii="Times New Roman" w:hAnsi="Times New Roman" w:cs="Times New Roman"/>
          <w:bCs/>
          <w:sz w:val="24"/>
          <w:szCs w:val="24"/>
        </w:rPr>
        <w:t>Glibert,</w:t>
      </w:r>
      <w:r w:rsidR="0054519F" w:rsidRPr="0054519F">
        <w:rPr>
          <w:rFonts w:ascii="Times New Roman" w:hAnsi="Times New Roman" w:cs="Times New Roman"/>
          <w:sz w:val="24"/>
          <w:szCs w:val="24"/>
        </w:rPr>
        <w:t xml:space="preserve"> P.M., Burkholder, J., Anderson, D., Cochlan, W., Dennison, W., Dortch, Q</w:t>
      </w:r>
      <w:r w:rsidR="0054519F" w:rsidRPr="006A05D9">
        <w:rPr>
          <w:rFonts w:ascii="Times New Roman" w:hAnsi="Times New Roman" w:cs="Times New Roman"/>
          <w:sz w:val="24"/>
          <w:szCs w:val="24"/>
        </w:rPr>
        <w:t>.</w:t>
      </w:r>
      <w:r w:rsidR="0054519F" w:rsidRPr="006A05D9">
        <w:rPr>
          <w:rFonts w:ascii="Times New Roman" w:hAnsi="Times New Roman" w:cs="Times New Roman"/>
          <w:color w:val="000000" w:themeColor="text1"/>
          <w:sz w:val="24"/>
          <w:szCs w:val="24"/>
        </w:rPr>
        <w:t xml:space="preserve"> </w:t>
      </w:r>
      <w:r w:rsidRPr="006A05D9">
        <w:rPr>
          <w:rFonts w:ascii="Times New Roman" w:hAnsi="Times New Roman" w:cs="Times New Roman"/>
          <w:color w:val="000000" w:themeColor="text1"/>
          <w:sz w:val="24"/>
          <w:szCs w:val="24"/>
        </w:rPr>
        <w:t>et al</w:t>
      </w:r>
      <w:r w:rsidRPr="006A05D9">
        <w:rPr>
          <w:rFonts w:ascii="Times New Roman" w:hAnsi="Times New Roman" w:cs="Times New Roman"/>
          <w:i/>
          <w:color w:val="000000" w:themeColor="text1"/>
          <w:sz w:val="24"/>
          <w:szCs w:val="24"/>
        </w:rPr>
        <w:t>.</w:t>
      </w:r>
      <w:r w:rsidRPr="0054519F">
        <w:rPr>
          <w:rFonts w:ascii="Times New Roman" w:hAnsi="Times New Roman" w:cs="Times New Roman"/>
          <w:color w:val="000000" w:themeColor="text1"/>
          <w:sz w:val="24"/>
          <w:szCs w:val="24"/>
        </w:rPr>
        <w:t xml:space="preserve"> 2008</w:t>
      </w:r>
      <w:r>
        <w:rPr>
          <w:rFonts w:ascii="Times New Roman" w:hAnsi="Times New Roman" w:cs="Times New Roman"/>
          <w:color w:val="000000" w:themeColor="text1"/>
          <w:sz w:val="24"/>
          <w:szCs w:val="24"/>
        </w:rPr>
        <w:t xml:space="preserve">. </w:t>
      </w:r>
      <w:r w:rsidRPr="00BB537A">
        <w:rPr>
          <w:rFonts w:ascii="Times New Roman" w:hAnsi="Times New Roman" w:cs="Times New Roman"/>
          <w:color w:val="000000" w:themeColor="text1"/>
          <w:sz w:val="24"/>
          <w:szCs w:val="24"/>
        </w:rPr>
        <w:t xml:space="preserve">Eutrophication and harmful algal blooms: A scientific consensus. </w:t>
      </w:r>
      <w:r w:rsidRPr="00BB537A">
        <w:rPr>
          <w:rFonts w:ascii="Times New Roman" w:hAnsi="Times New Roman" w:cs="Times New Roman"/>
          <w:iCs/>
          <w:color w:val="000000" w:themeColor="text1"/>
          <w:sz w:val="24"/>
          <w:szCs w:val="24"/>
        </w:rPr>
        <w:t>Harmful Algae</w:t>
      </w:r>
      <w:r w:rsidRPr="00BB537A">
        <w:rPr>
          <w:rFonts w:ascii="Times New Roman" w:hAnsi="Times New Roman" w:cs="Times New Roman"/>
          <w:color w:val="000000" w:themeColor="text1"/>
          <w:sz w:val="24"/>
          <w:szCs w:val="24"/>
        </w:rPr>
        <w:t xml:space="preserve"> </w:t>
      </w:r>
      <w:r w:rsidRPr="00B811C3">
        <w:rPr>
          <w:rFonts w:ascii="Times New Roman" w:hAnsi="Times New Roman" w:cs="Times New Roman"/>
          <w:bCs/>
          <w:color w:val="000000" w:themeColor="text1"/>
          <w:sz w:val="24"/>
          <w:szCs w:val="24"/>
        </w:rPr>
        <w:t>8,</w:t>
      </w:r>
      <w:r w:rsidRPr="00BB537A">
        <w:rPr>
          <w:rFonts w:ascii="Times New Roman" w:hAnsi="Times New Roman" w:cs="Times New Roman"/>
          <w:color w:val="000000" w:themeColor="text1"/>
          <w:sz w:val="24"/>
          <w:szCs w:val="24"/>
        </w:rPr>
        <w:t xml:space="preserve"> 3-13</w:t>
      </w:r>
      <w:r w:rsidR="00B811C3">
        <w:rPr>
          <w:rFonts w:ascii="Times New Roman" w:hAnsi="Times New Roman" w:cs="Times New Roman"/>
          <w:color w:val="000000" w:themeColor="text1"/>
          <w:sz w:val="24"/>
          <w:szCs w:val="24"/>
        </w:rPr>
        <w:t xml:space="preserve">. </w:t>
      </w:r>
      <w:r w:rsidR="00B811C3" w:rsidRPr="00EB77C9">
        <w:rPr>
          <w:rFonts w:ascii="Times New Roman" w:hAnsi="Times New Roman" w:cs="Times New Roman"/>
          <w:color w:val="000000" w:themeColor="text1"/>
          <w:sz w:val="24"/>
          <w:szCs w:val="24"/>
          <w:lang w:val="es-GT"/>
        </w:rPr>
        <w:t>Doi:</w:t>
      </w:r>
      <w:r w:rsidRPr="00EB77C9">
        <w:rPr>
          <w:rFonts w:ascii="Times New Roman" w:hAnsi="Times New Roman" w:cs="Times New Roman"/>
          <w:color w:val="000000" w:themeColor="text1"/>
          <w:sz w:val="24"/>
          <w:szCs w:val="24"/>
          <w:lang w:val="es-GT"/>
        </w:rPr>
        <w:t xml:space="preserve"> 10.1016/j.hal.2008.08.006.</w:t>
      </w:r>
    </w:p>
    <w:p w14:paraId="67C72E09" w14:textId="5A4BAAD7" w:rsidR="00BB537A" w:rsidRPr="00BB537A" w:rsidRDefault="00BB537A" w:rsidP="00BB537A">
      <w:pPr>
        <w:widowControl w:val="0"/>
        <w:spacing w:after="120" w:line="240" w:lineRule="auto"/>
        <w:ind w:left="432" w:hanging="432"/>
        <w:rPr>
          <w:rFonts w:ascii="Times New Roman" w:hAnsi="Times New Roman" w:cs="Times New Roman"/>
          <w:color w:val="000000" w:themeColor="text1"/>
          <w:sz w:val="24"/>
          <w:szCs w:val="24"/>
        </w:rPr>
      </w:pPr>
      <w:r w:rsidRPr="00EB77C9">
        <w:rPr>
          <w:rFonts w:ascii="Times New Roman" w:hAnsi="Times New Roman" w:cs="Times New Roman"/>
          <w:color w:val="000000" w:themeColor="text1"/>
          <w:sz w:val="24"/>
          <w:szCs w:val="24"/>
          <w:lang w:val="es-GT"/>
        </w:rPr>
        <w:t xml:space="preserve">Herrero, F.S., Teixeira, H., Poikane, S. 2019. </w:t>
      </w:r>
      <w:r w:rsidRPr="00BB537A">
        <w:rPr>
          <w:rFonts w:ascii="Times New Roman" w:hAnsi="Times New Roman" w:cs="Times New Roman"/>
          <w:color w:val="000000" w:themeColor="text1"/>
          <w:sz w:val="24"/>
          <w:szCs w:val="24"/>
        </w:rPr>
        <w:t xml:space="preserve">A novel approach for deriving nutrient criteria to support good ecological status: Application to coastal and transitional waters and indications for use. </w:t>
      </w:r>
      <w:r w:rsidRPr="00BB537A">
        <w:rPr>
          <w:rFonts w:ascii="Times New Roman" w:hAnsi="Times New Roman" w:cs="Times New Roman"/>
          <w:iCs/>
          <w:color w:val="000000" w:themeColor="text1"/>
          <w:sz w:val="24"/>
          <w:szCs w:val="24"/>
        </w:rPr>
        <w:t>Front. Mar. Sci.</w:t>
      </w:r>
      <w:r w:rsidR="00B811C3">
        <w:rPr>
          <w:rFonts w:ascii="Times New Roman" w:hAnsi="Times New Roman" w:cs="Times New Roman"/>
          <w:color w:val="000000" w:themeColor="text1"/>
          <w:sz w:val="24"/>
          <w:szCs w:val="24"/>
        </w:rPr>
        <w:t xml:space="preserve"> Doi:</w:t>
      </w:r>
      <w:r w:rsidRPr="00BB537A">
        <w:rPr>
          <w:rFonts w:ascii="Times New Roman" w:hAnsi="Times New Roman" w:cs="Times New Roman"/>
          <w:color w:val="000000" w:themeColor="text1"/>
          <w:sz w:val="24"/>
          <w:szCs w:val="24"/>
        </w:rPr>
        <w:t xml:space="preserve"> 10.3389/fmars.2019.00255.</w:t>
      </w:r>
    </w:p>
    <w:p w14:paraId="5F3DEAD5" w14:textId="6968CF3B" w:rsidR="00BB537A" w:rsidRDefault="00BB537A" w:rsidP="00BB537A">
      <w:pPr>
        <w:widowControl w:val="0"/>
        <w:spacing w:after="120" w:line="240" w:lineRule="auto"/>
        <w:ind w:left="432" w:hanging="432"/>
        <w:rPr>
          <w:rFonts w:ascii="Times New Roman" w:hAnsi="Times New Roman" w:cs="Times New Roman"/>
          <w:sz w:val="24"/>
          <w:szCs w:val="24"/>
        </w:rPr>
      </w:pPr>
      <w:r w:rsidRPr="00455A88">
        <w:rPr>
          <w:rFonts w:ascii="Times New Roman" w:hAnsi="Times New Roman" w:cs="Times New Roman"/>
          <w:sz w:val="24"/>
          <w:szCs w:val="24"/>
          <w:highlight w:val="yellow"/>
        </w:rPr>
        <w:t>Hijmans, R. 2017</w:t>
      </w:r>
      <w:r>
        <w:rPr>
          <w:rFonts w:ascii="Times New Roman" w:hAnsi="Times New Roman" w:cs="Times New Roman"/>
          <w:sz w:val="24"/>
          <w:szCs w:val="24"/>
        </w:rPr>
        <w:t xml:space="preserve">. </w:t>
      </w:r>
      <w:r w:rsidRPr="00BB537A">
        <w:rPr>
          <w:rFonts w:ascii="Times New Roman" w:hAnsi="Times New Roman" w:cs="Times New Roman"/>
          <w:sz w:val="24"/>
          <w:szCs w:val="24"/>
        </w:rPr>
        <w:t xml:space="preserve">raster: Geographic </w:t>
      </w:r>
      <w:r w:rsidR="00AB2BAB">
        <w:rPr>
          <w:rFonts w:ascii="Times New Roman" w:hAnsi="Times New Roman" w:cs="Times New Roman"/>
          <w:sz w:val="24"/>
          <w:szCs w:val="24"/>
        </w:rPr>
        <w:t>d</w:t>
      </w:r>
      <w:r w:rsidRPr="00BB537A">
        <w:rPr>
          <w:rFonts w:ascii="Times New Roman" w:hAnsi="Times New Roman" w:cs="Times New Roman"/>
          <w:sz w:val="24"/>
          <w:szCs w:val="24"/>
        </w:rPr>
        <w:t xml:space="preserve">ata </w:t>
      </w:r>
      <w:r w:rsidR="00AB2BAB">
        <w:rPr>
          <w:rFonts w:ascii="Times New Roman" w:hAnsi="Times New Roman" w:cs="Times New Roman"/>
          <w:sz w:val="24"/>
          <w:szCs w:val="24"/>
        </w:rPr>
        <w:t>a</w:t>
      </w:r>
      <w:r w:rsidRPr="00BB537A">
        <w:rPr>
          <w:rFonts w:ascii="Times New Roman" w:hAnsi="Times New Roman" w:cs="Times New Roman"/>
          <w:sz w:val="24"/>
          <w:szCs w:val="24"/>
        </w:rPr>
        <w:t xml:space="preserve">nalysis and </w:t>
      </w:r>
      <w:r w:rsidR="00AB2BAB">
        <w:rPr>
          <w:rFonts w:ascii="Times New Roman" w:hAnsi="Times New Roman" w:cs="Times New Roman"/>
          <w:sz w:val="24"/>
          <w:szCs w:val="24"/>
        </w:rPr>
        <w:t>m</w:t>
      </w:r>
      <w:r w:rsidRPr="00BB537A">
        <w:rPr>
          <w:rFonts w:ascii="Times New Roman" w:hAnsi="Times New Roman" w:cs="Times New Roman"/>
          <w:sz w:val="24"/>
          <w:szCs w:val="24"/>
        </w:rPr>
        <w:t xml:space="preserve">odeling. R package version 2.6-7. </w:t>
      </w:r>
      <w:hyperlink r:id="rId76" w:history="1">
        <w:r w:rsidRPr="00BB537A">
          <w:rPr>
            <w:rStyle w:val="Hyperlink"/>
            <w:rFonts w:ascii="Times New Roman" w:hAnsi="Times New Roman" w:cs="Times New Roman"/>
            <w:sz w:val="24"/>
            <w:szCs w:val="24"/>
          </w:rPr>
          <w:t>https://CRAN.R-project.org/package=raster</w:t>
        </w:r>
      </w:hyperlink>
      <w:r w:rsidRPr="00BB537A">
        <w:rPr>
          <w:rFonts w:ascii="Times New Roman" w:hAnsi="Times New Roman" w:cs="Times New Roman"/>
          <w:sz w:val="24"/>
          <w:szCs w:val="24"/>
        </w:rPr>
        <w:t>.</w:t>
      </w:r>
    </w:p>
    <w:p w14:paraId="74E2F9A0" w14:textId="13835449" w:rsidR="00455A88" w:rsidRPr="00BB537A" w:rsidRDefault="00455A88" w:rsidP="00BB537A">
      <w:pPr>
        <w:widowControl w:val="0"/>
        <w:spacing w:after="120" w:line="240" w:lineRule="auto"/>
        <w:ind w:left="432" w:hanging="432"/>
        <w:rPr>
          <w:rFonts w:ascii="Times New Roman" w:hAnsi="Times New Roman" w:cs="Times New Roman"/>
          <w:sz w:val="24"/>
          <w:szCs w:val="24"/>
        </w:rPr>
      </w:pPr>
      <w:r w:rsidRPr="00436C84">
        <w:rPr>
          <w:rFonts w:ascii="Times New Roman" w:hAnsi="Times New Roman" w:cs="Times New Roman"/>
          <w:sz w:val="24"/>
          <w:szCs w:val="24"/>
        </w:rPr>
        <w:t>Hill</w:t>
      </w:r>
      <w:r w:rsidR="00436C84" w:rsidRPr="00436C84">
        <w:rPr>
          <w:rFonts w:ascii="Times New Roman" w:hAnsi="Times New Roman" w:cs="Times New Roman"/>
          <w:sz w:val="24"/>
          <w:szCs w:val="24"/>
        </w:rPr>
        <w:t xml:space="preserve">, P.R., Kumar, A., Temini, M., Bull, D.R. </w:t>
      </w:r>
      <w:r w:rsidRPr="00436C84">
        <w:rPr>
          <w:rFonts w:ascii="Times New Roman" w:hAnsi="Times New Roman" w:cs="Times New Roman"/>
          <w:sz w:val="24"/>
          <w:szCs w:val="24"/>
        </w:rPr>
        <w:t>2019</w:t>
      </w:r>
      <w:r w:rsidR="00436C84" w:rsidRPr="00436C84">
        <w:rPr>
          <w:rFonts w:ascii="Times New Roman" w:hAnsi="Times New Roman" w:cs="Times New Roman"/>
          <w:sz w:val="24"/>
          <w:szCs w:val="24"/>
        </w:rPr>
        <w:t>. HABNet: Machine learning, remote sensing based detection and prediction of harmful algal blooms. IEEE</w:t>
      </w:r>
      <w:r w:rsidR="00436C84">
        <w:rPr>
          <w:rFonts w:ascii="Times New Roman" w:hAnsi="Times New Roman" w:cs="Times New Roman"/>
          <w:sz w:val="24"/>
          <w:szCs w:val="24"/>
        </w:rPr>
        <w:t xml:space="preserve"> J Selected Topics Appl. Earth Observ. Rem. Sens. arXiv:1912.02305.</w:t>
      </w:r>
    </w:p>
    <w:p w14:paraId="6566C5DE" w14:textId="631E9AB9" w:rsidR="00BB537A" w:rsidRPr="00BB537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Hu, C., Muller-Karger, F.E.</w:t>
      </w:r>
      <w:r>
        <w:rPr>
          <w:rFonts w:ascii="Times New Roman" w:hAnsi="Times New Roman" w:cs="Times New Roman"/>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Swarzenski, P.W. </w:t>
      </w:r>
      <w:r>
        <w:rPr>
          <w:rFonts w:ascii="Times New Roman" w:hAnsi="Times New Roman" w:cs="Times New Roman"/>
          <w:color w:val="000000" w:themeColor="text1"/>
          <w:sz w:val="24"/>
          <w:szCs w:val="24"/>
          <w:lang w:eastAsia="en-US"/>
        </w:rPr>
        <w:t xml:space="preserve">2006. </w:t>
      </w:r>
      <w:r w:rsidRPr="00BB537A">
        <w:rPr>
          <w:rFonts w:ascii="Times New Roman" w:hAnsi="Times New Roman" w:cs="Times New Roman"/>
          <w:color w:val="000000" w:themeColor="text1"/>
          <w:sz w:val="24"/>
          <w:szCs w:val="24"/>
          <w:lang w:eastAsia="en-US"/>
        </w:rPr>
        <w:t xml:space="preserve">Hurricanes, submarine groundwater discharge, and Florida’s red tides. </w:t>
      </w:r>
      <w:r w:rsidRPr="00B811C3">
        <w:rPr>
          <w:rFonts w:ascii="Times New Roman" w:hAnsi="Times New Roman" w:cs="Times New Roman"/>
          <w:iCs/>
          <w:color w:val="000000" w:themeColor="text1"/>
          <w:sz w:val="24"/>
          <w:szCs w:val="24"/>
          <w:lang w:eastAsia="en-US"/>
        </w:rPr>
        <w:t>Geophys. Res. Lett.</w:t>
      </w:r>
      <w:r w:rsidRPr="00BB537A">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bCs/>
          <w:color w:val="000000" w:themeColor="text1"/>
          <w:sz w:val="24"/>
          <w:szCs w:val="24"/>
          <w:lang w:eastAsia="en-US"/>
        </w:rPr>
        <w:t>33,</w:t>
      </w:r>
      <w:r w:rsidRPr="00BB537A">
        <w:rPr>
          <w:rFonts w:ascii="Times New Roman" w:hAnsi="Times New Roman" w:cs="Times New Roman"/>
          <w:color w:val="000000" w:themeColor="text1"/>
          <w:sz w:val="24"/>
          <w:szCs w:val="24"/>
          <w:lang w:eastAsia="en-US"/>
        </w:rPr>
        <w:t xml:space="preserve"> L11601</w:t>
      </w:r>
      <w:r w:rsidR="00B811C3">
        <w:rPr>
          <w:rFonts w:ascii="Times New Roman" w:hAnsi="Times New Roman" w:cs="Times New Roman"/>
          <w:color w:val="000000" w:themeColor="text1"/>
          <w:sz w:val="24"/>
          <w:szCs w:val="24"/>
          <w:lang w:eastAsia="en-US"/>
        </w:rPr>
        <w:t>. Doi:</w:t>
      </w:r>
      <w:r w:rsidRPr="00BB537A">
        <w:rPr>
          <w:rFonts w:ascii="Times New Roman" w:hAnsi="Times New Roman" w:cs="Times New Roman"/>
          <w:color w:val="000000" w:themeColor="text1"/>
          <w:sz w:val="24"/>
          <w:szCs w:val="24"/>
          <w:lang w:eastAsia="en-US"/>
        </w:rPr>
        <w:t xml:space="preserve"> 10.1029/2005GL0254449. </w:t>
      </w:r>
    </w:p>
    <w:p w14:paraId="7B1094AC" w14:textId="2D3E026B" w:rsidR="005F109A" w:rsidRPr="005F109A" w:rsidRDefault="00BB537A" w:rsidP="005F109A">
      <w:pPr>
        <w:autoSpaceDE w:val="0"/>
        <w:autoSpaceDN w:val="0"/>
        <w:adjustRightInd w:val="0"/>
        <w:spacing w:after="120" w:line="240" w:lineRule="auto"/>
        <w:ind w:left="432" w:hanging="432"/>
        <w:rPr>
          <w:rFonts w:ascii="Times New Roman" w:hAnsi="Times New Roman" w:cs="Times New Roman"/>
          <w:color w:val="000000"/>
          <w:sz w:val="24"/>
          <w:szCs w:val="24"/>
        </w:rPr>
      </w:pPr>
      <w:r w:rsidRPr="005F109A">
        <w:rPr>
          <w:rFonts w:ascii="Times New Roman" w:hAnsi="Times New Roman" w:cs="Times New Roman"/>
          <w:sz w:val="24"/>
          <w:szCs w:val="24"/>
          <w:lang w:eastAsia="en-US"/>
        </w:rPr>
        <w:t>IPCC, Summary for policymakers, in Climate Change. 2014</w:t>
      </w:r>
      <w:r w:rsidRPr="005F109A">
        <w:rPr>
          <w:rFonts w:ascii="Times New Roman" w:hAnsi="Times New Roman" w:cs="Times New Roman"/>
          <w:i/>
          <w:sz w:val="24"/>
          <w:szCs w:val="24"/>
          <w:lang w:eastAsia="en-US"/>
        </w:rPr>
        <w:t xml:space="preserve">: </w:t>
      </w:r>
      <w:r w:rsidRPr="00AB2BAB">
        <w:rPr>
          <w:rFonts w:ascii="Times New Roman" w:hAnsi="Times New Roman" w:cs="Times New Roman"/>
          <w:iCs/>
          <w:sz w:val="24"/>
          <w:szCs w:val="24"/>
          <w:lang w:eastAsia="en-US"/>
        </w:rPr>
        <w:t xml:space="preserve">Impacts, </w:t>
      </w:r>
      <w:r w:rsidR="00AB2BAB">
        <w:rPr>
          <w:rFonts w:ascii="Times New Roman" w:hAnsi="Times New Roman" w:cs="Times New Roman"/>
          <w:iCs/>
          <w:sz w:val="24"/>
          <w:szCs w:val="24"/>
          <w:lang w:eastAsia="en-US"/>
        </w:rPr>
        <w:t>a</w:t>
      </w:r>
      <w:r w:rsidRPr="00AB2BAB">
        <w:rPr>
          <w:rFonts w:ascii="Times New Roman" w:hAnsi="Times New Roman" w:cs="Times New Roman"/>
          <w:iCs/>
          <w:sz w:val="24"/>
          <w:szCs w:val="24"/>
          <w:lang w:eastAsia="en-US"/>
        </w:rPr>
        <w:t xml:space="preserve">daptation, and </w:t>
      </w:r>
      <w:r w:rsidR="00AB2BAB">
        <w:rPr>
          <w:rFonts w:ascii="Times New Roman" w:hAnsi="Times New Roman" w:cs="Times New Roman"/>
          <w:iCs/>
          <w:sz w:val="24"/>
          <w:szCs w:val="24"/>
          <w:lang w:eastAsia="en-US"/>
        </w:rPr>
        <w:t>v</w:t>
      </w:r>
      <w:r w:rsidRPr="00AB2BAB">
        <w:rPr>
          <w:rFonts w:ascii="Times New Roman" w:hAnsi="Times New Roman" w:cs="Times New Roman"/>
          <w:iCs/>
          <w:sz w:val="24"/>
          <w:szCs w:val="24"/>
          <w:lang w:eastAsia="en-US"/>
        </w:rPr>
        <w:t xml:space="preserve">ulnerability. Part A: </w:t>
      </w:r>
      <w:r w:rsidR="00AB2BAB">
        <w:rPr>
          <w:rFonts w:ascii="Times New Roman" w:hAnsi="Times New Roman" w:cs="Times New Roman"/>
          <w:iCs/>
          <w:sz w:val="24"/>
          <w:szCs w:val="24"/>
          <w:lang w:eastAsia="en-US"/>
        </w:rPr>
        <w:t>g</w:t>
      </w:r>
      <w:r w:rsidRPr="00AB2BAB">
        <w:rPr>
          <w:rFonts w:ascii="Times New Roman" w:hAnsi="Times New Roman" w:cs="Times New Roman"/>
          <w:iCs/>
          <w:sz w:val="24"/>
          <w:szCs w:val="24"/>
          <w:lang w:eastAsia="en-US"/>
        </w:rPr>
        <w:t xml:space="preserve">lobal and </w:t>
      </w:r>
      <w:r w:rsidR="00AB2BAB">
        <w:rPr>
          <w:rFonts w:ascii="Times New Roman" w:hAnsi="Times New Roman" w:cs="Times New Roman"/>
          <w:iCs/>
          <w:sz w:val="24"/>
          <w:szCs w:val="24"/>
          <w:lang w:eastAsia="en-US"/>
        </w:rPr>
        <w:t>s</w:t>
      </w:r>
      <w:r w:rsidRPr="00AB2BAB">
        <w:rPr>
          <w:rFonts w:ascii="Times New Roman" w:hAnsi="Times New Roman" w:cs="Times New Roman"/>
          <w:iCs/>
          <w:sz w:val="24"/>
          <w:szCs w:val="24"/>
          <w:lang w:eastAsia="en-US"/>
        </w:rPr>
        <w:t xml:space="preserve">ectoral </w:t>
      </w:r>
      <w:r w:rsidR="00AB2BAB">
        <w:rPr>
          <w:rFonts w:ascii="Times New Roman" w:hAnsi="Times New Roman" w:cs="Times New Roman"/>
          <w:iCs/>
          <w:sz w:val="24"/>
          <w:szCs w:val="24"/>
          <w:lang w:eastAsia="en-US"/>
        </w:rPr>
        <w:t>a</w:t>
      </w:r>
      <w:r w:rsidRPr="00AB2BAB">
        <w:rPr>
          <w:rFonts w:ascii="Times New Roman" w:hAnsi="Times New Roman" w:cs="Times New Roman"/>
          <w:iCs/>
          <w:sz w:val="24"/>
          <w:szCs w:val="24"/>
          <w:lang w:eastAsia="en-US"/>
        </w:rPr>
        <w:t>spects. Contribution of Working Group II to the Fifth Assessment Report of the Intergovernmental Panel on Climate Change.</w:t>
      </w:r>
      <w:r w:rsidRPr="005F109A">
        <w:rPr>
          <w:rFonts w:ascii="Times New Roman" w:hAnsi="Times New Roman" w:cs="Times New Roman"/>
          <w:sz w:val="24"/>
          <w:szCs w:val="24"/>
          <w:lang w:eastAsia="en-US"/>
        </w:rPr>
        <w:t xml:space="preserve"> C. B. Field, et al</w:t>
      </w:r>
      <w:r w:rsidR="005F109A" w:rsidRPr="005F109A">
        <w:rPr>
          <w:rFonts w:ascii="Times New Roman" w:hAnsi="Times New Roman" w:cs="Times New Roman"/>
          <w:sz w:val="24"/>
          <w:szCs w:val="24"/>
          <w:lang w:eastAsia="en-US"/>
        </w:rPr>
        <w:t>.</w:t>
      </w:r>
      <w:r w:rsidRPr="005F109A">
        <w:rPr>
          <w:rFonts w:ascii="Times New Roman" w:hAnsi="Times New Roman" w:cs="Times New Roman"/>
          <w:sz w:val="24"/>
          <w:szCs w:val="24"/>
          <w:lang w:eastAsia="en-US"/>
        </w:rPr>
        <w:t xml:space="preserve"> (Eds.) (Cambridge Univ. Press</w:t>
      </w:r>
      <w:r w:rsidR="005F109A" w:rsidRPr="005F109A">
        <w:rPr>
          <w:rFonts w:ascii="Times New Roman" w:hAnsi="Times New Roman" w:cs="Times New Roman"/>
          <w:sz w:val="24"/>
          <w:szCs w:val="24"/>
        </w:rPr>
        <w:t xml:space="preserve"> Cambridge, United Kingdom and New York, NY, USA), pp. 1-32. </w:t>
      </w:r>
    </w:p>
    <w:p w14:paraId="349D3C0C" w14:textId="0930A5BC" w:rsidR="00BB537A" w:rsidRPr="00EB77C9" w:rsidRDefault="00BB537A" w:rsidP="00BB537A">
      <w:pPr>
        <w:spacing w:after="120" w:line="240" w:lineRule="auto"/>
        <w:ind w:left="432" w:hanging="432"/>
        <w:rPr>
          <w:rFonts w:ascii="Times New Roman" w:hAnsi="Times New Roman" w:cs="Times New Roman"/>
          <w:sz w:val="24"/>
          <w:szCs w:val="24"/>
          <w:lang w:eastAsia="en-US"/>
        </w:rPr>
      </w:pPr>
      <w:r w:rsidRPr="00455A88">
        <w:rPr>
          <w:rFonts w:ascii="Times New Roman" w:hAnsi="Times New Roman" w:cs="Times New Roman"/>
          <w:sz w:val="24"/>
          <w:szCs w:val="24"/>
          <w:highlight w:val="yellow"/>
        </w:rPr>
        <w:t>Karatzoglou, A</w:t>
      </w:r>
      <w:r w:rsidRPr="00BB537A">
        <w:rPr>
          <w:rFonts w:ascii="Times New Roman" w:hAnsi="Times New Roman" w:cs="Times New Roman"/>
          <w:sz w:val="24"/>
          <w:szCs w:val="24"/>
        </w:rPr>
        <w:t>., Smola, A., Hornik, K.</w:t>
      </w:r>
      <w:r>
        <w:rPr>
          <w:rFonts w:ascii="Times New Roman" w:hAnsi="Times New Roman" w:cs="Times New Roman"/>
          <w:sz w:val="24"/>
          <w:szCs w:val="24"/>
        </w:rPr>
        <w:t>,</w:t>
      </w:r>
      <w:r w:rsidRPr="00BB537A">
        <w:rPr>
          <w:rFonts w:ascii="Times New Roman" w:hAnsi="Times New Roman" w:cs="Times New Roman"/>
          <w:sz w:val="24"/>
          <w:szCs w:val="24"/>
        </w:rPr>
        <w:t xml:space="preserve"> Zeileis, A. </w:t>
      </w:r>
      <w:r>
        <w:rPr>
          <w:rFonts w:ascii="Times New Roman" w:hAnsi="Times New Roman" w:cs="Times New Roman"/>
          <w:sz w:val="24"/>
          <w:szCs w:val="24"/>
        </w:rPr>
        <w:t xml:space="preserve">2004. </w:t>
      </w:r>
      <w:r w:rsidRPr="00BB537A">
        <w:rPr>
          <w:rFonts w:ascii="Times New Roman" w:hAnsi="Times New Roman" w:cs="Times New Roman"/>
          <w:sz w:val="24"/>
          <w:szCs w:val="24"/>
        </w:rPr>
        <w:t xml:space="preserve">Kernlab - An S4 </w:t>
      </w:r>
      <w:r w:rsidR="00AB2BAB">
        <w:rPr>
          <w:rFonts w:ascii="Times New Roman" w:hAnsi="Times New Roman" w:cs="Times New Roman"/>
          <w:sz w:val="24"/>
          <w:szCs w:val="24"/>
        </w:rPr>
        <w:t>p</w:t>
      </w:r>
      <w:r w:rsidRPr="00BB537A">
        <w:rPr>
          <w:rFonts w:ascii="Times New Roman" w:hAnsi="Times New Roman" w:cs="Times New Roman"/>
          <w:sz w:val="24"/>
          <w:szCs w:val="24"/>
        </w:rPr>
        <w:t>ackage for kernel methods in R.</w:t>
      </w:r>
      <w:r w:rsidRPr="00BB537A">
        <w:rPr>
          <w:rFonts w:ascii="Times New Roman" w:hAnsi="Times New Roman" w:cs="Times New Roman"/>
          <w:iCs/>
          <w:sz w:val="24"/>
          <w:szCs w:val="24"/>
        </w:rPr>
        <w:t xml:space="preserve"> J. Stat. Software </w:t>
      </w:r>
      <w:r w:rsidRPr="00BB537A">
        <w:rPr>
          <w:rFonts w:ascii="Times New Roman" w:hAnsi="Times New Roman" w:cs="Times New Roman"/>
          <w:bCs/>
          <w:sz w:val="24"/>
          <w:szCs w:val="24"/>
        </w:rPr>
        <w:t>11(9),</w:t>
      </w:r>
      <w:r w:rsidRPr="00BB537A">
        <w:rPr>
          <w:rFonts w:ascii="Times New Roman" w:hAnsi="Times New Roman" w:cs="Times New Roman"/>
          <w:sz w:val="24"/>
          <w:szCs w:val="24"/>
        </w:rPr>
        <w:t xml:space="preserve"> 1-20. </w:t>
      </w:r>
      <w:hyperlink r:id="rId77" w:history="1">
        <w:r w:rsidRPr="00EB77C9">
          <w:rPr>
            <w:rStyle w:val="Hyperlink"/>
            <w:rFonts w:ascii="Times New Roman" w:hAnsi="Times New Roman" w:cs="Times New Roman"/>
            <w:sz w:val="24"/>
            <w:szCs w:val="24"/>
          </w:rPr>
          <w:t>http://www.jstatsoft.org/v11/i09/</w:t>
        </w:r>
      </w:hyperlink>
      <w:r w:rsidRPr="00EB77C9">
        <w:rPr>
          <w:rFonts w:ascii="Times New Roman" w:hAnsi="Times New Roman" w:cs="Times New Roman"/>
          <w:sz w:val="24"/>
          <w:szCs w:val="24"/>
        </w:rPr>
        <w:t>.</w:t>
      </w:r>
    </w:p>
    <w:p w14:paraId="36E00B22" w14:textId="77777777" w:rsidR="00603037" w:rsidRDefault="00BB537A" w:rsidP="00603037">
      <w:pPr>
        <w:autoSpaceDE w:val="0"/>
        <w:autoSpaceDN w:val="0"/>
        <w:adjustRightInd w:val="0"/>
        <w:spacing w:after="120" w:line="240" w:lineRule="auto"/>
        <w:ind w:left="432" w:hanging="432"/>
        <w:rPr>
          <w:rFonts w:ascii="Times New Roman" w:hAnsi="Times New Roman" w:cs="Times New Roman"/>
          <w:bCs/>
          <w:sz w:val="24"/>
          <w:szCs w:val="24"/>
        </w:rPr>
      </w:pPr>
      <w:r w:rsidRPr="00BB537A">
        <w:rPr>
          <w:rFonts w:ascii="Times New Roman" w:hAnsi="Times New Roman" w:cs="Times New Roman"/>
          <w:bCs/>
          <w:sz w:val="24"/>
          <w:szCs w:val="24"/>
        </w:rPr>
        <w:t>Lee, J.H.W., Y. Huang, M. Dickman</w:t>
      </w:r>
      <w:r>
        <w:rPr>
          <w:rFonts w:ascii="Times New Roman" w:hAnsi="Times New Roman" w:cs="Times New Roman"/>
          <w:bCs/>
          <w:sz w:val="24"/>
          <w:szCs w:val="24"/>
        </w:rPr>
        <w:t>,</w:t>
      </w:r>
      <w:r w:rsidRPr="00BB537A">
        <w:rPr>
          <w:rFonts w:ascii="Times New Roman" w:hAnsi="Times New Roman" w:cs="Times New Roman"/>
          <w:bCs/>
          <w:sz w:val="24"/>
          <w:szCs w:val="24"/>
        </w:rPr>
        <w:t xml:space="preserve"> Jayawardena, A.W.  </w:t>
      </w:r>
      <w:r>
        <w:rPr>
          <w:rFonts w:ascii="Times New Roman" w:hAnsi="Times New Roman" w:cs="Times New Roman"/>
          <w:bCs/>
          <w:sz w:val="24"/>
          <w:szCs w:val="24"/>
        </w:rPr>
        <w:t xml:space="preserve">2003. </w:t>
      </w:r>
      <w:r w:rsidRPr="00BB537A">
        <w:rPr>
          <w:rFonts w:ascii="Times New Roman" w:hAnsi="Times New Roman" w:cs="Times New Roman"/>
          <w:bCs/>
          <w:sz w:val="24"/>
          <w:szCs w:val="24"/>
        </w:rPr>
        <w:t xml:space="preserve">Neural network modelling of coastal algal blooms. </w:t>
      </w:r>
      <w:r w:rsidRPr="00BB537A">
        <w:rPr>
          <w:rFonts w:ascii="Times New Roman" w:hAnsi="Times New Roman" w:cs="Times New Roman"/>
          <w:bCs/>
          <w:iCs/>
          <w:sz w:val="24"/>
          <w:szCs w:val="24"/>
        </w:rPr>
        <w:t>Ecol. Model.</w:t>
      </w:r>
      <w:r w:rsidRPr="00BB537A">
        <w:rPr>
          <w:rFonts w:ascii="Times New Roman" w:hAnsi="Times New Roman" w:cs="Times New Roman"/>
          <w:bCs/>
          <w:sz w:val="24"/>
          <w:szCs w:val="24"/>
        </w:rPr>
        <w:t xml:space="preserve"> </w:t>
      </w:r>
      <w:r w:rsidRPr="00BB537A">
        <w:rPr>
          <w:rFonts w:ascii="Times New Roman" w:hAnsi="Times New Roman" w:cs="Times New Roman"/>
          <w:sz w:val="24"/>
          <w:szCs w:val="24"/>
        </w:rPr>
        <w:t>159,</w:t>
      </w:r>
      <w:r w:rsidRPr="00BB537A">
        <w:rPr>
          <w:rFonts w:ascii="Times New Roman" w:hAnsi="Times New Roman" w:cs="Times New Roman"/>
          <w:bCs/>
          <w:sz w:val="24"/>
          <w:szCs w:val="24"/>
        </w:rPr>
        <w:t xml:space="preserve"> 179-201</w:t>
      </w:r>
      <w:r w:rsidR="00B811C3">
        <w:rPr>
          <w:rFonts w:ascii="Times New Roman" w:hAnsi="Times New Roman" w:cs="Times New Roman"/>
          <w:bCs/>
          <w:sz w:val="24"/>
          <w:szCs w:val="24"/>
        </w:rPr>
        <w:t>. Doi:</w:t>
      </w:r>
      <w:r w:rsidRPr="00BB537A">
        <w:rPr>
          <w:rFonts w:ascii="Times New Roman" w:hAnsi="Times New Roman" w:cs="Times New Roman"/>
          <w:bCs/>
          <w:sz w:val="24"/>
          <w:szCs w:val="24"/>
        </w:rPr>
        <w:t xml:space="preserve"> 10.1016/S0304-3800(02)00281-8. </w:t>
      </w:r>
    </w:p>
    <w:p w14:paraId="40AECF88" w14:textId="215E7CEF" w:rsidR="00BB537A" w:rsidRPr="00603037" w:rsidRDefault="00BB537A" w:rsidP="00603037">
      <w:pPr>
        <w:autoSpaceDE w:val="0"/>
        <w:autoSpaceDN w:val="0"/>
        <w:adjustRightInd w:val="0"/>
        <w:spacing w:after="120" w:line="240" w:lineRule="auto"/>
        <w:ind w:left="432" w:hanging="432"/>
        <w:rPr>
          <w:rFonts w:ascii="Times New Roman" w:hAnsi="Times New Roman" w:cs="Times New Roman"/>
          <w:bCs/>
          <w:sz w:val="24"/>
          <w:szCs w:val="24"/>
        </w:rPr>
      </w:pPr>
      <w:r w:rsidRPr="00603037">
        <w:rPr>
          <w:rFonts w:ascii="Times New Roman" w:hAnsi="Times New Roman" w:cs="Times New Roman"/>
          <w:color w:val="000000" w:themeColor="text1"/>
          <w:sz w:val="24"/>
          <w:szCs w:val="24"/>
        </w:rPr>
        <w:t>Lenes, J.M.</w:t>
      </w:r>
      <w:r w:rsidR="00603037" w:rsidRPr="00603037">
        <w:rPr>
          <w:rFonts w:ascii="Times New Roman" w:hAnsi="Times New Roman" w:cs="Times New Roman"/>
          <w:color w:val="000000" w:themeColor="text1"/>
          <w:sz w:val="24"/>
          <w:szCs w:val="24"/>
        </w:rPr>
        <w:t>,</w:t>
      </w:r>
      <w:r w:rsidRPr="00603037">
        <w:rPr>
          <w:rFonts w:ascii="Times New Roman" w:hAnsi="Times New Roman" w:cs="Times New Roman"/>
          <w:color w:val="000000" w:themeColor="text1"/>
          <w:sz w:val="24"/>
          <w:szCs w:val="24"/>
        </w:rPr>
        <w:t xml:space="preserve"> </w:t>
      </w:r>
      <w:r w:rsidR="00603037" w:rsidRPr="00603037">
        <w:rPr>
          <w:rFonts w:ascii="Times New Roman" w:hAnsi="Times New Roman" w:cs="Times New Roman"/>
          <w:sz w:val="24"/>
          <w:szCs w:val="24"/>
        </w:rPr>
        <w:t xml:space="preserve">Darrow, B.A., Walsh,J .J., Prospero, J.M., He, R., Weisberg, R.H., et al. </w:t>
      </w:r>
      <w:r w:rsidRPr="00603037">
        <w:rPr>
          <w:rFonts w:ascii="Times New Roman" w:hAnsi="Times New Roman" w:cs="Times New Roman"/>
          <w:color w:val="000000" w:themeColor="text1"/>
          <w:sz w:val="24"/>
          <w:szCs w:val="24"/>
        </w:rPr>
        <w:t>2008. Saharan dust and phosphatic fidelity: A three-dimension</w:t>
      </w:r>
      <w:r w:rsidR="00AB2BAB">
        <w:rPr>
          <w:rFonts w:ascii="Times New Roman" w:hAnsi="Times New Roman" w:cs="Times New Roman"/>
          <w:color w:val="000000" w:themeColor="text1"/>
          <w:sz w:val="24"/>
          <w:szCs w:val="24"/>
        </w:rPr>
        <w:t>a</w:t>
      </w:r>
      <w:r w:rsidRPr="00603037">
        <w:rPr>
          <w:rFonts w:ascii="Times New Roman" w:hAnsi="Times New Roman" w:cs="Times New Roman"/>
          <w:color w:val="000000" w:themeColor="text1"/>
          <w:sz w:val="24"/>
          <w:szCs w:val="24"/>
        </w:rPr>
        <w:t xml:space="preserve">l biogeochemical model of </w:t>
      </w:r>
      <w:r w:rsidRPr="00603037">
        <w:rPr>
          <w:rFonts w:ascii="Times New Roman" w:hAnsi="Times New Roman" w:cs="Times New Roman"/>
          <w:i/>
          <w:color w:val="000000" w:themeColor="text1"/>
          <w:sz w:val="24"/>
          <w:szCs w:val="24"/>
        </w:rPr>
        <w:t>Trichodesmium</w:t>
      </w:r>
      <w:r w:rsidRPr="00603037">
        <w:rPr>
          <w:rFonts w:ascii="Times New Roman" w:hAnsi="Times New Roman" w:cs="Times New Roman"/>
          <w:color w:val="000000" w:themeColor="text1"/>
          <w:sz w:val="24"/>
          <w:szCs w:val="24"/>
        </w:rPr>
        <w:t xml:space="preserve"> as a nutrient source for red tides on the West Florida Shelf. Cont. Shelf Res. 28, 1091-1115</w:t>
      </w:r>
      <w:r w:rsidR="00B811C3" w:rsidRPr="00603037">
        <w:rPr>
          <w:rFonts w:ascii="Times New Roman" w:hAnsi="Times New Roman" w:cs="Times New Roman"/>
          <w:color w:val="000000" w:themeColor="text1"/>
          <w:sz w:val="24"/>
          <w:szCs w:val="24"/>
        </w:rPr>
        <w:t>. Doi :</w:t>
      </w:r>
      <w:r w:rsidRPr="00603037">
        <w:rPr>
          <w:rFonts w:ascii="Times New Roman" w:hAnsi="Times New Roman" w:cs="Times New Roman"/>
          <w:color w:val="000000" w:themeColor="text1"/>
          <w:sz w:val="24"/>
          <w:szCs w:val="24"/>
        </w:rPr>
        <w:t xml:space="preserve"> 10.1016/j</w:t>
      </w:r>
      <w:r>
        <w:rPr>
          <w:rFonts w:ascii="Times New Roman" w:hAnsi="Times New Roman" w:cs="Times New Roman"/>
          <w:color w:val="000000" w:themeColor="text1"/>
          <w:sz w:val="24"/>
          <w:szCs w:val="24"/>
        </w:rPr>
        <w:t>.csr.2008.02.009.</w:t>
      </w:r>
    </w:p>
    <w:p w14:paraId="0D5C79F0" w14:textId="47A9B292" w:rsidR="00BB537A" w:rsidRPr="00D90366" w:rsidRDefault="00BB537A" w:rsidP="00BB537A">
      <w:pPr>
        <w:pStyle w:val="CommentText"/>
        <w:spacing w:after="120"/>
        <w:ind w:left="432" w:hanging="432"/>
        <w:rPr>
          <w:rFonts w:ascii="Times New Roman" w:hAnsi="Times New Roman" w:cs="Times New Roman"/>
          <w:color w:val="000000" w:themeColor="text1"/>
          <w:sz w:val="24"/>
          <w:szCs w:val="24"/>
        </w:rPr>
      </w:pPr>
      <w:r w:rsidRPr="00D90366">
        <w:rPr>
          <w:rFonts w:ascii="Times New Roman" w:hAnsi="Times New Roman" w:cs="Times New Roman"/>
          <w:color w:val="000000" w:themeColor="text1"/>
          <w:sz w:val="24"/>
          <w:szCs w:val="24"/>
        </w:rPr>
        <w:t>Liu, Y.</w:t>
      </w:r>
      <w:r>
        <w:rPr>
          <w:rFonts w:ascii="Times New Roman" w:hAnsi="Times New Roman" w:cs="Times New Roman"/>
          <w:color w:val="000000" w:themeColor="text1"/>
          <w:sz w:val="24"/>
          <w:szCs w:val="24"/>
        </w:rPr>
        <w:t>,</w:t>
      </w:r>
      <w:r w:rsidRPr="00D90366">
        <w:rPr>
          <w:rFonts w:ascii="Times New Roman" w:hAnsi="Times New Roman" w:cs="Times New Roman"/>
          <w:color w:val="000000" w:themeColor="text1"/>
          <w:sz w:val="24"/>
          <w:szCs w:val="24"/>
        </w:rPr>
        <w:t xml:space="preserve">Weisberg, R.H. </w:t>
      </w:r>
      <w:r>
        <w:rPr>
          <w:rFonts w:ascii="Times New Roman" w:hAnsi="Times New Roman" w:cs="Times New Roman"/>
          <w:color w:val="000000" w:themeColor="text1"/>
          <w:sz w:val="24"/>
          <w:szCs w:val="24"/>
        </w:rPr>
        <w:t xml:space="preserve">2012. </w:t>
      </w:r>
      <w:r w:rsidRPr="00D90366">
        <w:rPr>
          <w:rFonts w:ascii="Times New Roman" w:hAnsi="Times New Roman" w:cs="Times New Roman"/>
          <w:color w:val="000000" w:themeColor="text1"/>
          <w:sz w:val="24"/>
          <w:szCs w:val="24"/>
        </w:rPr>
        <w:t xml:space="preserve">Seasonal variability on the West Florida Shelf. </w:t>
      </w:r>
      <w:r w:rsidRPr="00BB537A">
        <w:rPr>
          <w:rFonts w:ascii="Times New Roman" w:hAnsi="Times New Roman" w:cs="Times New Roman"/>
          <w:iCs/>
          <w:color w:val="000000" w:themeColor="text1"/>
          <w:sz w:val="24"/>
          <w:szCs w:val="24"/>
        </w:rPr>
        <w:t>Progr. Oceanogr.</w:t>
      </w:r>
      <w:r w:rsidRPr="00D90366">
        <w:rPr>
          <w:rFonts w:ascii="Times New Roman" w:hAnsi="Times New Roman" w:cs="Times New Roman"/>
          <w:color w:val="000000" w:themeColor="text1"/>
          <w:sz w:val="24"/>
          <w:szCs w:val="24"/>
        </w:rPr>
        <w:t xml:space="preserve"> </w:t>
      </w:r>
      <w:r w:rsidRPr="002A5E22">
        <w:rPr>
          <w:rFonts w:ascii="Times New Roman" w:hAnsi="Times New Roman" w:cs="Times New Roman"/>
          <w:bCs/>
          <w:color w:val="000000" w:themeColor="text1"/>
          <w:sz w:val="24"/>
          <w:szCs w:val="24"/>
        </w:rPr>
        <w:t>104,</w:t>
      </w:r>
      <w:r w:rsidRPr="00D90366">
        <w:rPr>
          <w:rFonts w:ascii="Times New Roman" w:hAnsi="Times New Roman" w:cs="Times New Roman"/>
          <w:color w:val="000000" w:themeColor="text1"/>
          <w:sz w:val="24"/>
          <w:szCs w:val="24"/>
        </w:rPr>
        <w:t xml:space="preserve"> 80-98</w:t>
      </w:r>
      <w:r w:rsidR="00B811C3">
        <w:rPr>
          <w:rFonts w:ascii="Times New Roman" w:hAnsi="Times New Roman" w:cs="Times New Roman"/>
          <w:color w:val="000000" w:themeColor="text1"/>
          <w:sz w:val="24"/>
          <w:szCs w:val="24"/>
        </w:rPr>
        <w:t>. Doi:</w:t>
      </w:r>
      <w:r>
        <w:rPr>
          <w:rFonts w:ascii="Times New Roman" w:hAnsi="Times New Roman" w:cs="Times New Roman"/>
          <w:color w:val="000000" w:themeColor="text1"/>
          <w:sz w:val="24"/>
          <w:szCs w:val="24"/>
        </w:rPr>
        <w:t xml:space="preserve"> 10.1016/j.pocean.2012.06.001.</w:t>
      </w:r>
    </w:p>
    <w:p w14:paraId="3FB52648" w14:textId="4CDB1556" w:rsidR="00BB537A" w:rsidRPr="00FC645D" w:rsidRDefault="00BB537A" w:rsidP="00BB537A">
      <w:pPr>
        <w:pStyle w:val="CommentText"/>
        <w:spacing w:after="120"/>
        <w:ind w:left="432" w:hanging="432"/>
        <w:rPr>
          <w:rFonts w:ascii="Times New Roman" w:hAnsi="Times New Roman" w:cs="Times New Roman"/>
          <w:color w:val="000000" w:themeColor="text1"/>
          <w:sz w:val="24"/>
          <w:szCs w:val="24"/>
        </w:rPr>
      </w:pPr>
      <w:r w:rsidRPr="00D90366">
        <w:rPr>
          <w:rFonts w:ascii="Times New Roman" w:hAnsi="Times New Roman" w:cs="Times New Roman"/>
          <w:color w:val="000000" w:themeColor="text1"/>
          <w:sz w:val="24"/>
          <w:szCs w:val="24"/>
        </w:rPr>
        <w:t>Liu, Y.</w:t>
      </w:r>
      <w:r w:rsidR="005F109A">
        <w:rPr>
          <w:rFonts w:ascii="Times New Roman" w:hAnsi="Times New Roman" w:cs="Times New Roman"/>
          <w:color w:val="000000" w:themeColor="text1"/>
          <w:sz w:val="24"/>
          <w:szCs w:val="24"/>
        </w:rPr>
        <w:t xml:space="preserve">, Weisberg, R.H., Lenes, J.M., Zheng, L. et al. </w:t>
      </w:r>
      <w:r w:rsidRPr="00D9036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2016. </w:t>
      </w:r>
      <w:hyperlink r:id="rId78" w:tgtFrame="_blank" w:history="1">
        <w:r w:rsidRPr="00D90366">
          <w:rPr>
            <w:rStyle w:val="Hyperlink"/>
            <w:rFonts w:ascii="Times New Roman" w:hAnsi="Times New Roman" w:cs="Times New Roman"/>
            <w:color w:val="000000" w:themeColor="text1"/>
            <w:sz w:val="24"/>
            <w:szCs w:val="24"/>
            <w:u w:val="none"/>
          </w:rPr>
          <w:t>Offshore forcing on the "pressure point" of the West Florida Shelf: Anomalous upwelling and its influence on harmful algal blooms</w:t>
        </w:r>
      </w:hyperlink>
      <w:r w:rsidRPr="00D90366">
        <w:rPr>
          <w:rFonts w:ascii="Times New Roman" w:hAnsi="Times New Roman" w:cs="Times New Roman"/>
          <w:color w:val="000000" w:themeColor="text1"/>
          <w:sz w:val="24"/>
          <w:szCs w:val="24"/>
        </w:rPr>
        <w:t xml:space="preserve">, </w:t>
      </w:r>
      <w:r w:rsidRPr="00BB537A">
        <w:rPr>
          <w:rFonts w:ascii="Times New Roman" w:hAnsi="Times New Roman" w:cs="Times New Roman"/>
          <w:sz w:val="24"/>
          <w:szCs w:val="24"/>
        </w:rPr>
        <w:t>J. Geophys. Res.</w:t>
      </w:r>
      <w:r w:rsidRPr="00D90366">
        <w:rPr>
          <w:rFonts w:ascii="Times New Roman" w:hAnsi="Times New Roman" w:cs="Times New Roman"/>
          <w:i/>
          <w:iCs/>
          <w:sz w:val="24"/>
          <w:szCs w:val="24"/>
        </w:rPr>
        <w:t xml:space="preserve"> </w:t>
      </w:r>
      <w:r w:rsidRPr="00BB537A">
        <w:rPr>
          <w:rFonts w:ascii="Times New Roman" w:hAnsi="Times New Roman" w:cs="Times New Roman"/>
          <w:bCs/>
          <w:color w:val="000000" w:themeColor="text1"/>
          <w:sz w:val="24"/>
          <w:szCs w:val="24"/>
        </w:rPr>
        <w:t>121,</w:t>
      </w:r>
      <w:r w:rsidRPr="00D90366">
        <w:rPr>
          <w:rFonts w:ascii="Times New Roman" w:hAnsi="Times New Roman" w:cs="Times New Roman"/>
          <w:color w:val="000000" w:themeColor="text1"/>
          <w:sz w:val="24"/>
          <w:szCs w:val="24"/>
        </w:rPr>
        <w:t xml:space="preserve"> 5501-</w:t>
      </w:r>
      <w:r w:rsidRPr="00FC645D">
        <w:rPr>
          <w:rFonts w:ascii="Times New Roman" w:hAnsi="Times New Roman" w:cs="Times New Roman"/>
          <w:color w:val="000000" w:themeColor="text1"/>
          <w:sz w:val="24"/>
          <w:szCs w:val="24"/>
        </w:rPr>
        <w:t>5515</w:t>
      </w:r>
      <w:r w:rsidR="00B811C3" w:rsidRPr="00FC645D">
        <w:rPr>
          <w:rFonts w:ascii="Times New Roman" w:hAnsi="Times New Roman" w:cs="Times New Roman"/>
          <w:color w:val="000000" w:themeColor="text1"/>
          <w:sz w:val="24"/>
          <w:szCs w:val="24"/>
        </w:rPr>
        <w:t>. Doi:</w:t>
      </w:r>
      <w:r w:rsidRPr="00FC645D">
        <w:rPr>
          <w:rFonts w:ascii="Times New Roman" w:hAnsi="Times New Roman" w:cs="Times New Roman"/>
          <w:color w:val="000000" w:themeColor="text1"/>
          <w:sz w:val="24"/>
          <w:szCs w:val="24"/>
        </w:rPr>
        <w:t xml:space="preserve"> 10.1002/2016JC011938.</w:t>
      </w:r>
    </w:p>
    <w:p w14:paraId="0BCE5D09" w14:textId="3A956ABB" w:rsidR="00455A88" w:rsidRPr="00D90366" w:rsidRDefault="00455A88" w:rsidP="00BB537A">
      <w:pPr>
        <w:pStyle w:val="CommentText"/>
        <w:spacing w:after="120"/>
        <w:ind w:left="432" w:hanging="432"/>
        <w:rPr>
          <w:rFonts w:ascii="Times New Roman" w:hAnsi="Times New Roman" w:cs="Times New Roman"/>
          <w:color w:val="000000" w:themeColor="text1"/>
          <w:sz w:val="24"/>
          <w:szCs w:val="24"/>
        </w:rPr>
      </w:pPr>
      <w:r w:rsidRPr="00FC645D">
        <w:rPr>
          <w:rFonts w:ascii="Times New Roman" w:hAnsi="Times New Roman" w:cs="Times New Roman"/>
          <w:color w:val="000000" w:themeColor="text1"/>
          <w:sz w:val="24"/>
          <w:szCs w:val="24"/>
        </w:rPr>
        <w:t>Maron</w:t>
      </w:r>
      <w:r w:rsidR="00FC645D" w:rsidRPr="00FC645D">
        <w:rPr>
          <w:rFonts w:ascii="Times New Roman" w:hAnsi="Times New Roman" w:cs="Times New Roman"/>
          <w:color w:val="000000" w:themeColor="text1"/>
          <w:sz w:val="24"/>
          <w:szCs w:val="24"/>
        </w:rPr>
        <w:t>, M.E.</w:t>
      </w:r>
      <w:r w:rsidRPr="00FC645D">
        <w:rPr>
          <w:rFonts w:ascii="Times New Roman" w:hAnsi="Times New Roman" w:cs="Times New Roman"/>
          <w:color w:val="000000" w:themeColor="text1"/>
          <w:sz w:val="24"/>
          <w:szCs w:val="24"/>
        </w:rPr>
        <w:t xml:space="preserve"> 1961</w:t>
      </w:r>
      <w:r w:rsidR="00FC645D" w:rsidRPr="00FC645D">
        <w:rPr>
          <w:rFonts w:ascii="Times New Roman" w:hAnsi="Times New Roman" w:cs="Times New Roman"/>
          <w:color w:val="000000" w:themeColor="text1"/>
          <w:sz w:val="24"/>
          <w:szCs w:val="24"/>
        </w:rPr>
        <w:t>. Automatic indexing: an experimental inquiry. J. Assoc. Comp. Mach. 8, 404-417. Doi: 10.11145/321075.321084.</w:t>
      </w:r>
    </w:p>
    <w:p w14:paraId="238A7A77" w14:textId="1D955F12" w:rsidR="00BB537A" w:rsidRPr="00D90366" w:rsidRDefault="00BB537A" w:rsidP="00BB537A">
      <w:pPr>
        <w:pStyle w:val="CommentText"/>
        <w:spacing w:after="120"/>
        <w:ind w:left="432" w:hanging="432"/>
        <w:rPr>
          <w:rFonts w:ascii="Times New Roman" w:hAnsi="Times New Roman" w:cs="Times New Roman"/>
          <w:color w:val="000000" w:themeColor="text1"/>
          <w:sz w:val="24"/>
          <w:szCs w:val="24"/>
        </w:rPr>
      </w:pPr>
      <w:r w:rsidRPr="00D90366">
        <w:rPr>
          <w:rFonts w:ascii="Times New Roman" w:hAnsi="Times New Roman" w:cs="Times New Roman"/>
          <w:sz w:val="24"/>
          <w:szCs w:val="24"/>
        </w:rPr>
        <w:t>Mayer, D.A., Weisberg, R.H., Zheng, L</w:t>
      </w:r>
      <w:r>
        <w:rPr>
          <w:rFonts w:ascii="Times New Roman" w:hAnsi="Times New Roman" w:cs="Times New Roman"/>
          <w:sz w:val="24"/>
          <w:szCs w:val="24"/>
        </w:rPr>
        <w:t>,</w:t>
      </w:r>
      <w:r w:rsidRPr="00D90366">
        <w:rPr>
          <w:rFonts w:ascii="Times New Roman" w:hAnsi="Times New Roman" w:cs="Times New Roman"/>
          <w:sz w:val="24"/>
          <w:szCs w:val="24"/>
        </w:rPr>
        <w:t xml:space="preserve"> Liu, Y</w:t>
      </w:r>
      <w:r w:rsidRPr="00D9036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2017.</w:t>
      </w:r>
      <w:r w:rsidRPr="00D90366">
        <w:rPr>
          <w:rFonts w:ascii="Times New Roman" w:hAnsi="Times New Roman" w:cs="Times New Roman"/>
          <w:color w:val="000000" w:themeColor="text1"/>
          <w:sz w:val="24"/>
          <w:szCs w:val="24"/>
        </w:rPr>
        <w:t xml:space="preserve"> </w:t>
      </w:r>
      <w:hyperlink r:id="rId79" w:tgtFrame="_blank" w:history="1">
        <w:r w:rsidRPr="00D90366">
          <w:rPr>
            <w:rStyle w:val="Hyperlink"/>
            <w:rFonts w:ascii="Times New Roman" w:hAnsi="Times New Roman" w:cs="Times New Roman"/>
            <w:color w:val="000000" w:themeColor="text1"/>
            <w:sz w:val="24"/>
            <w:szCs w:val="24"/>
            <w:u w:val="none"/>
          </w:rPr>
          <w:t>Winds on the West Florida Shelf: Regional comparisons between observations and model estimates</w:t>
        </w:r>
      </w:hyperlink>
      <w:r w:rsidRPr="00D90366">
        <w:rPr>
          <w:rFonts w:ascii="Times New Roman" w:hAnsi="Times New Roman" w:cs="Times New Roman"/>
          <w:color w:val="000000" w:themeColor="text1"/>
          <w:sz w:val="24"/>
          <w:szCs w:val="24"/>
        </w:rPr>
        <w:t xml:space="preserve">. </w:t>
      </w:r>
      <w:r w:rsidRPr="00BB537A">
        <w:rPr>
          <w:rFonts w:ascii="Times New Roman" w:hAnsi="Times New Roman" w:cs="Times New Roman"/>
          <w:color w:val="000000" w:themeColor="text1"/>
          <w:sz w:val="24"/>
          <w:szCs w:val="24"/>
        </w:rPr>
        <w:t xml:space="preserve"> J. Geophys. Res. Oceans </w:t>
      </w:r>
      <w:r w:rsidRPr="00BB537A">
        <w:rPr>
          <w:rFonts w:ascii="Times New Roman" w:hAnsi="Times New Roman" w:cs="Times New Roman"/>
          <w:bCs/>
          <w:color w:val="000000" w:themeColor="text1"/>
          <w:sz w:val="24"/>
          <w:szCs w:val="24"/>
        </w:rPr>
        <w:t>122,</w:t>
      </w:r>
      <w:r w:rsidRPr="00D90366">
        <w:rPr>
          <w:rFonts w:ascii="Times New Roman" w:hAnsi="Times New Roman" w:cs="Times New Roman"/>
          <w:color w:val="000000" w:themeColor="text1"/>
          <w:sz w:val="24"/>
          <w:szCs w:val="24"/>
        </w:rPr>
        <w:t xml:space="preserve"> 834-84</w:t>
      </w:r>
      <w:r>
        <w:rPr>
          <w:rFonts w:ascii="Times New Roman" w:hAnsi="Times New Roman" w:cs="Times New Roman"/>
          <w:color w:val="000000" w:themeColor="text1"/>
          <w:sz w:val="24"/>
          <w:szCs w:val="24"/>
        </w:rPr>
        <w:t>6</w:t>
      </w:r>
      <w:r w:rsidR="00B811C3">
        <w:rPr>
          <w:rFonts w:ascii="Times New Roman" w:hAnsi="Times New Roman" w:cs="Times New Roman"/>
          <w:color w:val="000000" w:themeColor="text1"/>
          <w:sz w:val="24"/>
          <w:szCs w:val="24"/>
        </w:rPr>
        <w:t>. Doi:</w:t>
      </w:r>
      <w:r>
        <w:rPr>
          <w:rFonts w:ascii="Times New Roman" w:hAnsi="Times New Roman" w:cs="Times New Roman"/>
          <w:color w:val="000000" w:themeColor="text1"/>
          <w:sz w:val="24"/>
          <w:szCs w:val="24"/>
        </w:rPr>
        <w:t xml:space="preserve"> 10.1002/2016JC012112.</w:t>
      </w:r>
    </w:p>
    <w:p w14:paraId="1288E6B3" w14:textId="4A507FDA" w:rsidR="00BB537A" w:rsidRPr="006A05D9" w:rsidRDefault="00BB537A" w:rsidP="00BB537A">
      <w:pPr>
        <w:spacing w:after="120" w:line="240" w:lineRule="auto"/>
        <w:ind w:left="432" w:hanging="432"/>
        <w:rPr>
          <w:rFonts w:ascii="Times New Roman" w:hAnsi="Times New Roman" w:cs="Times New Roman"/>
          <w:color w:val="000000" w:themeColor="text1"/>
          <w:sz w:val="24"/>
          <w:szCs w:val="24"/>
        </w:rPr>
      </w:pPr>
      <w:r w:rsidRPr="00BB537A">
        <w:rPr>
          <w:rFonts w:ascii="Times New Roman" w:hAnsi="Times New Roman" w:cs="Times New Roman"/>
          <w:color w:val="000000" w:themeColor="text1"/>
          <w:sz w:val="24"/>
          <w:szCs w:val="24"/>
        </w:rPr>
        <w:t>Maze, G., Olascoaga, M.J.</w:t>
      </w:r>
      <w:r>
        <w:rPr>
          <w:rFonts w:ascii="Times New Roman" w:hAnsi="Times New Roman" w:cs="Times New Roman"/>
          <w:color w:val="000000" w:themeColor="text1"/>
          <w:sz w:val="24"/>
          <w:szCs w:val="24"/>
        </w:rPr>
        <w:t>,</w:t>
      </w:r>
      <w:r w:rsidRPr="00BB537A">
        <w:rPr>
          <w:rFonts w:ascii="Times New Roman" w:hAnsi="Times New Roman" w:cs="Times New Roman"/>
          <w:color w:val="000000" w:themeColor="text1"/>
          <w:sz w:val="24"/>
          <w:szCs w:val="24"/>
        </w:rPr>
        <w:t xml:space="preserve"> Brand, L. </w:t>
      </w:r>
      <w:r>
        <w:rPr>
          <w:rFonts w:ascii="Times New Roman" w:hAnsi="Times New Roman" w:cs="Times New Roman"/>
          <w:color w:val="000000" w:themeColor="text1"/>
          <w:sz w:val="24"/>
          <w:szCs w:val="24"/>
        </w:rPr>
        <w:t xml:space="preserve">2015. </w:t>
      </w:r>
      <w:r w:rsidRPr="00BB537A">
        <w:rPr>
          <w:rFonts w:ascii="Times New Roman" w:hAnsi="Times New Roman" w:cs="Times New Roman"/>
          <w:color w:val="000000" w:themeColor="text1"/>
          <w:sz w:val="24"/>
          <w:szCs w:val="24"/>
        </w:rPr>
        <w:t xml:space="preserve">Historical analysis of environmental conditions during Florida red tide. </w:t>
      </w:r>
      <w:r w:rsidRPr="00BB537A">
        <w:rPr>
          <w:rFonts w:ascii="Times New Roman" w:hAnsi="Times New Roman" w:cs="Times New Roman"/>
          <w:iCs/>
          <w:color w:val="000000" w:themeColor="text1"/>
          <w:sz w:val="24"/>
          <w:szCs w:val="24"/>
        </w:rPr>
        <w:t>Harmful Algae</w:t>
      </w:r>
      <w:r w:rsidRPr="00BB537A">
        <w:rPr>
          <w:rFonts w:ascii="Times New Roman" w:hAnsi="Times New Roman" w:cs="Times New Roman"/>
          <w:color w:val="000000" w:themeColor="text1"/>
          <w:sz w:val="24"/>
          <w:szCs w:val="24"/>
        </w:rPr>
        <w:t xml:space="preserve"> </w:t>
      </w:r>
      <w:r w:rsidRPr="00BB537A">
        <w:rPr>
          <w:rFonts w:ascii="Times New Roman" w:hAnsi="Times New Roman" w:cs="Times New Roman"/>
          <w:bCs/>
          <w:color w:val="000000" w:themeColor="text1"/>
          <w:sz w:val="24"/>
          <w:szCs w:val="24"/>
        </w:rPr>
        <w:t>50,</w:t>
      </w:r>
      <w:r w:rsidRPr="00BB537A">
        <w:rPr>
          <w:rFonts w:ascii="Times New Roman" w:hAnsi="Times New Roman" w:cs="Times New Roman"/>
          <w:color w:val="000000" w:themeColor="text1"/>
          <w:sz w:val="24"/>
          <w:szCs w:val="24"/>
        </w:rPr>
        <w:t xml:space="preserve"> 1-7</w:t>
      </w:r>
      <w:r w:rsidR="00B811C3">
        <w:rPr>
          <w:rFonts w:ascii="Times New Roman" w:hAnsi="Times New Roman" w:cs="Times New Roman"/>
          <w:color w:val="000000" w:themeColor="text1"/>
          <w:sz w:val="24"/>
          <w:szCs w:val="24"/>
        </w:rPr>
        <w:t>. Doi:</w:t>
      </w:r>
      <w:r w:rsidRPr="00BB537A">
        <w:rPr>
          <w:rFonts w:ascii="Times New Roman" w:hAnsi="Times New Roman" w:cs="Times New Roman"/>
          <w:color w:val="000000" w:themeColor="text1"/>
          <w:sz w:val="24"/>
          <w:szCs w:val="24"/>
        </w:rPr>
        <w:t xml:space="preserve"> 10.1016/j.hal.2015.10.003. </w:t>
      </w:r>
    </w:p>
    <w:p w14:paraId="29070EBC" w14:textId="1228E470" w:rsid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6A05D9">
        <w:rPr>
          <w:rFonts w:ascii="Times New Roman" w:hAnsi="Times New Roman" w:cs="Times New Roman"/>
          <w:sz w:val="24"/>
          <w:szCs w:val="24"/>
        </w:rPr>
        <w:t>McGillicuddy, D.J.,</w:t>
      </w:r>
      <w:r w:rsidR="006A05D9">
        <w:rPr>
          <w:rFonts w:ascii="Times New Roman" w:hAnsi="Times New Roman" w:cs="Times New Roman"/>
          <w:sz w:val="24"/>
          <w:szCs w:val="24"/>
        </w:rPr>
        <w:t xml:space="preserve"> </w:t>
      </w:r>
      <w:r w:rsidR="006A05D9" w:rsidRPr="006A05D9">
        <w:rPr>
          <w:rFonts w:ascii="Times New Roman" w:hAnsi="Times New Roman" w:cs="Times New Roman"/>
          <w:sz w:val="24"/>
          <w:szCs w:val="24"/>
        </w:rPr>
        <w:t xml:space="preserve">Jr., de Young, B., Doney, S., Glibert, P.M., Stammer, D., Werner, F.E. </w:t>
      </w:r>
      <w:r w:rsidRPr="006A05D9">
        <w:rPr>
          <w:rFonts w:ascii="Times New Roman" w:hAnsi="Times New Roman" w:cs="Times New Roman"/>
          <w:sz w:val="24"/>
          <w:szCs w:val="24"/>
        </w:rPr>
        <w:t xml:space="preserve">2010. Models: Tools for synthesis in international oceanographic research programs. </w:t>
      </w:r>
      <w:r w:rsidRPr="006A05D9">
        <w:rPr>
          <w:rFonts w:ascii="Times New Roman" w:hAnsi="Times New Roman" w:cs="Times New Roman"/>
          <w:iCs/>
          <w:sz w:val="24"/>
          <w:szCs w:val="24"/>
        </w:rPr>
        <w:t>Oceanography</w:t>
      </w:r>
      <w:r w:rsidRPr="006A05D9">
        <w:rPr>
          <w:rFonts w:ascii="Times New Roman" w:hAnsi="Times New Roman" w:cs="Times New Roman"/>
          <w:sz w:val="24"/>
          <w:szCs w:val="24"/>
        </w:rPr>
        <w:t xml:space="preserve"> </w:t>
      </w:r>
      <w:r w:rsidRPr="006A05D9">
        <w:rPr>
          <w:rFonts w:ascii="Times New Roman" w:hAnsi="Times New Roman" w:cs="Times New Roman"/>
          <w:bCs/>
          <w:sz w:val="24"/>
          <w:szCs w:val="24"/>
        </w:rPr>
        <w:t>23,</w:t>
      </w:r>
      <w:r w:rsidRPr="006A05D9">
        <w:rPr>
          <w:rFonts w:ascii="Times New Roman" w:hAnsi="Times New Roman" w:cs="Times New Roman"/>
          <w:sz w:val="24"/>
          <w:szCs w:val="24"/>
        </w:rPr>
        <w:t xml:space="preserve"> 126-139</w:t>
      </w:r>
      <w:r w:rsidR="00B811C3" w:rsidRPr="006A05D9">
        <w:rPr>
          <w:rFonts w:ascii="Times New Roman" w:hAnsi="Times New Roman" w:cs="Times New Roman"/>
          <w:sz w:val="24"/>
          <w:szCs w:val="24"/>
        </w:rPr>
        <w:t>. Doi:</w:t>
      </w:r>
      <w:r w:rsidRPr="006A05D9">
        <w:rPr>
          <w:rFonts w:ascii="Times New Roman" w:hAnsi="Times New Roman" w:cs="Times New Roman"/>
          <w:sz w:val="24"/>
          <w:szCs w:val="24"/>
        </w:rPr>
        <w:t xml:space="preserve"> 10.5670/oceanog.2010.28. </w:t>
      </w:r>
    </w:p>
    <w:p w14:paraId="45D05B67" w14:textId="40C6B019" w:rsidR="00BE2547" w:rsidRPr="006A05D9" w:rsidRDefault="00BE2547" w:rsidP="00BB537A">
      <w:pPr>
        <w:autoSpaceDE w:val="0"/>
        <w:autoSpaceDN w:val="0"/>
        <w:adjustRightInd w:val="0"/>
        <w:spacing w:after="120" w:line="240" w:lineRule="auto"/>
        <w:ind w:left="432" w:hanging="432"/>
        <w:rPr>
          <w:rFonts w:ascii="Times New Roman" w:hAnsi="Times New Roman" w:cs="Times New Roman"/>
          <w:sz w:val="24"/>
          <w:szCs w:val="24"/>
        </w:rPr>
      </w:pPr>
      <w:r>
        <w:rPr>
          <w:rFonts w:ascii="Times New Roman" w:hAnsi="Times New Roman" w:cs="Times New Roman"/>
          <w:sz w:val="24"/>
          <w:szCs w:val="24"/>
        </w:rPr>
        <w:t xml:space="preserve">Monuz, C.R. Jan 15, 2019. Red tide episode kills record number of sea turtles. Herald Tribune. </w:t>
      </w:r>
      <w:r w:rsidRPr="00BE2547">
        <w:rPr>
          <w:rFonts w:ascii="Times New Roman" w:hAnsi="Times New Roman" w:cs="Times New Roman"/>
          <w:sz w:val="24"/>
          <w:szCs w:val="24"/>
        </w:rPr>
        <w:t>https://www.heraldtribune.com/news/20190115/red-tide-episode-kills-record-number-of-sea-turtles</w:t>
      </w:r>
    </w:p>
    <w:p w14:paraId="0ECD147F" w14:textId="5DC773D8"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O’Neil, J.M.</w:t>
      </w:r>
      <w:r w:rsidR="002A5E22">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color w:val="000000" w:themeColor="text1"/>
          <w:sz w:val="24"/>
          <w:szCs w:val="24"/>
          <w:lang w:eastAsia="en-US"/>
        </w:rPr>
        <w:t xml:space="preserve">Heil, C.A. </w:t>
      </w:r>
      <w:r>
        <w:rPr>
          <w:rFonts w:ascii="Times New Roman" w:hAnsi="Times New Roman" w:cs="Times New Roman"/>
          <w:color w:val="000000" w:themeColor="text1"/>
          <w:sz w:val="24"/>
          <w:szCs w:val="24"/>
          <w:lang w:eastAsia="en-US"/>
        </w:rPr>
        <w:t xml:space="preserve">2014. </w:t>
      </w:r>
      <w:r w:rsidRPr="00BB537A">
        <w:rPr>
          <w:rFonts w:ascii="Times New Roman" w:hAnsi="Times New Roman" w:cs="Times New Roman"/>
          <w:bCs/>
          <w:color w:val="000000" w:themeColor="text1"/>
          <w:sz w:val="24"/>
          <w:szCs w:val="24"/>
          <w:lang w:eastAsia="en-US"/>
        </w:rPr>
        <w:t xml:space="preserve">Preface to ECOHAB: </w:t>
      </w:r>
      <w:r w:rsidRPr="00BB537A">
        <w:rPr>
          <w:rFonts w:ascii="Times New Roman" w:hAnsi="Times New Roman" w:cs="Times New Roman"/>
          <w:bCs/>
          <w:i/>
          <w:iCs/>
          <w:color w:val="000000" w:themeColor="text1"/>
          <w:sz w:val="24"/>
          <w:szCs w:val="24"/>
          <w:lang w:eastAsia="en-US"/>
        </w:rPr>
        <w:t>Karenia</w:t>
      </w:r>
      <w:r w:rsidRPr="00BB537A">
        <w:rPr>
          <w:rFonts w:ascii="Times New Roman" w:hAnsi="Times New Roman" w:cs="Times New Roman"/>
          <w:bCs/>
          <w:color w:val="000000" w:themeColor="text1"/>
          <w:sz w:val="24"/>
          <w:szCs w:val="24"/>
          <w:lang w:eastAsia="en-US"/>
        </w:rPr>
        <w:t xml:space="preserve"> Special Edition of Harmful Algae. </w:t>
      </w:r>
      <w:r w:rsidRPr="00BB537A">
        <w:rPr>
          <w:rFonts w:ascii="Times New Roman" w:hAnsi="Times New Roman" w:cs="Times New Roman"/>
          <w:iCs/>
          <w:color w:val="000000" w:themeColor="text1"/>
          <w:sz w:val="24"/>
          <w:szCs w:val="24"/>
          <w:lang w:eastAsia="en-US"/>
        </w:rPr>
        <w:t>Harmful Algae</w:t>
      </w:r>
      <w:r w:rsidRPr="00BB537A">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bCs/>
          <w:color w:val="000000" w:themeColor="text1"/>
          <w:sz w:val="24"/>
          <w:szCs w:val="24"/>
          <w:lang w:eastAsia="en-US"/>
        </w:rPr>
        <w:t>38,</w:t>
      </w:r>
      <w:r w:rsidRPr="00BB537A">
        <w:rPr>
          <w:rFonts w:ascii="Times New Roman" w:hAnsi="Times New Roman" w:cs="Times New Roman"/>
          <w:color w:val="000000" w:themeColor="text1"/>
          <w:sz w:val="24"/>
          <w:szCs w:val="24"/>
          <w:lang w:eastAsia="en-US"/>
        </w:rPr>
        <w:t xml:space="preserve"> 1-2.</w:t>
      </w:r>
    </w:p>
    <w:p w14:paraId="6C980993" w14:textId="78FC3070" w:rsidR="00BB537A" w:rsidRPr="00A178CB" w:rsidRDefault="00BB537A" w:rsidP="00BB537A">
      <w:pPr>
        <w:pStyle w:val="CommentText"/>
        <w:spacing w:after="120"/>
        <w:ind w:left="432" w:hanging="432"/>
        <w:rPr>
          <w:rFonts w:ascii="Times New Roman" w:hAnsi="Times New Roman" w:cs="Times New Roman"/>
          <w:color w:val="000000" w:themeColor="text1"/>
          <w:sz w:val="24"/>
          <w:szCs w:val="24"/>
        </w:rPr>
      </w:pPr>
      <w:r w:rsidRPr="00455A88">
        <w:rPr>
          <w:rFonts w:ascii="Times New Roman" w:hAnsi="Times New Roman" w:cs="Times New Roman"/>
          <w:sz w:val="24"/>
          <w:szCs w:val="24"/>
          <w:highlight w:val="yellow"/>
        </w:rPr>
        <w:t>Pebesma, E., Bivand</w:t>
      </w:r>
      <w:r w:rsidRPr="00A178CB">
        <w:rPr>
          <w:rFonts w:ascii="Times New Roman" w:hAnsi="Times New Roman" w:cs="Times New Roman"/>
          <w:sz w:val="24"/>
          <w:szCs w:val="24"/>
        </w:rPr>
        <w:t xml:space="preserve">, R. </w:t>
      </w:r>
      <w:r>
        <w:rPr>
          <w:rFonts w:ascii="Times New Roman" w:hAnsi="Times New Roman" w:cs="Times New Roman"/>
          <w:sz w:val="24"/>
          <w:szCs w:val="24"/>
        </w:rPr>
        <w:t xml:space="preserve">2005. </w:t>
      </w:r>
      <w:r w:rsidRPr="00A178CB">
        <w:rPr>
          <w:rFonts w:ascii="Times New Roman" w:hAnsi="Times New Roman" w:cs="Times New Roman"/>
          <w:sz w:val="24"/>
          <w:szCs w:val="24"/>
        </w:rPr>
        <w:t xml:space="preserve">Classes and methods for spatial data in R. RNews 5 (2), </w:t>
      </w:r>
      <w:hyperlink r:id="rId80" w:history="1">
        <w:r w:rsidRPr="00A050BB">
          <w:rPr>
            <w:rStyle w:val="Hyperlink"/>
            <w:rFonts w:ascii="Times New Roman" w:hAnsi="Times New Roman" w:cs="Times New Roman"/>
            <w:sz w:val="24"/>
            <w:szCs w:val="24"/>
          </w:rPr>
          <w:t>https://cran.r-project.org/doc/Rnews/</w:t>
        </w:r>
      </w:hyperlink>
      <w:r>
        <w:rPr>
          <w:rFonts w:ascii="Times New Roman" w:hAnsi="Times New Roman" w:cs="Times New Roman"/>
          <w:sz w:val="24"/>
          <w:szCs w:val="24"/>
        </w:rPr>
        <w:t>.</w:t>
      </w:r>
    </w:p>
    <w:p w14:paraId="1FB44A82" w14:textId="0CE0DF33"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AB2BAB">
        <w:rPr>
          <w:rFonts w:ascii="Times New Roman" w:hAnsi="Times New Roman" w:cs="Times New Roman"/>
          <w:sz w:val="24"/>
          <w:szCs w:val="24"/>
        </w:rPr>
        <w:t xml:space="preserve">Platt, J. C. 1999. Probabilistic </w:t>
      </w:r>
      <w:r w:rsidR="00AB2BAB" w:rsidRPr="00AB2BAB">
        <w:rPr>
          <w:rFonts w:ascii="Times New Roman" w:hAnsi="Times New Roman" w:cs="Times New Roman"/>
          <w:sz w:val="24"/>
          <w:szCs w:val="24"/>
        </w:rPr>
        <w:t>o</w:t>
      </w:r>
      <w:r w:rsidRPr="00AB2BAB">
        <w:rPr>
          <w:rFonts w:ascii="Times New Roman" w:hAnsi="Times New Roman" w:cs="Times New Roman"/>
          <w:sz w:val="24"/>
          <w:szCs w:val="24"/>
        </w:rPr>
        <w:t xml:space="preserve">utputs for </w:t>
      </w:r>
      <w:r w:rsidR="00AB2BAB" w:rsidRPr="00AB2BAB">
        <w:rPr>
          <w:rFonts w:ascii="Times New Roman" w:hAnsi="Times New Roman" w:cs="Times New Roman"/>
          <w:sz w:val="24"/>
          <w:szCs w:val="24"/>
        </w:rPr>
        <w:t>s</w:t>
      </w:r>
      <w:r w:rsidRPr="00AB2BAB">
        <w:rPr>
          <w:rFonts w:ascii="Times New Roman" w:hAnsi="Times New Roman" w:cs="Times New Roman"/>
          <w:sz w:val="24"/>
          <w:szCs w:val="24"/>
        </w:rPr>
        <w:t xml:space="preserve">upport </w:t>
      </w:r>
      <w:r w:rsidR="00AB2BAB" w:rsidRPr="00AB2BAB">
        <w:rPr>
          <w:rFonts w:ascii="Times New Roman" w:hAnsi="Times New Roman" w:cs="Times New Roman"/>
          <w:sz w:val="24"/>
          <w:szCs w:val="24"/>
        </w:rPr>
        <w:t>v</w:t>
      </w:r>
      <w:r w:rsidRPr="00AB2BAB">
        <w:rPr>
          <w:rFonts w:ascii="Times New Roman" w:hAnsi="Times New Roman" w:cs="Times New Roman"/>
          <w:sz w:val="24"/>
          <w:szCs w:val="24"/>
        </w:rPr>
        <w:t xml:space="preserve">ector </w:t>
      </w:r>
      <w:r w:rsidR="00AB2BAB" w:rsidRPr="00AB2BAB">
        <w:rPr>
          <w:rFonts w:ascii="Times New Roman" w:hAnsi="Times New Roman" w:cs="Times New Roman"/>
          <w:sz w:val="24"/>
          <w:szCs w:val="24"/>
        </w:rPr>
        <w:t>m</w:t>
      </w:r>
      <w:r w:rsidRPr="00AB2BAB">
        <w:rPr>
          <w:rFonts w:ascii="Times New Roman" w:hAnsi="Times New Roman" w:cs="Times New Roman"/>
          <w:sz w:val="24"/>
          <w:szCs w:val="24"/>
        </w:rPr>
        <w:t xml:space="preserve">achines and </w:t>
      </w:r>
      <w:r w:rsidR="00AB2BAB" w:rsidRPr="00AB2BAB">
        <w:rPr>
          <w:rFonts w:ascii="Times New Roman" w:hAnsi="Times New Roman" w:cs="Times New Roman"/>
          <w:sz w:val="24"/>
          <w:szCs w:val="24"/>
        </w:rPr>
        <w:t>c</w:t>
      </w:r>
      <w:r w:rsidRPr="00AB2BAB">
        <w:rPr>
          <w:rFonts w:ascii="Times New Roman" w:hAnsi="Times New Roman" w:cs="Times New Roman"/>
          <w:sz w:val="24"/>
          <w:szCs w:val="24"/>
        </w:rPr>
        <w:t xml:space="preserve">omparisons to </w:t>
      </w:r>
      <w:r w:rsidR="00AB2BAB" w:rsidRPr="00AB2BAB">
        <w:rPr>
          <w:rFonts w:ascii="Times New Roman" w:hAnsi="Times New Roman" w:cs="Times New Roman"/>
          <w:sz w:val="24"/>
          <w:szCs w:val="24"/>
        </w:rPr>
        <w:t>r</w:t>
      </w:r>
      <w:r w:rsidRPr="00AB2BAB">
        <w:rPr>
          <w:rFonts w:ascii="Times New Roman" w:hAnsi="Times New Roman" w:cs="Times New Roman"/>
          <w:sz w:val="24"/>
          <w:szCs w:val="24"/>
        </w:rPr>
        <w:t xml:space="preserve">egularized </w:t>
      </w:r>
      <w:r w:rsidR="00AB2BAB" w:rsidRPr="00AB2BAB">
        <w:rPr>
          <w:rFonts w:ascii="Times New Roman" w:hAnsi="Times New Roman" w:cs="Times New Roman"/>
          <w:sz w:val="24"/>
          <w:szCs w:val="24"/>
        </w:rPr>
        <w:t>l</w:t>
      </w:r>
      <w:r w:rsidRPr="00AB2BAB">
        <w:rPr>
          <w:rFonts w:ascii="Times New Roman" w:hAnsi="Times New Roman" w:cs="Times New Roman"/>
          <w:sz w:val="24"/>
          <w:szCs w:val="24"/>
        </w:rPr>
        <w:t xml:space="preserve">ikelihood </w:t>
      </w:r>
      <w:r w:rsidR="00AB2BAB" w:rsidRPr="00AB2BAB">
        <w:rPr>
          <w:rFonts w:ascii="Times New Roman" w:hAnsi="Times New Roman" w:cs="Times New Roman"/>
          <w:sz w:val="24"/>
          <w:szCs w:val="24"/>
        </w:rPr>
        <w:t>m</w:t>
      </w:r>
      <w:r w:rsidRPr="00AB2BAB">
        <w:rPr>
          <w:rFonts w:ascii="Times New Roman" w:hAnsi="Times New Roman" w:cs="Times New Roman"/>
          <w:sz w:val="24"/>
          <w:szCs w:val="24"/>
        </w:rPr>
        <w:t xml:space="preserve">ethods. In: </w:t>
      </w:r>
      <w:r w:rsidR="00AB2BAB" w:rsidRPr="00AB2BAB">
        <w:rPr>
          <w:rFonts w:ascii="Times New Roman" w:hAnsi="Times New Roman" w:cs="Times New Roman"/>
          <w:sz w:val="24"/>
          <w:szCs w:val="24"/>
        </w:rPr>
        <w:t xml:space="preserve">Smola, A. et al. (ed.), </w:t>
      </w:r>
      <w:r w:rsidRPr="00AB2BAB">
        <w:rPr>
          <w:rFonts w:ascii="Times New Roman" w:hAnsi="Times New Roman" w:cs="Times New Roman"/>
          <w:sz w:val="24"/>
          <w:szCs w:val="24"/>
        </w:rPr>
        <w:t xml:space="preserve">Advances in Large Margin Classifiers. </w:t>
      </w:r>
      <w:r w:rsidR="00AB2BAB" w:rsidRPr="00AB2BAB">
        <w:rPr>
          <w:rFonts w:ascii="Times New Roman" w:hAnsi="Times New Roman" w:cs="Times New Roman"/>
          <w:sz w:val="24"/>
          <w:szCs w:val="24"/>
        </w:rPr>
        <w:t>(</w:t>
      </w:r>
      <w:r w:rsidRPr="00AB2BAB">
        <w:rPr>
          <w:rFonts w:ascii="Times New Roman" w:hAnsi="Times New Roman" w:cs="Times New Roman"/>
          <w:sz w:val="24"/>
          <w:szCs w:val="24"/>
        </w:rPr>
        <w:t>MIT Press</w:t>
      </w:r>
      <w:r w:rsidR="00AB2BAB" w:rsidRPr="00AB2BAB">
        <w:rPr>
          <w:rFonts w:ascii="Times New Roman" w:hAnsi="Times New Roman" w:cs="Times New Roman"/>
          <w:sz w:val="24"/>
          <w:szCs w:val="24"/>
        </w:rPr>
        <w:t>, Cambridge MA), pp</w:t>
      </w:r>
      <w:r w:rsidRPr="00AB2BAB">
        <w:rPr>
          <w:rFonts w:ascii="Times New Roman" w:hAnsi="Times New Roman" w:cs="Times New Roman"/>
          <w:sz w:val="24"/>
          <w:szCs w:val="24"/>
        </w:rPr>
        <w:t>. 61-74.</w:t>
      </w:r>
    </w:p>
    <w:p w14:paraId="629B2BAD" w14:textId="086CF6F1" w:rsidR="00BB537A" w:rsidRPr="00BB537A" w:rsidRDefault="00BB537A" w:rsidP="00BB537A">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 xml:space="preserve">R Core Team. </w:t>
      </w:r>
      <w:r>
        <w:rPr>
          <w:rFonts w:ascii="Times New Roman" w:hAnsi="Times New Roman" w:cs="Times New Roman"/>
          <w:sz w:val="24"/>
          <w:szCs w:val="24"/>
        </w:rPr>
        <w:t xml:space="preserve">2017. </w:t>
      </w:r>
      <w:r w:rsidRPr="00BB537A">
        <w:rPr>
          <w:rFonts w:ascii="Times New Roman" w:hAnsi="Times New Roman" w:cs="Times New Roman"/>
          <w:sz w:val="24"/>
          <w:szCs w:val="24"/>
        </w:rPr>
        <w:t xml:space="preserve">R: A language and environment for statistical computing. R Foundation for Statistical Computing, Vienna, Austria. </w:t>
      </w:r>
      <w:hyperlink r:id="rId81" w:history="1">
        <w:r w:rsidRPr="00BB537A">
          <w:rPr>
            <w:rStyle w:val="Hyperlink"/>
            <w:rFonts w:ascii="Times New Roman" w:hAnsi="Times New Roman" w:cs="Times New Roman"/>
            <w:color w:val="auto"/>
            <w:sz w:val="24"/>
            <w:szCs w:val="24"/>
          </w:rPr>
          <w:t>https://www.R-project.org/</w:t>
        </w:r>
      </w:hyperlink>
      <w:r w:rsidRPr="00BB537A">
        <w:rPr>
          <w:rFonts w:ascii="Times New Roman" w:hAnsi="Times New Roman" w:cs="Times New Roman"/>
          <w:sz w:val="24"/>
          <w:szCs w:val="24"/>
        </w:rPr>
        <w:t>.</w:t>
      </w:r>
    </w:p>
    <w:p w14:paraId="75E76C81" w14:textId="3604C8E8" w:rsidR="00BB537A" w:rsidRPr="00D1410F" w:rsidRDefault="00BB537A" w:rsidP="00BB537A">
      <w:pPr>
        <w:pStyle w:val="CommentText"/>
        <w:spacing w:after="120"/>
        <w:ind w:left="432" w:hanging="432"/>
        <w:rPr>
          <w:rFonts w:ascii="Times New Roman" w:hAnsi="Times New Roman" w:cs="Times New Roman"/>
          <w:color w:val="000000" w:themeColor="text1"/>
          <w:sz w:val="24"/>
          <w:szCs w:val="24"/>
        </w:rPr>
      </w:pPr>
      <w:r w:rsidRPr="00D1410F">
        <w:rPr>
          <w:rFonts w:ascii="Times New Roman" w:hAnsi="Times New Roman" w:cs="Times New Roman"/>
          <w:color w:val="000000" w:themeColor="text1"/>
          <w:sz w:val="24"/>
          <w:szCs w:val="24"/>
        </w:rPr>
        <w:t xml:space="preserve">Racine, J. </w:t>
      </w:r>
      <w:r>
        <w:rPr>
          <w:rFonts w:ascii="Times New Roman" w:hAnsi="Times New Roman" w:cs="Times New Roman"/>
          <w:color w:val="000000" w:themeColor="text1"/>
          <w:sz w:val="24"/>
          <w:szCs w:val="24"/>
        </w:rPr>
        <w:t xml:space="preserve">2000. </w:t>
      </w:r>
      <w:r w:rsidRPr="00D1410F">
        <w:rPr>
          <w:rFonts w:ascii="Times New Roman" w:hAnsi="Times New Roman" w:cs="Times New Roman"/>
          <w:color w:val="000000" w:themeColor="text1"/>
          <w:sz w:val="24"/>
          <w:szCs w:val="24"/>
        </w:rPr>
        <w:t xml:space="preserve">Consistent cross-validatory model-selection for dependent data: </w:t>
      </w:r>
      <w:r w:rsidRPr="00E922D4">
        <w:rPr>
          <w:rFonts w:ascii="Times New Roman" w:hAnsi="Times New Roman" w:cs="Times New Roman"/>
          <w:i/>
          <w:color w:val="000000" w:themeColor="text1"/>
          <w:sz w:val="24"/>
          <w:szCs w:val="24"/>
        </w:rPr>
        <w:t>hv</w:t>
      </w:r>
      <w:r w:rsidRPr="00D1410F">
        <w:rPr>
          <w:rFonts w:ascii="Times New Roman" w:hAnsi="Times New Roman" w:cs="Times New Roman"/>
          <w:color w:val="000000" w:themeColor="text1"/>
          <w:sz w:val="24"/>
          <w:szCs w:val="24"/>
        </w:rPr>
        <w:t xml:space="preserve">-block cross-validation. </w:t>
      </w:r>
      <w:r w:rsidRPr="00BB537A">
        <w:rPr>
          <w:rFonts w:ascii="Times New Roman" w:hAnsi="Times New Roman" w:cs="Times New Roman"/>
          <w:iCs/>
          <w:color w:val="000000" w:themeColor="text1"/>
          <w:sz w:val="24"/>
          <w:szCs w:val="24"/>
        </w:rPr>
        <w:t>J. Economet.</w:t>
      </w:r>
      <w:r w:rsidRPr="00D1410F">
        <w:rPr>
          <w:rFonts w:ascii="Times New Roman" w:hAnsi="Times New Roman" w:cs="Times New Roman"/>
          <w:color w:val="000000" w:themeColor="text1"/>
          <w:sz w:val="24"/>
          <w:szCs w:val="24"/>
        </w:rPr>
        <w:t xml:space="preserve"> </w:t>
      </w:r>
      <w:r w:rsidRPr="00BB537A">
        <w:rPr>
          <w:rFonts w:ascii="Times New Roman" w:hAnsi="Times New Roman" w:cs="Times New Roman"/>
          <w:bCs/>
          <w:color w:val="000000" w:themeColor="text1"/>
          <w:sz w:val="24"/>
          <w:szCs w:val="24"/>
        </w:rPr>
        <w:t>99,</w:t>
      </w:r>
      <w:r w:rsidRPr="00D1410F">
        <w:rPr>
          <w:rFonts w:ascii="Times New Roman" w:hAnsi="Times New Roman" w:cs="Times New Roman"/>
          <w:color w:val="000000" w:themeColor="text1"/>
          <w:sz w:val="24"/>
          <w:szCs w:val="24"/>
        </w:rPr>
        <w:t xml:space="preserve"> 39-61</w:t>
      </w:r>
      <w:r w:rsidR="00B811C3">
        <w:rPr>
          <w:rFonts w:ascii="Times New Roman" w:hAnsi="Times New Roman" w:cs="Times New Roman"/>
          <w:color w:val="000000" w:themeColor="text1"/>
          <w:sz w:val="24"/>
          <w:szCs w:val="24"/>
        </w:rPr>
        <w:t>. Doi:</w:t>
      </w:r>
      <w:r w:rsidRPr="00D1410F">
        <w:rPr>
          <w:rFonts w:ascii="Times New Roman" w:hAnsi="Times New Roman" w:cs="Times New Roman"/>
          <w:color w:val="000000" w:themeColor="text1"/>
          <w:sz w:val="24"/>
          <w:szCs w:val="24"/>
        </w:rPr>
        <w:t xml:space="preserve"> 10.1016/s0304-4076(00)00030-0.</w:t>
      </w:r>
    </w:p>
    <w:p w14:paraId="4A3A76D7" w14:textId="7A111E4A" w:rsidR="00BB537A" w:rsidRPr="00E65CB5"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Roberts, D. R.</w:t>
      </w:r>
      <w:r>
        <w:rPr>
          <w:rFonts w:ascii="Times New Roman" w:hAnsi="Times New Roman" w:cs="Times New Roman"/>
          <w:sz w:val="24"/>
          <w:szCs w:val="24"/>
        </w:rPr>
        <w:t xml:space="preserve"> 2017.</w:t>
      </w:r>
      <w:r w:rsidRPr="00BB537A">
        <w:rPr>
          <w:rFonts w:ascii="Times New Roman" w:hAnsi="Times New Roman" w:cs="Times New Roman"/>
          <w:sz w:val="24"/>
          <w:szCs w:val="24"/>
        </w:rPr>
        <w:t xml:space="preserve"> Cross-validation strategies for data with temporal, spatial, hierarchical, or phylogenetic </w:t>
      </w:r>
      <w:r w:rsidRPr="00E65CB5">
        <w:rPr>
          <w:rFonts w:ascii="Times New Roman" w:hAnsi="Times New Roman" w:cs="Times New Roman"/>
          <w:sz w:val="24"/>
          <w:szCs w:val="24"/>
        </w:rPr>
        <w:t xml:space="preserve">structure. </w:t>
      </w:r>
      <w:r w:rsidRPr="00E65CB5">
        <w:rPr>
          <w:rFonts w:ascii="Times New Roman" w:hAnsi="Times New Roman" w:cs="Times New Roman"/>
          <w:iCs/>
          <w:sz w:val="24"/>
          <w:szCs w:val="24"/>
        </w:rPr>
        <w:t>Ecography</w:t>
      </w:r>
      <w:r w:rsidRPr="00E65CB5">
        <w:rPr>
          <w:rFonts w:ascii="Times New Roman" w:hAnsi="Times New Roman" w:cs="Times New Roman"/>
          <w:i/>
          <w:sz w:val="24"/>
          <w:szCs w:val="24"/>
        </w:rPr>
        <w:t xml:space="preserve"> </w:t>
      </w:r>
      <w:r w:rsidRPr="00E65CB5">
        <w:rPr>
          <w:rFonts w:ascii="Times New Roman" w:hAnsi="Times New Roman" w:cs="Times New Roman"/>
          <w:bCs/>
          <w:sz w:val="24"/>
          <w:szCs w:val="24"/>
        </w:rPr>
        <w:t>40,</w:t>
      </w:r>
      <w:r w:rsidRPr="00E65CB5">
        <w:rPr>
          <w:rFonts w:ascii="Times New Roman" w:hAnsi="Times New Roman" w:cs="Times New Roman"/>
          <w:sz w:val="24"/>
          <w:szCs w:val="24"/>
        </w:rPr>
        <w:t xml:space="preserve"> 913-929</w:t>
      </w:r>
      <w:r w:rsidR="00B811C3" w:rsidRPr="00E65CB5">
        <w:rPr>
          <w:rFonts w:ascii="Times New Roman" w:hAnsi="Times New Roman" w:cs="Times New Roman"/>
          <w:sz w:val="24"/>
          <w:szCs w:val="24"/>
        </w:rPr>
        <w:t>. Doi:</w:t>
      </w:r>
      <w:r w:rsidRPr="00E65CB5">
        <w:rPr>
          <w:rFonts w:ascii="Times New Roman" w:hAnsi="Times New Roman" w:cs="Times New Roman"/>
          <w:sz w:val="24"/>
          <w:szCs w:val="24"/>
        </w:rPr>
        <w:t xml:space="preserve"> 10.1111/ecog.02881.</w:t>
      </w:r>
    </w:p>
    <w:p w14:paraId="7DC3E421" w14:textId="0071E35B"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 xml:space="preserve">Russo, S., Dosio, A., Graversen, R.G., Sillmann, J., Carrao, H.,  Dunbar, M.B. et al. 2014. Magnitude of extreme heat waves in present climate and their projection in a warming world. J. Geophys. Res. Atmos. </w:t>
      </w:r>
      <w:r w:rsidRPr="00E65CB5">
        <w:rPr>
          <w:rFonts w:ascii="Times New Roman" w:hAnsi="Times New Roman" w:cs="Times New Roman"/>
          <w:iCs/>
        </w:rPr>
        <w:t>119</w:t>
      </w:r>
      <w:r w:rsidRPr="00E65CB5">
        <w:rPr>
          <w:rFonts w:ascii="Times New Roman" w:hAnsi="Times New Roman" w:cs="Times New Roman"/>
        </w:rPr>
        <w:t>, 12,500–12,512. Doi:10.1002/2014JD022098.</w:t>
      </w:r>
    </w:p>
    <w:p w14:paraId="3FEDF830" w14:textId="5C38FFF8" w:rsidR="00BB537A" w:rsidRPr="00BB537A" w:rsidRDefault="00BB537A" w:rsidP="00BB537A">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Schnute, J., Boers, M.</w:t>
      </w:r>
      <w:r>
        <w:rPr>
          <w:rFonts w:ascii="Times New Roman" w:hAnsi="Times New Roman" w:cs="Times New Roman"/>
          <w:sz w:val="24"/>
          <w:szCs w:val="24"/>
        </w:rPr>
        <w:t>,</w:t>
      </w:r>
      <w:r w:rsidRPr="00BB537A">
        <w:rPr>
          <w:rFonts w:ascii="Times New Roman" w:hAnsi="Times New Roman" w:cs="Times New Roman"/>
          <w:sz w:val="24"/>
          <w:szCs w:val="24"/>
        </w:rPr>
        <w:t xml:space="preserve"> Haigh, R. </w:t>
      </w:r>
      <w:r>
        <w:rPr>
          <w:rFonts w:ascii="Times New Roman" w:hAnsi="Times New Roman" w:cs="Times New Roman"/>
          <w:sz w:val="24"/>
          <w:szCs w:val="24"/>
        </w:rPr>
        <w:t xml:space="preserve">2017. </w:t>
      </w:r>
      <w:r w:rsidRPr="00BB537A">
        <w:rPr>
          <w:rFonts w:ascii="Times New Roman" w:hAnsi="Times New Roman" w:cs="Times New Roman"/>
          <w:sz w:val="24"/>
          <w:szCs w:val="24"/>
        </w:rPr>
        <w:t xml:space="preserve">PBSmapping: Mapping fisheries data and spatial analysis tools. R package version 2.70.4. </w:t>
      </w:r>
      <w:hyperlink r:id="rId82" w:history="1">
        <w:r w:rsidRPr="00BB537A">
          <w:rPr>
            <w:rStyle w:val="Hyperlink"/>
            <w:rFonts w:ascii="Times New Roman" w:hAnsi="Times New Roman" w:cs="Times New Roman"/>
            <w:sz w:val="24"/>
            <w:szCs w:val="24"/>
          </w:rPr>
          <w:t>https://CRAN.R-project.org/package=PBSmapping</w:t>
        </w:r>
      </w:hyperlink>
      <w:r w:rsidRPr="00BB537A">
        <w:rPr>
          <w:rFonts w:ascii="Times New Roman" w:hAnsi="Times New Roman" w:cs="Times New Roman"/>
          <w:sz w:val="24"/>
          <w:szCs w:val="24"/>
        </w:rPr>
        <w:t>.</w:t>
      </w:r>
    </w:p>
    <w:p w14:paraId="33760925" w14:textId="407ED5BA"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 xml:space="preserve">Sillmann, J., Kharin, V.V., Zhang, X., Zwiers, F.W., Bronaugh, D. 2013a. Climate extremes indices in the CMIP5 multimodel ensemble: Part 1. Model evaluation in the present climate. J. Geophys. Res. Atmos. </w:t>
      </w:r>
      <w:r w:rsidRPr="00E65CB5">
        <w:rPr>
          <w:rFonts w:ascii="Times New Roman" w:hAnsi="Times New Roman" w:cs="Times New Roman"/>
          <w:iCs/>
        </w:rPr>
        <w:t>118</w:t>
      </w:r>
      <w:r w:rsidRPr="00E65CB5">
        <w:rPr>
          <w:rFonts w:ascii="Times New Roman" w:hAnsi="Times New Roman" w:cs="Times New Roman"/>
        </w:rPr>
        <w:t>, 1716–1733. Doi:10.1002/jgrd.50203.</w:t>
      </w:r>
    </w:p>
    <w:p w14:paraId="657E2523" w14:textId="6E3C3D41"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Sillmann, J., Kharin, V.V., Zwiers, F.W., Zhang, X., Bronaugh, D. 2013b. Climate extremes indices in the CMIP5 multimodle ensemble: Part 2. Future climate projections. J. Geophys. Res. Atmos.118, 2473-2493.</w:t>
      </w:r>
    </w:p>
    <w:p w14:paraId="27571A5D" w14:textId="2E92C57F" w:rsidR="00BB537A" w:rsidRPr="00BB537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 xml:space="preserve">Steidinger, K.A. </w:t>
      </w:r>
      <w:r>
        <w:rPr>
          <w:rFonts w:ascii="Times New Roman" w:hAnsi="Times New Roman" w:cs="Times New Roman"/>
          <w:color w:val="000000" w:themeColor="text1"/>
          <w:sz w:val="24"/>
          <w:szCs w:val="24"/>
          <w:lang w:eastAsia="en-US"/>
        </w:rPr>
        <w:t xml:space="preserve">2009. </w:t>
      </w:r>
      <w:r w:rsidRPr="00BB537A">
        <w:rPr>
          <w:rFonts w:ascii="Times New Roman" w:hAnsi="Times New Roman" w:cs="Times New Roman"/>
          <w:bCs/>
          <w:color w:val="000000" w:themeColor="text1"/>
          <w:sz w:val="24"/>
          <w:szCs w:val="24"/>
          <w:lang w:eastAsia="en-US"/>
        </w:rPr>
        <w:t xml:space="preserve">Historical perspective on </w:t>
      </w:r>
      <w:r w:rsidRPr="00BB537A">
        <w:rPr>
          <w:rFonts w:ascii="Times New Roman" w:hAnsi="Times New Roman" w:cs="Times New Roman"/>
          <w:bCs/>
          <w:i/>
          <w:iCs/>
          <w:color w:val="000000" w:themeColor="text1"/>
          <w:sz w:val="24"/>
          <w:szCs w:val="24"/>
          <w:lang w:eastAsia="en-US"/>
        </w:rPr>
        <w:t>Karenia brevis</w:t>
      </w:r>
      <w:r w:rsidRPr="00BB537A">
        <w:rPr>
          <w:rFonts w:ascii="Times New Roman" w:hAnsi="Times New Roman" w:cs="Times New Roman"/>
          <w:bCs/>
          <w:color w:val="000000" w:themeColor="text1"/>
          <w:sz w:val="24"/>
          <w:szCs w:val="24"/>
          <w:lang w:eastAsia="en-US"/>
        </w:rPr>
        <w:t xml:space="preserve"> red tide research in the Gulf of Mexico.</w:t>
      </w:r>
      <w:r w:rsidRPr="00BB537A">
        <w:rPr>
          <w:rFonts w:ascii="Times New Roman" w:hAnsi="Times New Roman" w:cs="Times New Roman"/>
          <w:color w:val="000000" w:themeColor="text1"/>
          <w:sz w:val="24"/>
          <w:szCs w:val="24"/>
          <w:lang w:eastAsia="en-US"/>
        </w:rPr>
        <w:t xml:space="preserve"> </w:t>
      </w:r>
      <w:r w:rsidRPr="00B811C3">
        <w:rPr>
          <w:rFonts w:ascii="Times New Roman" w:hAnsi="Times New Roman" w:cs="Times New Roman"/>
          <w:iCs/>
          <w:color w:val="000000" w:themeColor="text1"/>
          <w:sz w:val="24"/>
          <w:szCs w:val="24"/>
          <w:lang w:eastAsia="en-US"/>
        </w:rPr>
        <w:t>Harmful Algae</w:t>
      </w:r>
      <w:r w:rsidRPr="00BB537A">
        <w:rPr>
          <w:rFonts w:ascii="Times New Roman" w:hAnsi="Times New Roman" w:cs="Times New Roman"/>
          <w:i/>
          <w:color w:val="000000" w:themeColor="text1"/>
          <w:sz w:val="24"/>
          <w:szCs w:val="24"/>
          <w:lang w:eastAsia="en-US"/>
        </w:rPr>
        <w:t xml:space="preserve"> </w:t>
      </w:r>
      <w:r w:rsidRPr="00BB537A">
        <w:rPr>
          <w:rFonts w:ascii="Times New Roman" w:hAnsi="Times New Roman" w:cs="Times New Roman"/>
          <w:bCs/>
          <w:color w:val="000000" w:themeColor="text1"/>
          <w:sz w:val="24"/>
          <w:szCs w:val="24"/>
          <w:lang w:eastAsia="en-US"/>
        </w:rPr>
        <w:t>8,</w:t>
      </w:r>
      <w:r w:rsidRPr="00BB537A">
        <w:rPr>
          <w:rFonts w:ascii="Times New Roman" w:hAnsi="Times New Roman" w:cs="Times New Roman"/>
          <w:color w:val="000000" w:themeColor="text1"/>
          <w:sz w:val="24"/>
          <w:szCs w:val="24"/>
          <w:lang w:eastAsia="en-US"/>
        </w:rPr>
        <w:t xml:space="preserve"> 549-561</w:t>
      </w:r>
      <w:r w:rsidR="00B811C3">
        <w:rPr>
          <w:rFonts w:ascii="Times New Roman" w:hAnsi="Times New Roman" w:cs="Times New Roman"/>
          <w:color w:val="000000" w:themeColor="text1"/>
          <w:sz w:val="24"/>
          <w:szCs w:val="24"/>
          <w:lang w:eastAsia="en-US"/>
        </w:rPr>
        <w:t>. Doi:</w:t>
      </w:r>
      <w:r w:rsidRPr="00BB537A">
        <w:rPr>
          <w:rFonts w:ascii="Times New Roman" w:hAnsi="Times New Roman" w:cs="Times New Roman"/>
          <w:color w:val="000000" w:themeColor="text1"/>
          <w:sz w:val="24"/>
          <w:szCs w:val="24"/>
          <w:lang w:eastAsia="en-US"/>
        </w:rPr>
        <w:t xml:space="preserve"> 10.101/j.hal.2008.11.009</w:t>
      </w:r>
      <w:r>
        <w:rPr>
          <w:rFonts w:ascii="Times New Roman" w:hAnsi="Times New Roman" w:cs="Times New Roman"/>
          <w:color w:val="000000" w:themeColor="text1"/>
          <w:sz w:val="24"/>
          <w:szCs w:val="24"/>
          <w:lang w:eastAsia="en-US"/>
        </w:rPr>
        <w:t>.</w:t>
      </w:r>
    </w:p>
    <w:p w14:paraId="6F8E6E0A" w14:textId="708317E5" w:rsidR="005F109A" w:rsidRDefault="00BB537A" w:rsidP="005F109A">
      <w:pPr>
        <w:spacing w:after="120" w:line="240" w:lineRule="auto"/>
        <w:ind w:left="432" w:hanging="432"/>
        <w:rPr>
          <w:rFonts w:ascii="Times New Roman" w:hAnsi="Times New Roman" w:cs="Times New Roman"/>
          <w:color w:val="000000" w:themeColor="text1"/>
          <w:sz w:val="24"/>
          <w:szCs w:val="24"/>
        </w:rPr>
      </w:pPr>
      <w:r w:rsidRPr="00BB537A">
        <w:rPr>
          <w:rFonts w:ascii="Times New Roman" w:eastAsia="Times New Roman" w:hAnsi="Times New Roman" w:cs="Times New Roman"/>
          <w:sz w:val="24"/>
          <w:szCs w:val="24"/>
          <w:lang w:eastAsia="en-US"/>
        </w:rPr>
        <w:t xml:space="preserve">Stone, M. </w:t>
      </w:r>
      <w:r>
        <w:rPr>
          <w:rFonts w:ascii="Times New Roman" w:eastAsia="Times New Roman" w:hAnsi="Times New Roman" w:cs="Times New Roman"/>
          <w:sz w:val="24"/>
          <w:szCs w:val="24"/>
          <w:lang w:eastAsia="en-US"/>
        </w:rPr>
        <w:t xml:space="preserve">1974. </w:t>
      </w:r>
      <w:r w:rsidRPr="00BB537A">
        <w:rPr>
          <w:rFonts w:ascii="Times New Roman" w:eastAsia="Times New Roman" w:hAnsi="Times New Roman" w:cs="Times New Roman"/>
          <w:sz w:val="24"/>
          <w:szCs w:val="24"/>
          <w:lang w:eastAsia="en-US"/>
        </w:rPr>
        <w:t>Cross-</w:t>
      </w:r>
      <w:r w:rsidR="00AB2BAB">
        <w:rPr>
          <w:rFonts w:ascii="Times New Roman" w:eastAsia="Times New Roman" w:hAnsi="Times New Roman" w:cs="Times New Roman"/>
          <w:sz w:val="24"/>
          <w:szCs w:val="24"/>
          <w:lang w:eastAsia="en-US"/>
        </w:rPr>
        <w:t>v</w:t>
      </w:r>
      <w:r w:rsidRPr="00BB537A">
        <w:rPr>
          <w:rFonts w:ascii="Times New Roman" w:eastAsia="Times New Roman" w:hAnsi="Times New Roman" w:cs="Times New Roman"/>
          <w:sz w:val="24"/>
          <w:szCs w:val="24"/>
          <w:lang w:eastAsia="en-US"/>
        </w:rPr>
        <w:t xml:space="preserve">alidatory </w:t>
      </w:r>
      <w:r w:rsidR="00AB2BAB">
        <w:rPr>
          <w:rFonts w:ascii="Times New Roman" w:eastAsia="Times New Roman" w:hAnsi="Times New Roman" w:cs="Times New Roman"/>
          <w:sz w:val="24"/>
          <w:szCs w:val="24"/>
          <w:lang w:eastAsia="en-US"/>
        </w:rPr>
        <w:t>c</w:t>
      </w:r>
      <w:r w:rsidRPr="00BB537A">
        <w:rPr>
          <w:rFonts w:ascii="Times New Roman" w:eastAsia="Times New Roman" w:hAnsi="Times New Roman" w:cs="Times New Roman"/>
          <w:sz w:val="24"/>
          <w:szCs w:val="24"/>
          <w:lang w:eastAsia="en-US"/>
        </w:rPr>
        <w:t xml:space="preserve">hoice and </w:t>
      </w:r>
      <w:r w:rsidR="00AB2BAB">
        <w:rPr>
          <w:rFonts w:ascii="Times New Roman" w:eastAsia="Times New Roman" w:hAnsi="Times New Roman" w:cs="Times New Roman"/>
          <w:sz w:val="24"/>
          <w:szCs w:val="24"/>
          <w:lang w:eastAsia="en-US"/>
        </w:rPr>
        <w:t>a</w:t>
      </w:r>
      <w:r w:rsidRPr="00BB537A">
        <w:rPr>
          <w:rFonts w:ascii="Times New Roman" w:eastAsia="Times New Roman" w:hAnsi="Times New Roman" w:cs="Times New Roman"/>
          <w:sz w:val="24"/>
          <w:szCs w:val="24"/>
          <w:lang w:eastAsia="en-US"/>
        </w:rPr>
        <w:t xml:space="preserve">ssessment of </w:t>
      </w:r>
      <w:r w:rsidR="00AB2BAB">
        <w:rPr>
          <w:rFonts w:ascii="Times New Roman" w:eastAsia="Times New Roman" w:hAnsi="Times New Roman" w:cs="Times New Roman"/>
          <w:sz w:val="24"/>
          <w:szCs w:val="24"/>
          <w:lang w:eastAsia="en-US"/>
        </w:rPr>
        <w:t>s</w:t>
      </w:r>
      <w:r w:rsidRPr="00BB537A">
        <w:rPr>
          <w:rFonts w:ascii="Times New Roman" w:eastAsia="Times New Roman" w:hAnsi="Times New Roman" w:cs="Times New Roman"/>
          <w:sz w:val="24"/>
          <w:szCs w:val="24"/>
          <w:lang w:eastAsia="en-US"/>
        </w:rPr>
        <w:t xml:space="preserve">tatistical </w:t>
      </w:r>
      <w:r w:rsidR="00AB2BAB">
        <w:rPr>
          <w:rFonts w:ascii="Times New Roman" w:eastAsia="Times New Roman" w:hAnsi="Times New Roman" w:cs="Times New Roman"/>
          <w:sz w:val="24"/>
          <w:szCs w:val="24"/>
          <w:lang w:eastAsia="en-US"/>
        </w:rPr>
        <w:t>p</w:t>
      </w:r>
      <w:r w:rsidRPr="00BB537A">
        <w:rPr>
          <w:rFonts w:ascii="Times New Roman" w:eastAsia="Times New Roman" w:hAnsi="Times New Roman" w:cs="Times New Roman"/>
          <w:sz w:val="24"/>
          <w:szCs w:val="24"/>
          <w:lang w:eastAsia="en-US"/>
        </w:rPr>
        <w:t xml:space="preserve">redictions. J. Roy. Stat. Soc. Series B (Methodological) </w:t>
      </w:r>
      <w:r w:rsidRPr="00BB537A">
        <w:rPr>
          <w:rFonts w:ascii="Times New Roman" w:eastAsia="Times New Roman" w:hAnsi="Times New Roman" w:cs="Times New Roman"/>
          <w:bCs/>
          <w:iCs/>
          <w:sz w:val="24"/>
          <w:szCs w:val="24"/>
          <w:lang w:eastAsia="en-US"/>
        </w:rPr>
        <w:t>36</w:t>
      </w:r>
      <w:r w:rsidRPr="00BB537A">
        <w:rPr>
          <w:rFonts w:ascii="Times New Roman" w:eastAsia="Times New Roman" w:hAnsi="Times New Roman" w:cs="Times New Roman"/>
          <w:bCs/>
          <w:sz w:val="24"/>
          <w:szCs w:val="24"/>
          <w:lang w:eastAsia="en-US"/>
        </w:rPr>
        <w:t>,</w:t>
      </w:r>
      <w:r w:rsidRPr="00BB537A">
        <w:rPr>
          <w:rFonts w:ascii="Times New Roman" w:eastAsia="Times New Roman" w:hAnsi="Times New Roman" w:cs="Times New Roman"/>
          <w:sz w:val="24"/>
          <w:szCs w:val="24"/>
          <w:lang w:eastAsia="en-US"/>
        </w:rPr>
        <w:t xml:space="preserve"> 111–133</w:t>
      </w:r>
      <w:r w:rsidR="00B811C3">
        <w:rPr>
          <w:rFonts w:ascii="Times New Roman" w:eastAsia="Times New Roman" w:hAnsi="Times New Roman" w:cs="Times New Roman"/>
          <w:sz w:val="24"/>
          <w:szCs w:val="24"/>
          <w:lang w:eastAsia="en-US"/>
        </w:rPr>
        <w:t>. Doi:</w:t>
      </w:r>
      <w:r w:rsidRPr="00BB537A">
        <w:rPr>
          <w:rFonts w:ascii="Times New Roman" w:eastAsia="Times New Roman" w:hAnsi="Times New Roman" w:cs="Times New Roman"/>
          <w:sz w:val="24"/>
          <w:szCs w:val="24"/>
          <w:lang w:eastAsia="en-US"/>
        </w:rPr>
        <w:t xml:space="preserve"> 10.1111/j.2517-6161.1974.tb00994.x</w:t>
      </w:r>
      <w:r>
        <w:rPr>
          <w:rFonts w:ascii="Times New Roman" w:eastAsia="Times New Roman" w:hAnsi="Times New Roman" w:cs="Times New Roman"/>
          <w:sz w:val="24"/>
          <w:szCs w:val="24"/>
          <w:lang w:eastAsia="en-US"/>
        </w:rPr>
        <w:t>.</w:t>
      </w:r>
    </w:p>
    <w:p w14:paraId="6D5567DC" w14:textId="77777777" w:rsidR="005F109A" w:rsidRDefault="00BB537A" w:rsidP="005F109A">
      <w:pPr>
        <w:spacing w:after="120" w:line="240" w:lineRule="auto"/>
        <w:ind w:left="432" w:hanging="432"/>
        <w:rPr>
          <w:rFonts w:ascii="Times New Roman" w:hAnsi="Times New Roman" w:cs="Times New Roman"/>
          <w:color w:val="000000" w:themeColor="text1"/>
          <w:sz w:val="24"/>
          <w:szCs w:val="24"/>
        </w:rPr>
      </w:pPr>
      <w:r w:rsidRPr="005F109A">
        <w:rPr>
          <w:rFonts w:ascii="Times New Roman" w:hAnsi="Times New Roman" w:cs="Times New Roman"/>
          <w:color w:val="000000" w:themeColor="text1"/>
          <w:sz w:val="24"/>
          <w:szCs w:val="24"/>
          <w:lang w:eastAsia="en-US"/>
        </w:rPr>
        <w:t>Stump R.P.</w:t>
      </w:r>
      <w:r w:rsidR="005F109A" w:rsidRPr="005F109A">
        <w:rPr>
          <w:rFonts w:ascii="Times New Roman" w:hAnsi="Times New Roman" w:cs="Times New Roman"/>
          <w:color w:val="000000" w:themeColor="text1"/>
          <w:sz w:val="24"/>
          <w:szCs w:val="24"/>
          <w:lang w:eastAsia="en-US"/>
        </w:rPr>
        <w:t xml:space="preserve">, </w:t>
      </w:r>
      <w:r w:rsidR="005F109A" w:rsidRPr="005F109A">
        <w:rPr>
          <w:rFonts w:ascii="Times New Roman" w:eastAsia="Times New Roman" w:hAnsi="Times New Roman" w:cs="Times New Roman"/>
          <w:color w:val="333333"/>
          <w:sz w:val="24"/>
          <w:szCs w:val="24"/>
          <w:shd w:val="clear" w:color="auto" w:fill="FFFFFF"/>
          <w:lang w:eastAsia="en-US"/>
        </w:rPr>
        <w:t>Culver, M.E., Tester, P.A., Tomlinson, M., Kirkpatrick, G.J.</w:t>
      </w:r>
      <w:r w:rsidR="005F109A">
        <w:rPr>
          <w:rFonts w:ascii="Times New Roman" w:eastAsia="Times New Roman" w:hAnsi="Times New Roman" w:cs="Times New Roman"/>
          <w:color w:val="333333"/>
          <w:sz w:val="24"/>
          <w:szCs w:val="24"/>
          <w:shd w:val="clear" w:color="auto" w:fill="FFFFFF"/>
          <w:lang w:eastAsia="en-US"/>
        </w:rPr>
        <w:t xml:space="preserve"> et al. </w:t>
      </w:r>
      <w:r w:rsidRPr="005F109A">
        <w:rPr>
          <w:rFonts w:ascii="Times New Roman" w:hAnsi="Times New Roman" w:cs="Times New Roman"/>
          <w:color w:val="000000" w:themeColor="text1"/>
          <w:sz w:val="24"/>
          <w:szCs w:val="24"/>
          <w:lang w:eastAsia="en-US"/>
        </w:rPr>
        <w:t xml:space="preserve">2003. Monitoring </w:t>
      </w:r>
      <w:r w:rsidRPr="005F109A">
        <w:rPr>
          <w:rFonts w:ascii="Times New Roman" w:hAnsi="Times New Roman" w:cs="Times New Roman"/>
          <w:i/>
          <w:color w:val="000000" w:themeColor="text1"/>
          <w:sz w:val="24"/>
          <w:szCs w:val="24"/>
          <w:lang w:eastAsia="en-US"/>
        </w:rPr>
        <w:t>Karenia brevis</w:t>
      </w:r>
      <w:r w:rsidRPr="005F109A">
        <w:rPr>
          <w:rFonts w:ascii="Times New Roman" w:hAnsi="Times New Roman" w:cs="Times New Roman"/>
          <w:color w:val="000000" w:themeColor="text1"/>
          <w:sz w:val="24"/>
          <w:szCs w:val="24"/>
          <w:lang w:eastAsia="en-US"/>
        </w:rPr>
        <w:t xml:space="preserve"> blooms in the Gulf of Mexico using satellite ocean color imagery and other data. </w:t>
      </w:r>
      <w:r w:rsidRPr="005F109A">
        <w:rPr>
          <w:rFonts w:ascii="Times New Roman" w:hAnsi="Times New Roman" w:cs="Times New Roman"/>
          <w:iCs/>
          <w:color w:val="000000" w:themeColor="text1"/>
          <w:sz w:val="24"/>
          <w:szCs w:val="24"/>
          <w:lang w:eastAsia="en-US"/>
        </w:rPr>
        <w:t>Harmful Algae</w:t>
      </w:r>
      <w:r w:rsidRPr="005F109A">
        <w:rPr>
          <w:rFonts w:ascii="Times New Roman" w:hAnsi="Times New Roman" w:cs="Times New Roman"/>
          <w:color w:val="000000" w:themeColor="text1"/>
          <w:sz w:val="24"/>
          <w:szCs w:val="24"/>
          <w:lang w:eastAsia="en-US"/>
        </w:rPr>
        <w:t xml:space="preserve"> </w:t>
      </w:r>
      <w:r w:rsidRPr="005F109A">
        <w:rPr>
          <w:rFonts w:ascii="Times New Roman" w:hAnsi="Times New Roman" w:cs="Times New Roman"/>
          <w:bCs/>
          <w:color w:val="000000" w:themeColor="text1"/>
          <w:sz w:val="24"/>
          <w:szCs w:val="24"/>
          <w:lang w:eastAsia="en-US"/>
        </w:rPr>
        <w:t>2,</w:t>
      </w:r>
      <w:r w:rsidRPr="005F109A">
        <w:rPr>
          <w:rFonts w:ascii="Times New Roman" w:hAnsi="Times New Roman" w:cs="Times New Roman"/>
          <w:color w:val="000000" w:themeColor="text1"/>
          <w:sz w:val="24"/>
          <w:szCs w:val="24"/>
          <w:lang w:eastAsia="en-US"/>
        </w:rPr>
        <w:t xml:space="preserve"> 147-160</w:t>
      </w:r>
      <w:r w:rsidR="00B811C3" w:rsidRPr="005F109A">
        <w:rPr>
          <w:rFonts w:ascii="Times New Roman" w:hAnsi="Times New Roman" w:cs="Times New Roman"/>
          <w:color w:val="000000" w:themeColor="text1"/>
          <w:sz w:val="24"/>
          <w:szCs w:val="24"/>
          <w:lang w:eastAsia="en-US"/>
        </w:rPr>
        <w:t>. Doi:</w:t>
      </w:r>
      <w:r w:rsidRPr="005F109A">
        <w:rPr>
          <w:rFonts w:ascii="Times New Roman" w:hAnsi="Times New Roman" w:cs="Times New Roman"/>
          <w:color w:val="000000" w:themeColor="text1"/>
          <w:sz w:val="24"/>
          <w:szCs w:val="24"/>
          <w:lang w:eastAsia="en-US"/>
        </w:rPr>
        <w:t xml:space="preserve"> 10.1016/S1568-9883(02)</w:t>
      </w:r>
      <w:r w:rsidRPr="00BB537A">
        <w:rPr>
          <w:rFonts w:ascii="Times New Roman" w:hAnsi="Times New Roman" w:cs="Times New Roman"/>
          <w:color w:val="000000" w:themeColor="text1"/>
          <w:sz w:val="24"/>
          <w:szCs w:val="24"/>
          <w:lang w:eastAsia="en-US"/>
        </w:rPr>
        <w:t>00083-5.</w:t>
      </w:r>
    </w:p>
    <w:p w14:paraId="0D7C1BDC" w14:textId="5BEC811A" w:rsidR="00BB537A" w:rsidRDefault="00BB537A" w:rsidP="005F109A">
      <w:pPr>
        <w:spacing w:after="120" w:line="240" w:lineRule="auto"/>
        <w:ind w:left="432" w:hanging="432"/>
        <w:rPr>
          <w:rFonts w:ascii="Times New Roman" w:hAnsi="Times New Roman" w:cs="Times New Roman"/>
          <w:color w:val="000000" w:themeColor="text1"/>
          <w:sz w:val="24"/>
          <w:szCs w:val="24"/>
          <w:lang w:eastAsia="en-US"/>
        </w:rPr>
      </w:pPr>
      <w:r w:rsidRPr="005F109A">
        <w:rPr>
          <w:rFonts w:ascii="Times New Roman" w:hAnsi="Times New Roman" w:cs="Times New Roman"/>
          <w:color w:val="000000" w:themeColor="text1"/>
          <w:sz w:val="24"/>
          <w:szCs w:val="24"/>
          <w:lang w:eastAsia="en-US"/>
        </w:rPr>
        <w:t xml:space="preserve">Stump, R.P., </w:t>
      </w:r>
      <w:r w:rsidR="005F109A" w:rsidRPr="005F109A">
        <w:rPr>
          <w:rFonts w:ascii="Times New Roman" w:eastAsia="Times New Roman" w:hAnsi="Times New Roman" w:cs="Times New Roman"/>
          <w:color w:val="333333"/>
          <w:sz w:val="24"/>
          <w:szCs w:val="24"/>
          <w:shd w:val="clear" w:color="auto" w:fill="FFFFFF"/>
          <w:lang w:eastAsia="en-US"/>
        </w:rPr>
        <w:t xml:space="preserve">Tomlinson, M.C., Calkins, J.A., Kirkpatrick, B., Fisher, K. et al. </w:t>
      </w:r>
      <w:r w:rsidRPr="005F109A">
        <w:rPr>
          <w:rFonts w:ascii="Times New Roman" w:hAnsi="Times New Roman" w:cs="Times New Roman"/>
          <w:color w:val="000000" w:themeColor="text1"/>
          <w:sz w:val="24"/>
          <w:szCs w:val="24"/>
          <w:lang w:eastAsia="en-US"/>
        </w:rPr>
        <w:t xml:space="preserve">2009. Skill assessment for an operational algal bloom forecast system. </w:t>
      </w:r>
      <w:r w:rsidRPr="005F109A">
        <w:rPr>
          <w:rFonts w:ascii="Times New Roman" w:hAnsi="Times New Roman" w:cs="Times New Roman"/>
          <w:iCs/>
          <w:color w:val="000000" w:themeColor="text1"/>
          <w:sz w:val="24"/>
          <w:szCs w:val="24"/>
          <w:lang w:eastAsia="en-US"/>
        </w:rPr>
        <w:t>J. Mar. Syst.</w:t>
      </w:r>
      <w:r w:rsidRPr="005F109A">
        <w:rPr>
          <w:rFonts w:ascii="Times New Roman" w:hAnsi="Times New Roman" w:cs="Times New Roman"/>
          <w:color w:val="000000" w:themeColor="text1"/>
          <w:sz w:val="24"/>
          <w:szCs w:val="24"/>
          <w:lang w:eastAsia="en-US"/>
        </w:rPr>
        <w:t xml:space="preserve"> </w:t>
      </w:r>
      <w:r w:rsidRPr="005F109A">
        <w:rPr>
          <w:rFonts w:ascii="Times New Roman" w:hAnsi="Times New Roman" w:cs="Times New Roman"/>
          <w:bCs/>
          <w:color w:val="000000" w:themeColor="text1"/>
          <w:sz w:val="24"/>
          <w:szCs w:val="24"/>
          <w:lang w:eastAsia="en-US"/>
        </w:rPr>
        <w:t>76(1-2),</w:t>
      </w:r>
      <w:r w:rsidRPr="005F109A">
        <w:rPr>
          <w:rFonts w:ascii="Times New Roman" w:hAnsi="Times New Roman" w:cs="Times New Roman"/>
          <w:color w:val="000000" w:themeColor="text1"/>
          <w:sz w:val="24"/>
          <w:szCs w:val="24"/>
          <w:lang w:eastAsia="en-US"/>
        </w:rPr>
        <w:t xml:space="preserve"> 151-161</w:t>
      </w:r>
      <w:r w:rsidR="00B811C3" w:rsidRPr="005F109A">
        <w:rPr>
          <w:rFonts w:ascii="Times New Roman" w:hAnsi="Times New Roman" w:cs="Times New Roman"/>
          <w:color w:val="000000" w:themeColor="text1"/>
          <w:sz w:val="24"/>
          <w:szCs w:val="24"/>
          <w:lang w:eastAsia="en-US"/>
        </w:rPr>
        <w:t>. Doi:</w:t>
      </w:r>
      <w:r w:rsidRPr="005F109A">
        <w:rPr>
          <w:rFonts w:ascii="Times New Roman" w:hAnsi="Times New Roman" w:cs="Times New Roman"/>
          <w:color w:val="000000" w:themeColor="text1"/>
          <w:sz w:val="24"/>
          <w:szCs w:val="24"/>
          <w:lang w:eastAsia="en-US"/>
        </w:rPr>
        <w:t xml:space="preserve"> 10.1016/j.marsys.2008.05.016.</w:t>
      </w:r>
    </w:p>
    <w:p w14:paraId="1B21A162" w14:textId="67CA38A1" w:rsidR="0020285D" w:rsidRPr="00E375A6" w:rsidRDefault="0020285D" w:rsidP="00E375A6">
      <w:pPr>
        <w:spacing w:after="120" w:line="240" w:lineRule="auto"/>
        <w:ind w:left="432" w:hanging="432"/>
        <w:rPr>
          <w:rFonts w:ascii="Times New Roman" w:hAnsi="Times New Roman" w:cs="Times New Roman"/>
          <w:color w:val="000000" w:themeColor="text1"/>
          <w:sz w:val="24"/>
          <w:szCs w:val="24"/>
          <w:lang w:eastAsia="en-US"/>
        </w:rPr>
      </w:pPr>
      <w:r>
        <w:rPr>
          <w:rFonts w:ascii="Times New Roman" w:hAnsi="Times New Roman" w:cs="Times New Roman"/>
          <w:color w:val="000000" w:themeColor="text1"/>
          <w:sz w:val="24"/>
          <w:szCs w:val="24"/>
          <w:lang w:eastAsia="en-US"/>
        </w:rPr>
        <w:t>Tipping, M.E.</w:t>
      </w:r>
      <w:r w:rsidR="00DD4221">
        <w:rPr>
          <w:rFonts w:ascii="Times New Roman" w:hAnsi="Times New Roman" w:cs="Times New Roman"/>
          <w:color w:val="000000" w:themeColor="text1"/>
          <w:sz w:val="24"/>
          <w:szCs w:val="24"/>
          <w:lang w:eastAsia="en-US"/>
        </w:rPr>
        <w:t xml:space="preserve"> 2001. </w:t>
      </w:r>
      <w:r w:rsidR="009B020E">
        <w:rPr>
          <w:rFonts w:ascii="Times New Roman" w:hAnsi="Times New Roman" w:cs="Times New Roman"/>
          <w:color w:val="000000" w:themeColor="text1"/>
          <w:sz w:val="24"/>
          <w:szCs w:val="24"/>
          <w:lang w:eastAsia="en-US"/>
        </w:rPr>
        <w:t xml:space="preserve">Sparse Bayesian Learning and the Relevance Vector Machine. </w:t>
      </w:r>
      <w:r w:rsidR="00EC1176">
        <w:rPr>
          <w:rFonts w:ascii="Times New Roman" w:hAnsi="Times New Roman" w:cs="Times New Roman"/>
          <w:color w:val="000000" w:themeColor="text1"/>
          <w:sz w:val="24"/>
          <w:szCs w:val="24"/>
          <w:lang w:eastAsia="en-US"/>
        </w:rPr>
        <w:t>J. Mach. Learn. Res.</w:t>
      </w:r>
      <w:r w:rsidR="00E63E88">
        <w:rPr>
          <w:rFonts w:ascii="Times New Roman" w:hAnsi="Times New Roman" w:cs="Times New Roman"/>
          <w:color w:val="000000" w:themeColor="text1"/>
          <w:sz w:val="24"/>
          <w:szCs w:val="24"/>
          <w:lang w:eastAsia="en-US"/>
        </w:rPr>
        <w:t xml:space="preserve"> 1,</w:t>
      </w:r>
      <w:r>
        <w:rPr>
          <w:rFonts w:ascii="Times New Roman" w:hAnsi="Times New Roman" w:cs="Times New Roman"/>
          <w:color w:val="000000" w:themeColor="text1"/>
          <w:sz w:val="24"/>
          <w:szCs w:val="24"/>
          <w:lang w:eastAsia="en-US"/>
        </w:rPr>
        <w:t xml:space="preserve"> </w:t>
      </w:r>
      <w:r w:rsidR="00E375A6">
        <w:rPr>
          <w:rFonts w:ascii="Times New Roman" w:hAnsi="Times New Roman" w:cs="Times New Roman"/>
          <w:color w:val="000000" w:themeColor="text1"/>
          <w:sz w:val="24"/>
          <w:szCs w:val="24"/>
          <w:lang w:eastAsia="en-US"/>
        </w:rPr>
        <w:t xml:space="preserve">211-244. Doi: </w:t>
      </w:r>
      <w:r w:rsidR="00E375A6" w:rsidRPr="00E375A6">
        <w:rPr>
          <w:rFonts w:ascii="Times New Roman" w:hAnsi="Times New Roman" w:cs="Times New Roman"/>
          <w:color w:val="000000" w:themeColor="text1"/>
          <w:sz w:val="24"/>
          <w:szCs w:val="24"/>
          <w:lang w:eastAsia="en-US"/>
        </w:rPr>
        <w:t>10.1162/15324430152748236</w:t>
      </w:r>
    </w:p>
    <w:p w14:paraId="6D458FC0" w14:textId="448B92DC"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7774BA">
        <w:rPr>
          <w:rFonts w:ascii="Times New Roman" w:hAnsi="Times New Roman" w:cs="Times New Roman"/>
          <w:sz w:val="24"/>
          <w:szCs w:val="24"/>
        </w:rPr>
        <w:t>Vapnik, V. 1995. The Nature of Statistical Learning Theory. Springer NY.</w:t>
      </w:r>
    </w:p>
    <w:p w14:paraId="186D5E3C" w14:textId="77777777" w:rsidR="00603037" w:rsidRDefault="00BB537A" w:rsidP="00603037">
      <w:pPr>
        <w:autoSpaceDE w:val="0"/>
        <w:autoSpaceDN w:val="0"/>
        <w:adjustRightInd w:val="0"/>
        <w:spacing w:after="120" w:line="240" w:lineRule="auto"/>
        <w:ind w:left="432" w:hanging="432"/>
        <w:rPr>
          <w:rFonts w:ascii="Times New Roman" w:hAnsi="Times New Roman" w:cs="Times New Roman"/>
          <w:color w:val="000000" w:themeColor="text1"/>
          <w:sz w:val="24"/>
          <w:szCs w:val="24"/>
          <w:shd w:val="clear" w:color="auto" w:fill="FFFFFF"/>
        </w:rPr>
      </w:pPr>
      <w:r w:rsidRPr="00BB537A">
        <w:rPr>
          <w:rFonts w:ascii="Times New Roman" w:hAnsi="Times New Roman" w:cs="Times New Roman"/>
          <w:sz w:val="24"/>
          <w:szCs w:val="24"/>
          <w:shd w:val="clear" w:color="auto" w:fill="FFFFFF"/>
        </w:rPr>
        <w:t xml:space="preserve">Vargo, G.A.  </w:t>
      </w:r>
      <w:r>
        <w:rPr>
          <w:rFonts w:ascii="Times New Roman" w:hAnsi="Times New Roman" w:cs="Times New Roman"/>
          <w:sz w:val="24"/>
          <w:szCs w:val="24"/>
          <w:shd w:val="clear" w:color="auto" w:fill="FFFFFF"/>
        </w:rPr>
        <w:t xml:space="preserve">2009. </w:t>
      </w:r>
      <w:r w:rsidRPr="00BB537A">
        <w:rPr>
          <w:rFonts w:ascii="Times New Roman" w:hAnsi="Times New Roman" w:cs="Times New Roman"/>
          <w:sz w:val="24"/>
          <w:szCs w:val="24"/>
          <w:shd w:val="clear" w:color="auto" w:fill="FFFFFF"/>
        </w:rPr>
        <w:t xml:space="preserve">A brief summary of the physiology and ecology of </w:t>
      </w:r>
      <w:r w:rsidRPr="00BB537A">
        <w:rPr>
          <w:rFonts w:ascii="Times New Roman" w:hAnsi="Times New Roman" w:cs="Times New Roman"/>
          <w:i/>
          <w:sz w:val="24"/>
          <w:szCs w:val="24"/>
          <w:shd w:val="clear" w:color="auto" w:fill="FFFFFF"/>
        </w:rPr>
        <w:t>Karenia brevis</w:t>
      </w:r>
      <w:r w:rsidRPr="00BB537A">
        <w:rPr>
          <w:rFonts w:ascii="Times New Roman" w:hAnsi="Times New Roman" w:cs="Times New Roman"/>
          <w:sz w:val="24"/>
          <w:szCs w:val="24"/>
          <w:shd w:val="clear" w:color="auto" w:fill="FFFFFF"/>
        </w:rPr>
        <w:t xml:space="preserve"> Davis (G. Hansen and Moestrup comb. nov.) red tides on the West Florida Shelf and of hypotheses posed for their initiation, growth, maintenance, and termination.  </w:t>
      </w:r>
      <w:r w:rsidRPr="00BB537A">
        <w:rPr>
          <w:rFonts w:ascii="Times New Roman" w:hAnsi="Times New Roman" w:cs="Times New Roman"/>
          <w:iCs/>
          <w:sz w:val="24"/>
          <w:szCs w:val="24"/>
          <w:shd w:val="clear" w:color="auto" w:fill="FFFFFF"/>
        </w:rPr>
        <w:t>Harmful Algae</w:t>
      </w:r>
      <w:r w:rsidRPr="00BB537A">
        <w:rPr>
          <w:rFonts w:ascii="Times New Roman" w:hAnsi="Times New Roman" w:cs="Times New Roman"/>
          <w:sz w:val="24"/>
          <w:szCs w:val="24"/>
          <w:shd w:val="clear" w:color="auto" w:fill="FFFFFF"/>
        </w:rPr>
        <w:t xml:space="preserve"> </w:t>
      </w:r>
      <w:r w:rsidRPr="00B811C3">
        <w:rPr>
          <w:rFonts w:ascii="Times New Roman" w:hAnsi="Times New Roman" w:cs="Times New Roman"/>
          <w:bCs/>
          <w:sz w:val="24"/>
          <w:szCs w:val="24"/>
          <w:shd w:val="clear" w:color="auto" w:fill="FFFFFF"/>
        </w:rPr>
        <w:t>8,</w:t>
      </w:r>
      <w:r w:rsidRPr="00BB537A">
        <w:rPr>
          <w:rFonts w:ascii="Times New Roman" w:hAnsi="Times New Roman" w:cs="Times New Roman"/>
          <w:sz w:val="24"/>
          <w:szCs w:val="24"/>
          <w:shd w:val="clear" w:color="auto" w:fill="FFFFFF"/>
        </w:rPr>
        <w:t xml:space="preserve"> 573-584</w:t>
      </w:r>
      <w:r w:rsidR="00B811C3">
        <w:rPr>
          <w:rFonts w:ascii="Times New Roman" w:hAnsi="Times New Roman" w:cs="Times New Roman"/>
          <w:sz w:val="24"/>
          <w:szCs w:val="24"/>
          <w:shd w:val="clear" w:color="auto" w:fill="FFFFFF"/>
        </w:rPr>
        <w:t>. Doi:</w:t>
      </w:r>
      <w:r w:rsidRPr="00BB537A">
        <w:rPr>
          <w:rFonts w:ascii="Times New Roman" w:hAnsi="Times New Roman" w:cs="Times New Roman"/>
          <w:sz w:val="24"/>
          <w:szCs w:val="24"/>
          <w:shd w:val="clear" w:color="auto" w:fill="FFFFFF"/>
        </w:rPr>
        <w:t xml:space="preserve"> 10.1016/j.hal.</w:t>
      </w:r>
      <w:r w:rsidRPr="00603037">
        <w:rPr>
          <w:rFonts w:ascii="Times New Roman" w:hAnsi="Times New Roman" w:cs="Times New Roman"/>
          <w:sz w:val="24"/>
          <w:szCs w:val="24"/>
          <w:shd w:val="clear" w:color="auto" w:fill="FFFFFF"/>
        </w:rPr>
        <w:t>2008.11.002.</w:t>
      </w:r>
    </w:p>
    <w:p w14:paraId="02F61410" w14:textId="0CBB496E" w:rsidR="00BB537A" w:rsidRPr="000D48DB" w:rsidRDefault="00BB537A" w:rsidP="00603037">
      <w:pPr>
        <w:autoSpaceDE w:val="0"/>
        <w:autoSpaceDN w:val="0"/>
        <w:adjustRightInd w:val="0"/>
        <w:spacing w:after="120" w:line="240" w:lineRule="auto"/>
        <w:ind w:left="432" w:hanging="432"/>
        <w:rPr>
          <w:rFonts w:ascii="Times New Roman" w:hAnsi="Times New Roman" w:cs="Times New Roman"/>
          <w:color w:val="000000" w:themeColor="text1"/>
          <w:sz w:val="24"/>
          <w:szCs w:val="24"/>
          <w:shd w:val="clear" w:color="auto" w:fill="FFFFFF"/>
          <w:lang w:val="es-GT"/>
        </w:rPr>
      </w:pPr>
      <w:r w:rsidRPr="000D48DB">
        <w:rPr>
          <w:rFonts w:ascii="Times New Roman" w:hAnsi="Times New Roman" w:cs="Times New Roman"/>
          <w:sz w:val="24"/>
          <w:szCs w:val="24"/>
          <w:shd w:val="clear" w:color="auto" w:fill="FFFFFF"/>
        </w:rPr>
        <w:t xml:space="preserve">Vargo, G.A. </w:t>
      </w:r>
      <w:r w:rsidR="00603037" w:rsidRPr="00603037">
        <w:rPr>
          <w:rFonts w:ascii="Times New Roman" w:hAnsi="Times New Roman" w:cs="Times New Roman"/>
          <w:sz w:val="24"/>
          <w:szCs w:val="24"/>
        </w:rPr>
        <w:t>Heil,</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C.A.,</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Fanning,K.A.,</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Dixon,</w:t>
      </w:r>
      <w:r w:rsidR="00603037">
        <w:rPr>
          <w:rFonts w:ascii="Times New Roman" w:hAnsi="Times New Roman" w:cs="Times New Roman"/>
          <w:sz w:val="24"/>
          <w:szCs w:val="24"/>
        </w:rPr>
        <w:t xml:space="preserve"> K. </w:t>
      </w:r>
      <w:r w:rsidR="00603037" w:rsidRPr="00603037">
        <w:rPr>
          <w:rFonts w:ascii="Times New Roman" w:hAnsi="Times New Roman" w:cs="Times New Roman"/>
          <w:sz w:val="24"/>
          <w:szCs w:val="24"/>
        </w:rPr>
        <w:t>L.,</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Neely,</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M.B.,</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Lester,</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K.,</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A</w:t>
      </w:r>
      <w:r w:rsidR="00603037">
        <w:rPr>
          <w:rFonts w:ascii="Times New Roman" w:hAnsi="Times New Roman" w:cs="Times New Roman"/>
          <w:sz w:val="24"/>
          <w:szCs w:val="24"/>
        </w:rPr>
        <w:t>.</w:t>
      </w:r>
      <w:r w:rsidR="00603037" w:rsidRPr="00603037">
        <w:rPr>
          <w:rFonts w:ascii="Times New Roman" w:hAnsi="Times New Roman" w:cs="Times New Roman"/>
          <w:sz w:val="24"/>
          <w:szCs w:val="24"/>
        </w:rPr>
        <w:t xml:space="preserve"> et al. </w:t>
      </w:r>
      <w:r w:rsidRPr="000D48DB">
        <w:rPr>
          <w:rFonts w:ascii="Times New Roman" w:hAnsi="Times New Roman" w:cs="Times New Roman"/>
          <w:sz w:val="24"/>
          <w:szCs w:val="24"/>
          <w:shd w:val="clear" w:color="auto" w:fill="FFFFFF"/>
        </w:rPr>
        <w:t xml:space="preserve">2008. </w:t>
      </w:r>
      <w:r w:rsidRPr="00603037">
        <w:rPr>
          <w:rFonts w:ascii="Times New Roman" w:hAnsi="Times New Roman" w:cs="Times New Roman"/>
          <w:sz w:val="24"/>
          <w:szCs w:val="24"/>
          <w:shd w:val="clear" w:color="auto" w:fill="FFFFFF"/>
        </w:rPr>
        <w:t xml:space="preserve">Nutrient availability in support of </w:t>
      </w:r>
      <w:r w:rsidRPr="00603037">
        <w:rPr>
          <w:rFonts w:ascii="Times New Roman" w:hAnsi="Times New Roman" w:cs="Times New Roman"/>
          <w:i/>
          <w:sz w:val="24"/>
          <w:szCs w:val="24"/>
          <w:shd w:val="clear" w:color="auto" w:fill="FFFFFF"/>
        </w:rPr>
        <w:t>Karenia brevis</w:t>
      </w:r>
      <w:r w:rsidRPr="00603037">
        <w:rPr>
          <w:rFonts w:ascii="Times New Roman" w:hAnsi="Times New Roman" w:cs="Times New Roman"/>
          <w:sz w:val="24"/>
          <w:szCs w:val="24"/>
          <w:shd w:val="clear" w:color="auto" w:fill="FFFFFF"/>
        </w:rPr>
        <w:t xml:space="preserve"> blooms on the central West Florida Shelf: what keeps </w:t>
      </w:r>
      <w:r w:rsidRPr="00603037">
        <w:rPr>
          <w:rFonts w:ascii="Times New Roman" w:hAnsi="Times New Roman" w:cs="Times New Roman"/>
          <w:i/>
          <w:sz w:val="24"/>
          <w:szCs w:val="24"/>
          <w:shd w:val="clear" w:color="auto" w:fill="FFFFFF"/>
        </w:rPr>
        <w:t>Karenia</w:t>
      </w:r>
      <w:r w:rsidRPr="00603037">
        <w:rPr>
          <w:rFonts w:ascii="Times New Roman" w:hAnsi="Times New Roman" w:cs="Times New Roman"/>
          <w:sz w:val="24"/>
          <w:szCs w:val="24"/>
          <w:shd w:val="clear" w:color="auto" w:fill="FFFFFF"/>
        </w:rPr>
        <w:t xml:space="preserve"> blooming?  </w:t>
      </w:r>
      <w:r w:rsidRPr="000D48DB">
        <w:rPr>
          <w:rFonts w:ascii="Times New Roman" w:hAnsi="Times New Roman" w:cs="Times New Roman"/>
          <w:sz w:val="24"/>
          <w:szCs w:val="24"/>
          <w:shd w:val="clear" w:color="auto" w:fill="FFFFFF"/>
          <w:lang w:val="es-GT"/>
        </w:rPr>
        <w:t>Cont. Shelf Res.</w:t>
      </w:r>
      <w:r w:rsidRPr="000D48DB">
        <w:rPr>
          <w:rFonts w:ascii="Times New Roman" w:hAnsi="Times New Roman" w:cs="Times New Roman"/>
          <w:iCs/>
          <w:sz w:val="24"/>
          <w:szCs w:val="24"/>
          <w:shd w:val="clear" w:color="auto" w:fill="FFFFFF"/>
          <w:lang w:val="es-GT"/>
        </w:rPr>
        <w:t xml:space="preserve"> </w:t>
      </w:r>
      <w:r w:rsidRPr="000D48DB">
        <w:rPr>
          <w:rFonts w:ascii="Times New Roman" w:hAnsi="Times New Roman" w:cs="Times New Roman"/>
          <w:bCs/>
          <w:sz w:val="24"/>
          <w:szCs w:val="24"/>
          <w:shd w:val="clear" w:color="auto" w:fill="FFFFFF"/>
          <w:lang w:val="es-GT"/>
        </w:rPr>
        <w:t>28,</w:t>
      </w:r>
      <w:r w:rsidRPr="000D48DB">
        <w:rPr>
          <w:rFonts w:ascii="Times New Roman" w:hAnsi="Times New Roman" w:cs="Times New Roman"/>
          <w:sz w:val="24"/>
          <w:szCs w:val="24"/>
          <w:shd w:val="clear" w:color="auto" w:fill="FFFFFF"/>
          <w:lang w:val="es-GT"/>
        </w:rPr>
        <w:t xml:space="preserve"> 73-98</w:t>
      </w:r>
      <w:r w:rsidR="00B811C3" w:rsidRPr="000D48DB">
        <w:rPr>
          <w:rFonts w:ascii="Times New Roman" w:hAnsi="Times New Roman" w:cs="Times New Roman"/>
          <w:sz w:val="24"/>
          <w:szCs w:val="24"/>
          <w:shd w:val="clear" w:color="auto" w:fill="FFFFFF"/>
          <w:lang w:val="es-GT"/>
        </w:rPr>
        <w:t>. Doi:</w:t>
      </w:r>
      <w:r w:rsidRPr="000D48DB">
        <w:rPr>
          <w:rFonts w:ascii="Times New Roman" w:hAnsi="Times New Roman" w:cs="Times New Roman"/>
          <w:sz w:val="24"/>
          <w:szCs w:val="24"/>
          <w:shd w:val="clear" w:color="auto" w:fill="FFFFFF"/>
          <w:lang w:val="es-GT"/>
        </w:rPr>
        <w:t xml:space="preserve"> 10.1016/j.csr.2007.04.008.</w:t>
      </w:r>
    </w:p>
    <w:p w14:paraId="14C18C63" w14:textId="77777777" w:rsidR="00603037"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lang w:val="es-GT"/>
        </w:rPr>
        <w:t xml:space="preserve">Velo-Suarez, </w:t>
      </w:r>
      <w:r>
        <w:rPr>
          <w:rFonts w:ascii="Times New Roman" w:hAnsi="Times New Roman" w:cs="Times New Roman"/>
          <w:sz w:val="24"/>
          <w:szCs w:val="24"/>
          <w:lang w:val="es-GT"/>
        </w:rPr>
        <w:t>L.,</w:t>
      </w:r>
      <w:r w:rsidRPr="00BB537A">
        <w:rPr>
          <w:rFonts w:ascii="Times New Roman" w:hAnsi="Times New Roman" w:cs="Times New Roman"/>
          <w:sz w:val="24"/>
          <w:szCs w:val="24"/>
          <w:lang w:val="es-GT"/>
        </w:rPr>
        <w:t xml:space="preserve"> Gutierrez-Estrada, J.C.  </w:t>
      </w:r>
      <w:r w:rsidRPr="000D48DB">
        <w:rPr>
          <w:rFonts w:ascii="Times New Roman" w:hAnsi="Times New Roman" w:cs="Times New Roman"/>
          <w:sz w:val="24"/>
          <w:szCs w:val="24"/>
        </w:rPr>
        <w:t xml:space="preserve">2007. </w:t>
      </w:r>
      <w:r w:rsidRPr="00BB537A">
        <w:rPr>
          <w:rFonts w:ascii="Times New Roman" w:hAnsi="Times New Roman" w:cs="Times New Roman"/>
          <w:sz w:val="24"/>
          <w:szCs w:val="24"/>
        </w:rPr>
        <w:t xml:space="preserve">Artificial neural network approaches to one-step weekly prediction of </w:t>
      </w:r>
      <w:r w:rsidRPr="00BB537A">
        <w:rPr>
          <w:rFonts w:ascii="Times New Roman" w:hAnsi="Times New Roman" w:cs="Times New Roman"/>
          <w:i/>
          <w:sz w:val="24"/>
          <w:szCs w:val="24"/>
        </w:rPr>
        <w:t>Dinophysis acuminata</w:t>
      </w:r>
      <w:r w:rsidRPr="00BB537A">
        <w:rPr>
          <w:rFonts w:ascii="Times New Roman" w:hAnsi="Times New Roman" w:cs="Times New Roman"/>
          <w:sz w:val="24"/>
          <w:szCs w:val="24"/>
        </w:rPr>
        <w:t xml:space="preserve"> blooms in Huelva (Western Andalucıa, Spain). </w:t>
      </w:r>
      <w:r w:rsidRPr="00BB537A">
        <w:rPr>
          <w:rFonts w:ascii="Times New Roman" w:hAnsi="Times New Roman" w:cs="Times New Roman"/>
          <w:iCs/>
          <w:sz w:val="24"/>
          <w:szCs w:val="24"/>
        </w:rPr>
        <w:t>Harmful Algae</w:t>
      </w:r>
      <w:r w:rsidRPr="00BB537A">
        <w:rPr>
          <w:rFonts w:ascii="Times New Roman" w:hAnsi="Times New Roman" w:cs="Times New Roman"/>
          <w:sz w:val="24"/>
          <w:szCs w:val="24"/>
        </w:rPr>
        <w:t xml:space="preserve"> </w:t>
      </w:r>
      <w:r w:rsidRPr="00B811C3">
        <w:rPr>
          <w:rFonts w:ascii="Times New Roman" w:hAnsi="Times New Roman" w:cs="Times New Roman"/>
          <w:bCs/>
          <w:sz w:val="24"/>
          <w:szCs w:val="24"/>
        </w:rPr>
        <w:t>6,</w:t>
      </w:r>
      <w:r w:rsidRPr="00BB537A">
        <w:rPr>
          <w:rFonts w:ascii="Times New Roman" w:hAnsi="Times New Roman" w:cs="Times New Roman"/>
          <w:sz w:val="24"/>
          <w:szCs w:val="24"/>
        </w:rPr>
        <w:t xml:space="preserve"> 361-371</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10.1016/j.hal.2006.11.002. </w:t>
      </w:r>
    </w:p>
    <w:p w14:paraId="634DFF55" w14:textId="60336CDB" w:rsidR="00603037" w:rsidRPr="00603037"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cs="Times New Roman"/>
          <w:sz w:val="24"/>
          <w:szCs w:val="24"/>
        </w:rPr>
      </w:pPr>
      <w:r w:rsidRPr="00603037">
        <w:rPr>
          <w:rFonts w:ascii="Times New Roman" w:hAnsi="Times New Roman" w:cs="Times New Roman"/>
          <w:sz w:val="24"/>
          <w:szCs w:val="24"/>
        </w:rPr>
        <w:t>Walsh, J.J.</w:t>
      </w:r>
      <w:r w:rsidR="00603037" w:rsidRPr="00603037">
        <w:rPr>
          <w:rFonts w:ascii="Times New Roman" w:hAnsi="Times New Roman" w:cs="Times New Roman"/>
          <w:sz w:val="24"/>
          <w:szCs w:val="24"/>
        </w:rPr>
        <w:t>,</w:t>
      </w:r>
      <w:r w:rsidRP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Weisberg, R.H., Dieterle, D.A., He, R., Darrow, B.P., Jolliff, J.K.,</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 xml:space="preserve">et al. </w:t>
      </w:r>
      <w:r w:rsidRPr="00603037">
        <w:rPr>
          <w:rFonts w:ascii="Times New Roman" w:hAnsi="Times New Roman" w:cs="Times New Roman"/>
          <w:sz w:val="24"/>
          <w:szCs w:val="24"/>
        </w:rPr>
        <w:t>2003. The phytoplankton response to intrusions of slope water on the West Florida Shelf: models and observations</w:t>
      </w:r>
      <w:r w:rsidRPr="00BB537A">
        <w:rPr>
          <w:rFonts w:ascii="Times New Roman" w:hAnsi="Times New Roman" w:cs="Times New Roman"/>
          <w:sz w:val="24"/>
          <w:szCs w:val="24"/>
        </w:rPr>
        <w:t xml:space="preserve">.  </w:t>
      </w:r>
      <w:r w:rsidRPr="00BB537A">
        <w:rPr>
          <w:rFonts w:ascii="Times New Roman" w:hAnsi="Times New Roman" w:cs="Times New Roman"/>
          <w:iCs/>
          <w:sz w:val="24"/>
          <w:szCs w:val="24"/>
        </w:rPr>
        <w:t xml:space="preserve">J. </w:t>
      </w:r>
      <w:r w:rsidRPr="00603037">
        <w:rPr>
          <w:rFonts w:ascii="Times New Roman" w:hAnsi="Times New Roman" w:cs="Times New Roman"/>
          <w:iCs/>
          <w:sz w:val="24"/>
          <w:szCs w:val="24"/>
        </w:rPr>
        <w:t>Geophys. Res</w:t>
      </w:r>
      <w:r w:rsidRPr="00603037">
        <w:rPr>
          <w:rFonts w:ascii="Times New Roman" w:hAnsi="Times New Roman" w:cs="Times New Roman"/>
          <w:i/>
          <w:sz w:val="24"/>
          <w:szCs w:val="24"/>
        </w:rPr>
        <w:t>.</w:t>
      </w:r>
      <w:r w:rsidRPr="00603037">
        <w:rPr>
          <w:rFonts w:ascii="Times New Roman" w:hAnsi="Times New Roman" w:cs="Times New Roman"/>
          <w:sz w:val="24"/>
          <w:szCs w:val="24"/>
        </w:rPr>
        <w:t xml:space="preserve"> </w:t>
      </w:r>
      <w:r w:rsidRPr="00603037">
        <w:rPr>
          <w:rFonts w:ascii="Times New Roman" w:hAnsi="Times New Roman" w:cs="Times New Roman"/>
          <w:bCs/>
          <w:sz w:val="24"/>
          <w:szCs w:val="24"/>
        </w:rPr>
        <w:t>108,</w:t>
      </w:r>
      <w:r w:rsidRPr="00603037">
        <w:rPr>
          <w:rFonts w:ascii="Times New Roman" w:hAnsi="Times New Roman" w:cs="Times New Roman"/>
          <w:sz w:val="24"/>
          <w:szCs w:val="24"/>
        </w:rPr>
        <w:t xml:space="preserve"> C6, 15</w:t>
      </w:r>
      <w:r w:rsidR="00B811C3" w:rsidRPr="00603037">
        <w:rPr>
          <w:rFonts w:ascii="Times New Roman" w:hAnsi="Times New Roman" w:cs="Times New Roman"/>
          <w:sz w:val="24"/>
          <w:szCs w:val="24"/>
        </w:rPr>
        <w:t>. Doi:</w:t>
      </w:r>
      <w:r w:rsidRPr="00603037">
        <w:rPr>
          <w:rFonts w:ascii="Times New Roman" w:hAnsi="Times New Roman" w:cs="Times New Roman"/>
          <w:sz w:val="24"/>
          <w:szCs w:val="24"/>
        </w:rPr>
        <w:t xml:space="preserve"> 10.1029/2002JC001406.</w:t>
      </w:r>
    </w:p>
    <w:p w14:paraId="7C215C37" w14:textId="02D64BB2" w:rsidR="00BB537A" w:rsidRPr="00603037" w:rsidRDefault="00BB537A" w:rsidP="00603037">
      <w:pPr>
        <w:autoSpaceDE w:val="0"/>
        <w:autoSpaceDN w:val="0"/>
        <w:adjustRightInd w:val="0"/>
        <w:spacing w:after="120" w:line="240" w:lineRule="auto"/>
        <w:ind w:left="432" w:hanging="432"/>
        <w:rPr>
          <w:rFonts w:ascii="Times New Roman" w:hAnsi="Times New Roman" w:cs="Times New Roman"/>
          <w:sz w:val="24"/>
          <w:szCs w:val="24"/>
        </w:rPr>
      </w:pPr>
      <w:r w:rsidRPr="00603037">
        <w:rPr>
          <w:rFonts w:ascii="Times New Roman" w:hAnsi="Times New Roman" w:cs="Times New Roman"/>
          <w:color w:val="000000" w:themeColor="text1"/>
          <w:sz w:val="24"/>
          <w:szCs w:val="24"/>
          <w:lang w:eastAsia="en-US"/>
        </w:rPr>
        <w:t xml:space="preserve">Weisberg, L. </w:t>
      </w:r>
      <w:r w:rsidR="00603037" w:rsidRPr="00603037">
        <w:rPr>
          <w:rFonts w:ascii="Times New Roman" w:hAnsi="Times New Roman" w:cs="Times New Roman"/>
          <w:sz w:val="24"/>
          <w:szCs w:val="24"/>
        </w:rPr>
        <w:t>Zheng,</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Liu,</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Y.,</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Lembke,</w:t>
      </w:r>
      <w:r w:rsidR="005F109A">
        <w:rPr>
          <w:rFonts w:ascii="Times New Roman" w:hAnsi="Times New Roman" w:cs="Times New Roman"/>
          <w:sz w:val="24"/>
          <w:szCs w:val="24"/>
        </w:rPr>
        <w:t xml:space="preserve"> </w:t>
      </w:r>
      <w:r w:rsidR="00603037" w:rsidRPr="00603037">
        <w:rPr>
          <w:rFonts w:ascii="Times New Roman" w:hAnsi="Times New Roman" w:cs="Times New Roman"/>
          <w:sz w:val="24"/>
          <w:szCs w:val="24"/>
        </w:rPr>
        <w:t>C.,</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Lenes,</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J.M.,Walsh,</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 xml:space="preserve">J.J., </w:t>
      </w:r>
      <w:r w:rsidRPr="00603037">
        <w:rPr>
          <w:rFonts w:ascii="Times New Roman" w:hAnsi="Times New Roman" w:cs="Times New Roman"/>
          <w:color w:val="000000" w:themeColor="text1"/>
          <w:sz w:val="24"/>
          <w:szCs w:val="24"/>
          <w:lang w:eastAsia="en-US"/>
        </w:rPr>
        <w:t xml:space="preserve">2014. </w:t>
      </w:r>
      <w:r w:rsidRPr="00603037">
        <w:rPr>
          <w:rFonts w:ascii="Times New Roman" w:hAnsi="Times New Roman" w:cs="Times New Roman"/>
          <w:bCs/>
          <w:color w:val="000000" w:themeColor="text1"/>
          <w:sz w:val="24"/>
          <w:szCs w:val="24"/>
          <w:lang w:eastAsia="en-US"/>
        </w:rPr>
        <w:t xml:space="preserve">Why a red tide was not observed on the west Florida continental shelf in 2010. </w:t>
      </w:r>
      <w:r w:rsidRPr="00603037">
        <w:rPr>
          <w:rFonts w:ascii="Times New Roman" w:hAnsi="Times New Roman" w:cs="Times New Roman"/>
          <w:iCs/>
          <w:color w:val="000000" w:themeColor="text1"/>
          <w:sz w:val="24"/>
          <w:szCs w:val="24"/>
          <w:lang w:eastAsia="en-US"/>
        </w:rPr>
        <w:t>Harmful Algae</w:t>
      </w:r>
      <w:r w:rsidRPr="00603037">
        <w:rPr>
          <w:rFonts w:ascii="Times New Roman" w:hAnsi="Times New Roman" w:cs="Times New Roman"/>
          <w:color w:val="000000" w:themeColor="text1"/>
          <w:sz w:val="24"/>
          <w:szCs w:val="24"/>
          <w:lang w:eastAsia="en-US"/>
        </w:rPr>
        <w:t xml:space="preserve"> </w:t>
      </w:r>
      <w:r w:rsidRPr="00603037">
        <w:rPr>
          <w:rFonts w:ascii="Times New Roman" w:hAnsi="Times New Roman" w:cs="Times New Roman"/>
          <w:bCs/>
          <w:color w:val="000000" w:themeColor="text1"/>
          <w:sz w:val="24"/>
          <w:szCs w:val="24"/>
          <w:lang w:eastAsia="en-US"/>
        </w:rPr>
        <w:t>38</w:t>
      </w:r>
      <w:r w:rsidRPr="00B811C3">
        <w:rPr>
          <w:rFonts w:ascii="Times New Roman" w:hAnsi="Times New Roman" w:cs="Times New Roman"/>
          <w:bCs/>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119-126</w:t>
      </w:r>
      <w:r w:rsidR="00B811C3">
        <w:rPr>
          <w:rFonts w:ascii="Times New Roman" w:hAnsi="Times New Roman" w:cs="Times New Roman"/>
          <w:color w:val="000000" w:themeColor="text1"/>
          <w:sz w:val="24"/>
          <w:szCs w:val="24"/>
          <w:lang w:eastAsia="en-US"/>
        </w:rPr>
        <w:t>. Doi:</w:t>
      </w:r>
      <w:r w:rsidRPr="00BB537A">
        <w:rPr>
          <w:rFonts w:ascii="Times New Roman" w:hAnsi="Times New Roman" w:cs="Times New Roman"/>
          <w:color w:val="000000" w:themeColor="text1"/>
          <w:sz w:val="24"/>
          <w:szCs w:val="24"/>
          <w:lang w:eastAsia="en-US"/>
        </w:rPr>
        <w:t xml:space="preserve"> 10.1016/j.hal.2014.04.010</w:t>
      </w:r>
    </w:p>
    <w:p w14:paraId="26DBA1B8" w14:textId="341E3A42"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Weisberg, R.H.</w:t>
      </w:r>
      <w:r>
        <w:rPr>
          <w:rFonts w:ascii="Times New Roman" w:hAnsi="Times New Roman" w:cs="Times New Roman"/>
          <w:sz w:val="24"/>
          <w:szCs w:val="24"/>
        </w:rPr>
        <w:t>,</w:t>
      </w:r>
      <w:r w:rsidRPr="00BB537A">
        <w:rPr>
          <w:rFonts w:ascii="Times New Roman" w:hAnsi="Times New Roman" w:cs="Times New Roman"/>
          <w:sz w:val="24"/>
          <w:szCs w:val="24"/>
        </w:rPr>
        <w:t xml:space="preserve"> He, R.  </w:t>
      </w:r>
      <w:r>
        <w:rPr>
          <w:rFonts w:ascii="Times New Roman" w:hAnsi="Times New Roman" w:cs="Times New Roman"/>
          <w:sz w:val="24"/>
          <w:szCs w:val="24"/>
        </w:rPr>
        <w:t>2003.</w:t>
      </w:r>
      <w:r w:rsidRPr="00BB537A">
        <w:rPr>
          <w:rFonts w:ascii="Times New Roman" w:hAnsi="Times New Roman" w:cs="Times New Roman"/>
          <w:sz w:val="24"/>
          <w:szCs w:val="24"/>
        </w:rPr>
        <w:t xml:space="preserve"> Local and deep-ocean forcing contributions to anomalous water properties on the West Florida Shelf. </w:t>
      </w:r>
      <w:r w:rsidRPr="00BB537A">
        <w:rPr>
          <w:rFonts w:ascii="Times New Roman" w:hAnsi="Times New Roman" w:cs="Times New Roman"/>
          <w:iCs/>
          <w:sz w:val="24"/>
          <w:szCs w:val="24"/>
        </w:rPr>
        <w:t>J. Geophys. Res.</w:t>
      </w:r>
      <w:r w:rsidRPr="00BB537A">
        <w:rPr>
          <w:rFonts w:ascii="Times New Roman" w:hAnsi="Times New Roman" w:cs="Times New Roman"/>
          <w:sz w:val="24"/>
          <w:szCs w:val="24"/>
        </w:rPr>
        <w:t xml:space="preserve"> </w:t>
      </w:r>
      <w:r w:rsidRPr="00B811C3">
        <w:rPr>
          <w:rFonts w:ascii="Times New Roman" w:hAnsi="Times New Roman" w:cs="Times New Roman"/>
          <w:bCs/>
          <w:sz w:val="24"/>
          <w:szCs w:val="24"/>
        </w:rPr>
        <w:t>108(C6)</w:t>
      </w:r>
      <w:r w:rsidRPr="00BB537A">
        <w:rPr>
          <w:rFonts w:ascii="Times New Roman" w:hAnsi="Times New Roman" w:cs="Times New Roman"/>
          <w:sz w:val="24"/>
          <w:szCs w:val="24"/>
        </w:rPr>
        <w:t xml:space="preserve"> 3184</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10.1029/2002JC001407</w:t>
      </w:r>
      <w:r>
        <w:rPr>
          <w:rFonts w:ascii="Times New Roman" w:hAnsi="Times New Roman" w:cs="Times New Roman"/>
          <w:sz w:val="24"/>
          <w:szCs w:val="24"/>
        </w:rPr>
        <w:t>.</w:t>
      </w:r>
    </w:p>
    <w:p w14:paraId="52D7CD82" w14:textId="54E225F0" w:rsidR="00BB537A" w:rsidRPr="00BB537A" w:rsidRDefault="00BB537A" w:rsidP="00BB537A">
      <w:pPr>
        <w:widowControl w:val="0"/>
        <w:autoSpaceDE w:val="0"/>
        <w:autoSpaceDN w:val="0"/>
        <w:adjustRightInd w:val="0"/>
        <w:spacing w:after="120" w:line="240" w:lineRule="auto"/>
        <w:ind w:left="432" w:hanging="432"/>
        <w:rPr>
          <w:rFonts w:ascii="Times New Roman" w:hAnsi="Times New Roman" w:cs="Times New Roman"/>
          <w:iCs/>
          <w:color w:val="000000" w:themeColor="text1"/>
          <w:sz w:val="24"/>
          <w:szCs w:val="24"/>
        </w:rPr>
      </w:pPr>
      <w:r w:rsidRPr="00BB537A">
        <w:rPr>
          <w:rFonts w:ascii="Times New Roman" w:hAnsi="Times New Roman" w:cs="Times New Roman"/>
          <w:iCs/>
          <w:color w:val="000000" w:themeColor="text1"/>
          <w:sz w:val="24"/>
          <w:szCs w:val="24"/>
        </w:rPr>
        <w:t>Wells, M.L.</w:t>
      </w:r>
      <w:r w:rsidR="005F109A">
        <w:rPr>
          <w:rFonts w:ascii="Times New Roman" w:hAnsi="Times New Roman" w:cs="Times New Roman"/>
          <w:iCs/>
          <w:color w:val="000000" w:themeColor="text1"/>
          <w:sz w:val="24"/>
          <w:szCs w:val="24"/>
        </w:rPr>
        <w:t xml:space="preserve">, Trainer V.L., Smayda, T.J., Karlson, B.S., Trick, C.G. et al. </w:t>
      </w:r>
      <w:r w:rsidRPr="00BB537A">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 xml:space="preserve">2015. </w:t>
      </w:r>
      <w:r w:rsidRPr="00BB537A">
        <w:rPr>
          <w:rFonts w:ascii="Times New Roman" w:hAnsi="Times New Roman" w:cs="Times New Roman"/>
          <w:iCs/>
          <w:color w:val="000000" w:themeColor="text1"/>
          <w:sz w:val="24"/>
          <w:szCs w:val="24"/>
        </w:rPr>
        <w:t xml:space="preserve">Harmful algal blooms and climate change: learning from the past and present to forecast the future. </w:t>
      </w:r>
      <w:r w:rsidRPr="00BB537A">
        <w:rPr>
          <w:rFonts w:ascii="Times New Roman" w:hAnsi="Times New Roman" w:cs="Times New Roman"/>
          <w:color w:val="000000" w:themeColor="text1"/>
          <w:sz w:val="24"/>
          <w:szCs w:val="24"/>
        </w:rPr>
        <w:t>Harmful Algae</w:t>
      </w:r>
      <w:r w:rsidRPr="00BB537A">
        <w:rPr>
          <w:rFonts w:ascii="Times New Roman" w:hAnsi="Times New Roman" w:cs="Times New Roman"/>
          <w:iCs/>
          <w:color w:val="000000" w:themeColor="text1"/>
          <w:sz w:val="24"/>
          <w:szCs w:val="24"/>
        </w:rPr>
        <w:t xml:space="preserve"> </w:t>
      </w:r>
      <w:r w:rsidRPr="00B811C3">
        <w:rPr>
          <w:rFonts w:ascii="Times New Roman" w:hAnsi="Times New Roman" w:cs="Times New Roman"/>
          <w:color w:val="000000" w:themeColor="text1"/>
          <w:sz w:val="24"/>
          <w:szCs w:val="24"/>
        </w:rPr>
        <w:t>49,</w:t>
      </w:r>
      <w:r w:rsidRPr="00BB537A">
        <w:rPr>
          <w:rFonts w:ascii="Times New Roman" w:hAnsi="Times New Roman" w:cs="Times New Roman"/>
          <w:iCs/>
          <w:color w:val="000000" w:themeColor="text1"/>
          <w:sz w:val="24"/>
          <w:szCs w:val="24"/>
        </w:rPr>
        <w:t xml:space="preserve"> 68-93</w:t>
      </w:r>
      <w:r w:rsidR="00B811C3">
        <w:rPr>
          <w:rFonts w:ascii="Times New Roman" w:hAnsi="Times New Roman" w:cs="Times New Roman"/>
          <w:iCs/>
          <w:color w:val="000000" w:themeColor="text1"/>
          <w:sz w:val="24"/>
          <w:szCs w:val="24"/>
        </w:rPr>
        <w:t>. Doi:</w:t>
      </w:r>
      <w:r w:rsidRPr="00BB537A">
        <w:rPr>
          <w:rFonts w:ascii="Times New Roman" w:hAnsi="Times New Roman" w:cs="Times New Roman"/>
          <w:iCs/>
          <w:color w:val="000000" w:themeColor="text1"/>
          <w:sz w:val="24"/>
          <w:szCs w:val="24"/>
        </w:rPr>
        <w:t xml:space="preserve"> 10.1016/j.hal.2015.07.009</w:t>
      </w:r>
      <w:r>
        <w:rPr>
          <w:rFonts w:ascii="Times New Roman" w:hAnsi="Times New Roman" w:cs="Times New Roman"/>
          <w:iCs/>
          <w:color w:val="000000" w:themeColor="text1"/>
          <w:sz w:val="24"/>
          <w:szCs w:val="24"/>
        </w:rPr>
        <w:t>.</w:t>
      </w:r>
    </w:p>
    <w:p w14:paraId="1606B364" w14:textId="6EA884B7"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shd w:val="clear" w:color="auto" w:fill="FFFFFF"/>
        </w:rPr>
      </w:pPr>
      <w:r w:rsidRPr="00BB537A">
        <w:rPr>
          <w:rFonts w:ascii="Times New Roman" w:hAnsi="Times New Roman" w:cs="Times New Roman"/>
          <w:sz w:val="24"/>
          <w:szCs w:val="24"/>
          <w:shd w:val="clear" w:color="auto" w:fill="FFFFFF"/>
        </w:rPr>
        <w:t>Xie, Z., Lou, I., Ung, W.K</w:t>
      </w:r>
      <w:r>
        <w:rPr>
          <w:rFonts w:ascii="Times New Roman" w:hAnsi="Times New Roman" w:cs="Times New Roman"/>
          <w:sz w:val="24"/>
          <w:szCs w:val="24"/>
          <w:shd w:val="clear" w:color="auto" w:fill="FFFFFF"/>
        </w:rPr>
        <w:t>,</w:t>
      </w:r>
      <w:r w:rsidRPr="00BB537A">
        <w:rPr>
          <w:rFonts w:ascii="Times New Roman" w:hAnsi="Times New Roman" w:cs="Times New Roman"/>
          <w:sz w:val="24"/>
          <w:szCs w:val="24"/>
          <w:shd w:val="clear" w:color="auto" w:fill="FFFFFF"/>
        </w:rPr>
        <w:t xml:space="preserve"> Mok, K.M.  </w:t>
      </w:r>
      <w:r>
        <w:rPr>
          <w:rFonts w:ascii="Times New Roman" w:hAnsi="Times New Roman" w:cs="Times New Roman"/>
          <w:sz w:val="24"/>
          <w:szCs w:val="24"/>
          <w:shd w:val="clear" w:color="auto" w:fill="FFFFFF"/>
        </w:rPr>
        <w:t xml:space="preserve">2012. </w:t>
      </w:r>
      <w:r w:rsidRPr="00BB537A">
        <w:rPr>
          <w:rFonts w:ascii="Times New Roman" w:hAnsi="Times New Roman" w:cs="Times New Roman"/>
          <w:sz w:val="24"/>
          <w:szCs w:val="24"/>
          <w:shd w:val="clear" w:color="auto" w:fill="FFFFFF"/>
        </w:rPr>
        <w:t xml:space="preserve">Freshwater algal bloom prediction by support vector machine in Macau storage reservoirs. </w:t>
      </w:r>
      <w:r w:rsidRPr="00BB537A">
        <w:rPr>
          <w:rFonts w:ascii="Times New Roman" w:hAnsi="Times New Roman" w:cs="Times New Roman"/>
          <w:iCs/>
          <w:sz w:val="24"/>
          <w:szCs w:val="24"/>
          <w:shd w:val="clear" w:color="auto" w:fill="FFFFFF"/>
        </w:rPr>
        <w:t>Math. Prob. Eng.</w:t>
      </w:r>
      <w:r w:rsidR="00B811C3">
        <w:rPr>
          <w:rFonts w:ascii="Times New Roman" w:hAnsi="Times New Roman" w:cs="Times New Roman"/>
          <w:iCs/>
          <w:sz w:val="24"/>
          <w:szCs w:val="24"/>
          <w:shd w:val="clear" w:color="auto" w:fill="FFFFFF"/>
        </w:rPr>
        <w:t xml:space="preserve"> Doi:</w:t>
      </w:r>
      <w:r w:rsidRPr="00BB537A">
        <w:rPr>
          <w:rFonts w:ascii="Times New Roman" w:hAnsi="Times New Roman" w:cs="Times New Roman"/>
          <w:sz w:val="24"/>
          <w:szCs w:val="24"/>
          <w:shd w:val="clear" w:color="auto" w:fill="FFFFFF"/>
        </w:rPr>
        <w:t xml:space="preserve"> 10.1155/2012/397473.</w:t>
      </w:r>
    </w:p>
    <w:p w14:paraId="4B093DA8" w14:textId="74717FCA" w:rsidR="00B67144" w:rsidRDefault="00BB537A" w:rsidP="0054519F">
      <w:pPr>
        <w:widowControl w:val="0"/>
        <w:spacing w:after="120" w:line="240" w:lineRule="auto"/>
        <w:ind w:left="432" w:hanging="432"/>
        <w:rPr>
          <w:rFonts w:ascii="Arial" w:hAnsi="Arial" w:cs="Arial"/>
          <w:color w:val="222222"/>
          <w:sz w:val="19"/>
          <w:szCs w:val="19"/>
        </w:rPr>
      </w:pPr>
      <w:r w:rsidRPr="00BB537A">
        <w:rPr>
          <w:rFonts w:ascii="Times New Roman" w:hAnsi="Times New Roman" w:cs="Times New Roman"/>
          <w:color w:val="000000" w:themeColor="text1"/>
          <w:sz w:val="24"/>
          <w:szCs w:val="24"/>
        </w:rPr>
        <w:t>Zhao, X</w:t>
      </w:r>
      <w:r w:rsidR="007774BA">
        <w:rPr>
          <w:rFonts w:ascii="Times New Roman" w:hAnsi="Times New Roman" w:cs="Times New Roman"/>
          <w:color w:val="000000" w:themeColor="text1"/>
          <w:sz w:val="24"/>
          <w:szCs w:val="24"/>
        </w:rPr>
        <w:t xml:space="preserve">., Wang, H., Tang, Z., Qin, N., Li, H., Wu, F., Giesy, J.P. </w:t>
      </w:r>
      <w:r>
        <w:rPr>
          <w:rFonts w:ascii="Times New Roman" w:hAnsi="Times New Roman" w:cs="Times New Roman"/>
          <w:color w:val="000000" w:themeColor="text1"/>
          <w:sz w:val="24"/>
          <w:szCs w:val="24"/>
        </w:rPr>
        <w:t xml:space="preserve">2016. </w:t>
      </w:r>
      <w:r w:rsidRPr="00BB537A">
        <w:rPr>
          <w:rFonts w:ascii="Times New Roman" w:hAnsi="Times New Roman" w:cs="Times New Roman"/>
          <w:color w:val="000000" w:themeColor="text1"/>
          <w:sz w:val="24"/>
          <w:szCs w:val="24"/>
        </w:rPr>
        <w:t xml:space="preserve">Amendment of water quality standards in China: viewpoint on strategic considerations. </w:t>
      </w:r>
      <w:r w:rsidRPr="00BB537A">
        <w:rPr>
          <w:rFonts w:ascii="Times New Roman" w:hAnsi="Times New Roman" w:cs="Times New Roman"/>
          <w:iCs/>
          <w:color w:val="000000" w:themeColor="text1"/>
          <w:sz w:val="24"/>
          <w:szCs w:val="24"/>
        </w:rPr>
        <w:t>Envir. Sci. Pollut. Res</w:t>
      </w:r>
      <w:r w:rsidR="002A5E22">
        <w:rPr>
          <w:rFonts w:ascii="Times New Roman" w:hAnsi="Times New Roman" w:cs="Times New Roman"/>
          <w:iCs/>
          <w:color w:val="000000" w:themeColor="text1"/>
          <w:sz w:val="24"/>
          <w:szCs w:val="24"/>
        </w:rPr>
        <w:t>.</w:t>
      </w:r>
      <w:r w:rsidR="00B811C3">
        <w:rPr>
          <w:rFonts w:ascii="Times New Roman" w:hAnsi="Times New Roman" w:cs="Times New Roman"/>
          <w:iCs/>
          <w:color w:val="000000" w:themeColor="text1"/>
          <w:sz w:val="24"/>
          <w:szCs w:val="24"/>
        </w:rPr>
        <w:t xml:space="preserve"> </w:t>
      </w:r>
      <w:r w:rsidR="007774BA">
        <w:rPr>
          <w:rFonts w:ascii="Times New Roman" w:hAnsi="Times New Roman" w:cs="Times New Roman"/>
          <w:iCs/>
          <w:color w:val="000000" w:themeColor="text1"/>
          <w:sz w:val="24"/>
          <w:szCs w:val="24"/>
        </w:rPr>
        <w:t xml:space="preserve">Int. </w:t>
      </w:r>
      <w:r w:rsidR="00B811C3">
        <w:rPr>
          <w:rFonts w:ascii="Times New Roman" w:hAnsi="Times New Roman" w:cs="Times New Roman"/>
          <w:iCs/>
          <w:color w:val="000000" w:themeColor="text1"/>
          <w:sz w:val="24"/>
          <w:szCs w:val="24"/>
        </w:rPr>
        <w:t>Doi:</w:t>
      </w:r>
      <w:r w:rsidRPr="00BB537A">
        <w:rPr>
          <w:rFonts w:ascii="Times New Roman" w:hAnsi="Times New Roman" w:cs="Times New Roman"/>
          <w:color w:val="000000" w:themeColor="text1"/>
          <w:sz w:val="24"/>
          <w:szCs w:val="24"/>
        </w:rPr>
        <w:t xml:space="preserve"> 10.1007/s11356-016-7357-y</w:t>
      </w:r>
      <w:r>
        <w:rPr>
          <w:rFonts w:ascii="Times New Roman" w:hAnsi="Times New Roman" w:cs="Times New Roman"/>
          <w:color w:val="000000" w:themeColor="text1"/>
          <w:sz w:val="24"/>
          <w:szCs w:val="24"/>
        </w:rPr>
        <w:t>.</w:t>
      </w:r>
    </w:p>
    <w:p w14:paraId="3F987986" w14:textId="77777777" w:rsidR="006879D1" w:rsidRDefault="006879D1" w:rsidP="002E3FD3">
      <w:pPr>
        <w:spacing w:after="0" w:line="360" w:lineRule="auto"/>
        <w:rPr>
          <w:rFonts w:ascii="Times New Roman" w:hAnsi="Times New Roman" w:cs="Times New Roman"/>
          <w:b/>
          <w:sz w:val="28"/>
          <w:szCs w:val="28"/>
        </w:rPr>
      </w:pPr>
    </w:p>
    <w:p w14:paraId="48BD25E5" w14:textId="65C13198" w:rsidR="002E3FD3" w:rsidRPr="006879D1" w:rsidRDefault="002E3FD3" w:rsidP="002E3FD3">
      <w:pPr>
        <w:spacing w:after="0" w:line="360" w:lineRule="auto"/>
        <w:rPr>
          <w:rFonts w:ascii="Times New Roman" w:hAnsi="Times New Roman" w:cs="Times New Roman"/>
          <w:b/>
          <w:sz w:val="24"/>
          <w:szCs w:val="24"/>
        </w:rPr>
      </w:pPr>
      <w:r w:rsidRPr="006879D1">
        <w:rPr>
          <w:rFonts w:ascii="Times New Roman" w:hAnsi="Times New Roman" w:cs="Times New Roman"/>
          <w:b/>
          <w:sz w:val="24"/>
          <w:szCs w:val="24"/>
        </w:rPr>
        <w:t>Author contributions</w:t>
      </w:r>
    </w:p>
    <w:p w14:paraId="1B639BBC" w14:textId="77777777" w:rsidR="002E3FD3" w:rsidRDefault="002E3FD3" w:rsidP="002E3FD3">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MJL developed the models and wrote the paper. PMG advised the project and edited the manuscript.</w:t>
      </w:r>
    </w:p>
    <w:p w14:paraId="575A3118" w14:textId="77777777" w:rsidR="002E3FD3" w:rsidRDefault="002E3FD3" w:rsidP="002E3FD3">
      <w:pPr>
        <w:spacing w:after="0" w:line="360" w:lineRule="auto"/>
        <w:rPr>
          <w:rFonts w:ascii="Times New Roman" w:hAnsi="Times New Roman" w:cs="Times New Roman"/>
          <w:sz w:val="24"/>
          <w:szCs w:val="28"/>
        </w:rPr>
      </w:pPr>
    </w:p>
    <w:p w14:paraId="3A1A4F98" w14:textId="77777777" w:rsidR="002E3FD3" w:rsidRPr="006879D1" w:rsidRDefault="002E3FD3" w:rsidP="002E3FD3">
      <w:pPr>
        <w:spacing w:after="0" w:line="360" w:lineRule="auto"/>
        <w:rPr>
          <w:rFonts w:ascii="Times New Roman" w:hAnsi="Times New Roman" w:cs="Times New Roman"/>
          <w:b/>
          <w:sz w:val="24"/>
          <w:szCs w:val="24"/>
        </w:rPr>
      </w:pPr>
      <w:r w:rsidRPr="006879D1">
        <w:rPr>
          <w:rFonts w:ascii="Times New Roman" w:hAnsi="Times New Roman" w:cs="Times New Roman"/>
          <w:b/>
          <w:sz w:val="24"/>
          <w:szCs w:val="24"/>
        </w:rPr>
        <w:t>Competing Interests</w:t>
      </w:r>
    </w:p>
    <w:p w14:paraId="1E6C46F3" w14:textId="77777777" w:rsidR="002E3FD3" w:rsidRDefault="002E3FD3" w:rsidP="002E3FD3">
      <w:pPr>
        <w:spacing w:after="0" w:line="360" w:lineRule="auto"/>
        <w:ind w:firstLine="720"/>
        <w:rPr>
          <w:rFonts w:ascii="Times New Roman" w:hAnsi="Times New Roman" w:cs="Times New Roman"/>
          <w:sz w:val="24"/>
          <w:szCs w:val="28"/>
        </w:rPr>
      </w:pPr>
      <w:r w:rsidRPr="005F7943">
        <w:rPr>
          <w:rFonts w:ascii="Times New Roman" w:hAnsi="Times New Roman" w:cs="Times New Roman"/>
          <w:sz w:val="24"/>
          <w:szCs w:val="28"/>
        </w:rPr>
        <w:t>The authors have no competing interests</w:t>
      </w:r>
      <w:r>
        <w:rPr>
          <w:rFonts w:ascii="Times New Roman" w:hAnsi="Times New Roman" w:cs="Times New Roman"/>
          <w:sz w:val="24"/>
          <w:szCs w:val="28"/>
        </w:rPr>
        <w:t>.</w:t>
      </w:r>
    </w:p>
    <w:p w14:paraId="3AEA8BC1" w14:textId="77777777" w:rsidR="002E3FD3" w:rsidRDefault="002E3FD3" w:rsidP="002E3FD3">
      <w:pPr>
        <w:spacing w:after="0" w:line="360" w:lineRule="auto"/>
        <w:rPr>
          <w:rFonts w:ascii="Times New Roman" w:hAnsi="Times New Roman" w:cs="Times New Roman"/>
          <w:sz w:val="24"/>
          <w:szCs w:val="28"/>
        </w:rPr>
      </w:pPr>
    </w:p>
    <w:p w14:paraId="53003CC9" w14:textId="77777777" w:rsidR="002E3FD3" w:rsidRPr="006879D1" w:rsidRDefault="002E3FD3" w:rsidP="002E3FD3">
      <w:pPr>
        <w:spacing w:after="0" w:line="360" w:lineRule="auto"/>
        <w:rPr>
          <w:rFonts w:ascii="Times New Roman" w:hAnsi="Times New Roman" w:cs="Times New Roman"/>
          <w:b/>
          <w:sz w:val="24"/>
          <w:szCs w:val="24"/>
        </w:rPr>
      </w:pPr>
      <w:r w:rsidRPr="006879D1">
        <w:rPr>
          <w:rFonts w:ascii="Times New Roman" w:hAnsi="Times New Roman" w:cs="Times New Roman"/>
          <w:b/>
          <w:sz w:val="24"/>
          <w:szCs w:val="24"/>
        </w:rPr>
        <w:t>Data and code availability</w:t>
      </w:r>
    </w:p>
    <w:p w14:paraId="4B28C469" w14:textId="77777777" w:rsidR="002E3FD3" w:rsidRDefault="002E3FD3" w:rsidP="002E3FD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All the data and code are publicly available and accessible online. The data and code can be found at: </w:t>
      </w:r>
      <w:hyperlink r:id="rId83" w:history="1">
        <w:r w:rsidRPr="0005337A">
          <w:rPr>
            <w:rStyle w:val="Hyperlink"/>
            <w:rFonts w:ascii="Times New Roman" w:hAnsi="Times New Roman" w:cs="Times New Roman"/>
            <w:sz w:val="24"/>
            <w:szCs w:val="24"/>
          </w:rPr>
          <w:t>https://github.com/lim09749/WFS_ML/</w:t>
        </w:r>
      </w:hyperlink>
      <w:r>
        <w:rPr>
          <w:rFonts w:ascii="Times New Roman" w:hAnsi="Times New Roman" w:cs="Times New Roman"/>
          <w:sz w:val="24"/>
          <w:szCs w:val="24"/>
        </w:rPr>
        <w:t xml:space="preserve">. </w:t>
      </w:r>
    </w:p>
    <w:p w14:paraId="7603BE5E" w14:textId="77777777" w:rsidR="002E3FD3" w:rsidRDefault="002E3FD3" w:rsidP="002E3FD3">
      <w:pPr>
        <w:spacing w:after="0" w:line="360" w:lineRule="auto"/>
        <w:ind w:firstLine="720"/>
        <w:rPr>
          <w:rFonts w:ascii="Times New Roman" w:hAnsi="Times New Roman" w:cs="Times New Roman"/>
          <w:sz w:val="24"/>
          <w:szCs w:val="24"/>
        </w:rPr>
      </w:pPr>
    </w:p>
    <w:p w14:paraId="08AB0E45" w14:textId="77777777" w:rsidR="004D10C2" w:rsidRDefault="004D10C2" w:rsidP="004D10C2">
      <w:pPr>
        <w:spacing w:after="120" w:line="360" w:lineRule="auto"/>
        <w:ind w:left="720" w:hanging="720"/>
        <w:rPr>
          <w:rFonts w:ascii="Times New Roman" w:hAnsi="Times New Roman" w:cs="Times New Roman"/>
          <w:sz w:val="24"/>
          <w:szCs w:val="24"/>
        </w:rPr>
      </w:pPr>
    </w:p>
    <w:p w14:paraId="1E0A52ED" w14:textId="77777777" w:rsidR="006879D1" w:rsidRDefault="006879D1" w:rsidP="004D10C2">
      <w:pPr>
        <w:spacing w:after="0" w:line="360" w:lineRule="auto"/>
        <w:ind w:left="432" w:hanging="432"/>
        <w:rPr>
          <w:rFonts w:ascii="Times New Roman" w:hAnsi="Times New Roman" w:cs="Times New Roman"/>
          <w:b/>
        </w:rPr>
      </w:pPr>
    </w:p>
    <w:p w14:paraId="078EE967" w14:textId="77777777" w:rsidR="006879D1" w:rsidRDefault="006879D1" w:rsidP="004D10C2">
      <w:pPr>
        <w:spacing w:after="0" w:line="360" w:lineRule="auto"/>
        <w:ind w:left="432" w:hanging="432"/>
        <w:rPr>
          <w:rFonts w:ascii="Times New Roman" w:hAnsi="Times New Roman" w:cs="Times New Roman"/>
          <w:b/>
        </w:rPr>
      </w:pPr>
    </w:p>
    <w:p w14:paraId="6C53CF57" w14:textId="4B6C1C1E" w:rsidR="006879D1" w:rsidRDefault="006879D1" w:rsidP="004D10C2">
      <w:pPr>
        <w:spacing w:after="0" w:line="360" w:lineRule="auto"/>
        <w:ind w:left="432" w:hanging="432"/>
        <w:rPr>
          <w:rFonts w:ascii="Times New Roman" w:hAnsi="Times New Roman" w:cs="Times New Roman"/>
          <w:b/>
        </w:rPr>
      </w:pPr>
    </w:p>
    <w:p w14:paraId="0D7F753B" w14:textId="6DC1131A" w:rsidR="00761CC2" w:rsidRDefault="00761CC2" w:rsidP="004D10C2">
      <w:pPr>
        <w:spacing w:after="0" w:line="360" w:lineRule="auto"/>
        <w:ind w:left="432" w:hanging="432"/>
        <w:rPr>
          <w:rFonts w:ascii="Times New Roman" w:hAnsi="Times New Roman" w:cs="Times New Roman"/>
          <w:b/>
        </w:rPr>
      </w:pPr>
    </w:p>
    <w:p w14:paraId="2306AEE7" w14:textId="5AAA5988" w:rsidR="00761CC2" w:rsidRDefault="00761CC2" w:rsidP="004D10C2">
      <w:pPr>
        <w:spacing w:after="0" w:line="360" w:lineRule="auto"/>
        <w:ind w:left="432" w:hanging="432"/>
        <w:rPr>
          <w:rFonts w:ascii="Times New Roman" w:hAnsi="Times New Roman" w:cs="Times New Roman"/>
          <w:b/>
        </w:rPr>
      </w:pPr>
      <w:r>
        <w:rPr>
          <w:rFonts w:ascii="Times New Roman" w:hAnsi="Times New Roman" w:cs="Times New Roman"/>
          <w:b/>
        </w:rPr>
        <w:t>Table 1. Accuracy of the three machine learning approaches</w:t>
      </w:r>
      <w:r w:rsidR="00E57AE2">
        <w:rPr>
          <w:rFonts w:ascii="Times New Roman" w:hAnsi="Times New Roman" w:cs="Times New Roman"/>
          <w:b/>
        </w:rPr>
        <w:t>, as well as the RVM modification of SVM</w:t>
      </w:r>
      <w:r>
        <w:rPr>
          <w:rFonts w:ascii="Times New Roman" w:hAnsi="Times New Roman" w:cs="Times New Roman"/>
          <w:b/>
        </w:rPr>
        <w:t xml:space="preserve"> applied herein, as </w:t>
      </w:r>
      <w:r w:rsidR="00E37E52">
        <w:rPr>
          <w:rFonts w:ascii="Times New Roman" w:hAnsi="Times New Roman" w:cs="Times New Roman"/>
          <w:b/>
        </w:rPr>
        <w:t xml:space="preserve">validated using </w:t>
      </w:r>
      <w:r w:rsidR="00E37E52">
        <w:rPr>
          <w:rFonts w:ascii="Times New Roman" w:hAnsi="Times New Roman" w:cs="Times New Roman"/>
          <w:bCs/>
          <w:i/>
          <w:iCs/>
        </w:rPr>
        <w:t>k</w:t>
      </w:r>
      <w:r w:rsidR="00E37E52">
        <w:rPr>
          <w:rFonts w:ascii="Times New Roman" w:hAnsi="Times New Roman" w:cs="Times New Roman"/>
          <w:b/>
        </w:rPr>
        <w:t xml:space="preserve">-fold cross validation and block cross-validation. </w:t>
      </w:r>
    </w:p>
    <w:p w14:paraId="185C5973" w14:textId="77777777" w:rsidR="00E37E52" w:rsidRDefault="00E37E52" w:rsidP="004D10C2">
      <w:pPr>
        <w:spacing w:after="0" w:line="360" w:lineRule="auto"/>
        <w:ind w:left="432" w:hanging="432"/>
        <w:rPr>
          <w:rFonts w:ascii="Times New Roman" w:hAnsi="Times New Roman" w:cs="Times New Roman"/>
          <w:b/>
        </w:rPr>
      </w:pPr>
    </w:p>
    <w:tbl>
      <w:tblPr>
        <w:tblW w:w="6470" w:type="dxa"/>
        <w:tblCellMar>
          <w:left w:w="0" w:type="dxa"/>
          <w:right w:w="0" w:type="dxa"/>
        </w:tblCellMar>
        <w:tblLook w:val="0420" w:firstRow="1" w:lastRow="0" w:firstColumn="0" w:lastColumn="0" w:noHBand="0" w:noVBand="1"/>
      </w:tblPr>
      <w:tblGrid>
        <w:gridCol w:w="1451"/>
        <w:gridCol w:w="1563"/>
        <w:gridCol w:w="1794"/>
        <w:gridCol w:w="1662"/>
      </w:tblGrid>
      <w:tr w:rsidR="00761CC2" w:rsidRPr="00761CC2" w14:paraId="50299963" w14:textId="77777777" w:rsidTr="00E57AE2">
        <w:trPr>
          <w:trHeight w:val="525"/>
        </w:trPr>
        <w:tc>
          <w:tcPr>
            <w:tcW w:w="301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99F4C9" w14:textId="77777777" w:rsidR="00761CC2" w:rsidRPr="00761CC2" w:rsidRDefault="00761CC2" w:rsidP="00761CC2">
            <w:pPr>
              <w:spacing w:after="0" w:line="360" w:lineRule="auto"/>
              <w:ind w:left="432" w:hanging="432"/>
              <w:rPr>
                <w:rFonts w:ascii="Times New Roman" w:hAnsi="Times New Roman" w:cs="Times New Roman"/>
                <w:b/>
              </w:rPr>
            </w:pP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50B450" w14:textId="77777777" w:rsidR="00761CC2" w:rsidRPr="00761CC2" w:rsidRDefault="00761CC2" w:rsidP="00761CC2">
            <w:pPr>
              <w:spacing w:after="0" w:line="360" w:lineRule="auto"/>
              <w:ind w:left="432" w:hanging="432"/>
              <w:rPr>
                <w:rFonts w:ascii="Times New Roman" w:hAnsi="Times New Roman" w:cs="Times New Roman"/>
                <w:b/>
              </w:rPr>
            </w:pPr>
            <w:r w:rsidRPr="00E37E52">
              <w:rPr>
                <w:rFonts w:ascii="Times New Roman" w:hAnsi="Times New Roman" w:cs="Times New Roman"/>
                <w:bCs/>
                <w:i/>
                <w:iCs/>
              </w:rPr>
              <w:t>K</w:t>
            </w:r>
            <w:r w:rsidRPr="00761CC2">
              <w:rPr>
                <w:rFonts w:ascii="Times New Roman" w:hAnsi="Times New Roman" w:cs="Times New Roman"/>
                <w:b/>
              </w:rPr>
              <w:t>-fold cross validation</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222D1E" w14:textId="77777777" w:rsidR="00761CC2" w:rsidRPr="00761CC2" w:rsidRDefault="00761CC2" w:rsidP="00761CC2">
            <w:pPr>
              <w:spacing w:after="0" w:line="360" w:lineRule="auto"/>
              <w:ind w:left="432" w:hanging="432"/>
              <w:rPr>
                <w:rFonts w:ascii="Times New Roman" w:hAnsi="Times New Roman" w:cs="Times New Roman"/>
                <w:b/>
              </w:rPr>
            </w:pPr>
            <w:r w:rsidRPr="00761CC2">
              <w:rPr>
                <w:rFonts w:ascii="Times New Roman" w:hAnsi="Times New Roman" w:cs="Times New Roman"/>
                <w:b/>
              </w:rPr>
              <w:t>Block cross-validation</w:t>
            </w:r>
          </w:p>
        </w:tc>
      </w:tr>
      <w:tr w:rsidR="00761CC2" w:rsidRPr="00761CC2" w14:paraId="141F5C63" w14:textId="77777777" w:rsidTr="00E57AE2">
        <w:trPr>
          <w:trHeight w:val="525"/>
        </w:trPr>
        <w:tc>
          <w:tcPr>
            <w:tcW w:w="145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EE3B5C"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SVM</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6834CD"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BE8A65"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0.63</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D00A13"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0.38</w:t>
            </w:r>
          </w:p>
        </w:tc>
      </w:tr>
      <w:tr w:rsidR="00761CC2" w:rsidRPr="00761CC2" w14:paraId="307B995C"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280182" w14:textId="77777777" w:rsidR="00761CC2" w:rsidRPr="00761CC2" w:rsidRDefault="00761CC2" w:rsidP="00761CC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CE8CE7"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0047FE"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0.85</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D6BF75"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0.76</w:t>
            </w:r>
          </w:p>
        </w:tc>
      </w:tr>
      <w:tr w:rsidR="00761CC2" w:rsidRPr="00761CC2" w14:paraId="1C32DD65"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B73E8F" w14:textId="77777777" w:rsidR="00761CC2" w:rsidRPr="00761CC2" w:rsidRDefault="00761CC2" w:rsidP="00761CC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E7A926"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50EF4C"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0.78</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F8FDF0"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0.62</w:t>
            </w:r>
          </w:p>
        </w:tc>
      </w:tr>
      <w:tr w:rsidR="00E57AE2" w:rsidRPr="00761CC2" w14:paraId="57B094C1" w14:textId="77777777" w:rsidTr="00E57AE2">
        <w:trPr>
          <w:trHeight w:val="525"/>
        </w:trPr>
        <w:tc>
          <w:tcPr>
            <w:tcW w:w="0" w:type="auto"/>
            <w:tcBorders>
              <w:top w:val="single" w:sz="8" w:space="0" w:color="000000"/>
              <w:left w:val="single" w:sz="8" w:space="0" w:color="000000"/>
              <w:bottom w:val="single" w:sz="8" w:space="0" w:color="000000"/>
              <w:right w:val="single" w:sz="8" w:space="0" w:color="000000"/>
            </w:tcBorders>
          </w:tcPr>
          <w:p w14:paraId="125C5A1D" w14:textId="4056C770" w:rsidR="00E57AE2" w:rsidRPr="00761CC2" w:rsidRDefault="00E57AE2" w:rsidP="00E57AE2">
            <w:pPr>
              <w:spacing w:after="0" w:line="240" w:lineRule="auto"/>
              <w:ind w:left="432" w:hanging="432"/>
              <w:rPr>
                <w:rFonts w:ascii="Times New Roman" w:hAnsi="Times New Roman" w:cs="Times New Roman"/>
                <w:b/>
              </w:rPr>
            </w:pPr>
            <w:r>
              <w:rPr>
                <w:rFonts w:ascii="Times New Roman" w:hAnsi="Times New Roman" w:cs="Times New Roman"/>
                <w:b/>
              </w:rPr>
              <w:t xml:space="preserve">  </w:t>
            </w:r>
            <w:r w:rsidRPr="00761CC2">
              <w:rPr>
                <w:rFonts w:ascii="Times New Roman" w:hAnsi="Times New Roman" w:cs="Times New Roman"/>
                <w:b/>
              </w:rPr>
              <w:t>RVM</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F9C234" w14:textId="1BD9BA9B"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9C4385" w14:textId="0AD89C69"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0.54</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D71E43" w14:textId="32F5224A"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0.60</w:t>
            </w:r>
          </w:p>
        </w:tc>
      </w:tr>
      <w:tr w:rsidR="00E57AE2" w:rsidRPr="00761CC2" w14:paraId="62747E0D" w14:textId="77777777" w:rsidTr="00E57AE2">
        <w:trPr>
          <w:trHeight w:val="525"/>
        </w:trPr>
        <w:tc>
          <w:tcPr>
            <w:tcW w:w="0" w:type="auto"/>
            <w:tcBorders>
              <w:top w:val="single" w:sz="8" w:space="0" w:color="000000"/>
              <w:left w:val="single" w:sz="8" w:space="0" w:color="000000"/>
              <w:bottom w:val="single" w:sz="8" w:space="0" w:color="000000"/>
              <w:right w:val="single" w:sz="8" w:space="0" w:color="000000"/>
            </w:tcBorders>
            <w:vAlign w:val="center"/>
          </w:tcPr>
          <w:p w14:paraId="3B8FBB68"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154778" w14:textId="013148ED"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639366" w14:textId="5AC76FFB"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0.71</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A6A7F" w14:textId="301FDFC1"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0.60</w:t>
            </w:r>
          </w:p>
        </w:tc>
      </w:tr>
      <w:tr w:rsidR="00E57AE2" w:rsidRPr="00761CC2" w14:paraId="0BC0D7D0" w14:textId="77777777" w:rsidTr="00E57AE2">
        <w:trPr>
          <w:trHeight w:val="525"/>
        </w:trPr>
        <w:tc>
          <w:tcPr>
            <w:tcW w:w="0" w:type="auto"/>
            <w:tcBorders>
              <w:top w:val="single" w:sz="8" w:space="0" w:color="000000"/>
              <w:left w:val="single" w:sz="8" w:space="0" w:color="000000"/>
              <w:bottom w:val="single" w:sz="8" w:space="0" w:color="000000"/>
              <w:right w:val="single" w:sz="8" w:space="0" w:color="000000"/>
            </w:tcBorders>
            <w:vAlign w:val="center"/>
          </w:tcPr>
          <w:p w14:paraId="4D908052"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97B037" w14:textId="51D7BFCF"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50136F" w14:textId="5CE65A1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0.66</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0660EB" w14:textId="0C1B01CB"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0.61</w:t>
            </w:r>
          </w:p>
        </w:tc>
      </w:tr>
      <w:tr w:rsidR="00E57AE2" w:rsidRPr="00761CC2" w14:paraId="6D3CAD53" w14:textId="77777777" w:rsidTr="00E57AE2">
        <w:trPr>
          <w:trHeight w:val="525"/>
        </w:trPr>
        <w:tc>
          <w:tcPr>
            <w:tcW w:w="145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64332C"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Naïve Bayes (NB)</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0C03C4"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F93571"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0.65</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41594"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0.61</w:t>
            </w:r>
          </w:p>
        </w:tc>
      </w:tr>
      <w:tr w:rsidR="00E57AE2" w:rsidRPr="00761CC2" w14:paraId="5326A7CF"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D22BD5"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86CC2"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A13B45"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0.56</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6BBC61"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0.47</w:t>
            </w:r>
          </w:p>
        </w:tc>
      </w:tr>
      <w:tr w:rsidR="00E57AE2" w:rsidRPr="00761CC2" w14:paraId="65976098"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00907C"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B3A82E"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47E353"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0.59</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E8AF3B"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0.52</w:t>
            </w:r>
          </w:p>
        </w:tc>
      </w:tr>
      <w:tr w:rsidR="00E57AE2" w:rsidRPr="00761CC2" w14:paraId="3F537AFA" w14:textId="77777777" w:rsidTr="00E57AE2">
        <w:trPr>
          <w:trHeight w:val="525"/>
        </w:trPr>
        <w:tc>
          <w:tcPr>
            <w:tcW w:w="145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8E1D82"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ANN</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0EF272"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77E0C0"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0.42</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F5D75B"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0.29</w:t>
            </w:r>
          </w:p>
        </w:tc>
      </w:tr>
      <w:tr w:rsidR="00E57AE2" w:rsidRPr="00761CC2" w14:paraId="5D276743"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A19627"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09F4AA"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BF4D3"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0.76</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EC2A80"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0.74</w:t>
            </w:r>
          </w:p>
        </w:tc>
      </w:tr>
      <w:tr w:rsidR="00E57AE2" w:rsidRPr="00761CC2" w14:paraId="444A44AC"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B14B6F"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A7AFD9"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11FF76"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0.65</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820D70"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0.60</w:t>
            </w:r>
          </w:p>
        </w:tc>
      </w:tr>
    </w:tbl>
    <w:p w14:paraId="401F38EC" w14:textId="77777777" w:rsidR="00761CC2" w:rsidRDefault="00761CC2" w:rsidP="004D10C2">
      <w:pPr>
        <w:spacing w:after="0" w:line="360" w:lineRule="auto"/>
        <w:ind w:left="432" w:hanging="432"/>
        <w:rPr>
          <w:rFonts w:ascii="Times New Roman" w:hAnsi="Times New Roman" w:cs="Times New Roman"/>
          <w:b/>
        </w:rPr>
      </w:pPr>
    </w:p>
    <w:p w14:paraId="4DA96EBC" w14:textId="77777777" w:rsidR="00761CC2" w:rsidRDefault="00761CC2" w:rsidP="004D10C2">
      <w:pPr>
        <w:spacing w:after="0" w:line="360" w:lineRule="auto"/>
        <w:ind w:left="432" w:hanging="432"/>
        <w:rPr>
          <w:rFonts w:ascii="Times New Roman" w:hAnsi="Times New Roman" w:cs="Times New Roman"/>
          <w:b/>
        </w:rPr>
      </w:pPr>
    </w:p>
    <w:p w14:paraId="30D2EB22" w14:textId="77777777" w:rsidR="00761CC2" w:rsidRDefault="00761CC2" w:rsidP="004D10C2">
      <w:pPr>
        <w:spacing w:after="0" w:line="360" w:lineRule="auto"/>
        <w:ind w:left="432" w:hanging="432"/>
        <w:rPr>
          <w:rFonts w:ascii="Times New Roman" w:hAnsi="Times New Roman" w:cs="Times New Roman"/>
          <w:b/>
        </w:rPr>
      </w:pPr>
    </w:p>
    <w:p w14:paraId="7837C92A" w14:textId="77777777" w:rsidR="00761CC2" w:rsidRDefault="00761CC2" w:rsidP="004D10C2">
      <w:pPr>
        <w:spacing w:after="0" w:line="360" w:lineRule="auto"/>
        <w:ind w:left="432" w:hanging="432"/>
        <w:rPr>
          <w:rFonts w:ascii="Times New Roman" w:hAnsi="Times New Roman" w:cs="Times New Roman"/>
          <w:b/>
        </w:rPr>
      </w:pPr>
    </w:p>
    <w:p w14:paraId="59044A25" w14:textId="77777777" w:rsidR="00761CC2" w:rsidRDefault="00761CC2" w:rsidP="004D10C2">
      <w:pPr>
        <w:spacing w:after="0" w:line="360" w:lineRule="auto"/>
        <w:ind w:left="432" w:hanging="432"/>
        <w:rPr>
          <w:rFonts w:ascii="Times New Roman" w:hAnsi="Times New Roman" w:cs="Times New Roman"/>
          <w:b/>
        </w:rPr>
      </w:pPr>
    </w:p>
    <w:p w14:paraId="755C11EE" w14:textId="77777777" w:rsidR="00761CC2" w:rsidRDefault="00761CC2" w:rsidP="004D10C2">
      <w:pPr>
        <w:spacing w:after="0" w:line="360" w:lineRule="auto"/>
        <w:ind w:left="432" w:hanging="432"/>
        <w:rPr>
          <w:rFonts w:ascii="Times New Roman" w:hAnsi="Times New Roman" w:cs="Times New Roman"/>
          <w:b/>
        </w:rPr>
      </w:pPr>
    </w:p>
    <w:p w14:paraId="02340318" w14:textId="77777777" w:rsidR="00761CC2" w:rsidRDefault="00761CC2" w:rsidP="004D10C2">
      <w:pPr>
        <w:spacing w:after="0" w:line="360" w:lineRule="auto"/>
        <w:ind w:left="432" w:hanging="432"/>
        <w:rPr>
          <w:rFonts w:ascii="Times New Roman" w:hAnsi="Times New Roman" w:cs="Times New Roman"/>
          <w:b/>
        </w:rPr>
      </w:pPr>
    </w:p>
    <w:p w14:paraId="3C95AAE6" w14:textId="77777777" w:rsidR="00761CC2" w:rsidRDefault="00761CC2" w:rsidP="004D10C2">
      <w:pPr>
        <w:spacing w:after="0" w:line="360" w:lineRule="auto"/>
        <w:ind w:left="432" w:hanging="432"/>
        <w:rPr>
          <w:rFonts w:ascii="Times New Roman" w:hAnsi="Times New Roman" w:cs="Times New Roman"/>
          <w:b/>
        </w:rPr>
      </w:pPr>
    </w:p>
    <w:p w14:paraId="642C3FD5" w14:textId="77777777" w:rsidR="00761CC2" w:rsidRDefault="00761CC2" w:rsidP="004D10C2">
      <w:pPr>
        <w:spacing w:after="0" w:line="360" w:lineRule="auto"/>
        <w:ind w:left="432" w:hanging="432"/>
        <w:rPr>
          <w:rFonts w:ascii="Times New Roman" w:hAnsi="Times New Roman" w:cs="Times New Roman"/>
          <w:b/>
        </w:rPr>
      </w:pPr>
    </w:p>
    <w:p w14:paraId="06281ED1" w14:textId="54C9FE43" w:rsidR="003E5293" w:rsidRDefault="003E5293" w:rsidP="004D10C2">
      <w:pPr>
        <w:spacing w:after="0" w:line="360" w:lineRule="auto"/>
        <w:ind w:left="432" w:hanging="432"/>
        <w:rPr>
          <w:rFonts w:ascii="Times New Roman" w:hAnsi="Times New Roman" w:cs="Times New Roman"/>
          <w:b/>
        </w:rPr>
      </w:pPr>
      <w:r w:rsidRPr="004D10C2">
        <w:rPr>
          <w:rFonts w:ascii="Times New Roman" w:hAnsi="Times New Roman" w:cs="Times New Roman"/>
          <w:b/>
        </w:rPr>
        <w:t>Figure Legends</w:t>
      </w:r>
    </w:p>
    <w:p w14:paraId="4C32E482" w14:textId="77777777" w:rsidR="002E3FD3" w:rsidRPr="004D10C2" w:rsidRDefault="002E3FD3" w:rsidP="004D10C2">
      <w:pPr>
        <w:spacing w:after="0" w:line="360" w:lineRule="auto"/>
        <w:ind w:left="432" w:hanging="432"/>
        <w:rPr>
          <w:rFonts w:ascii="Times New Roman" w:hAnsi="Times New Roman" w:cs="Times New Roman"/>
          <w:b/>
        </w:rPr>
      </w:pPr>
    </w:p>
    <w:p w14:paraId="57752BFD" w14:textId="28F71E3C" w:rsidR="003E5293" w:rsidRPr="004D10C2" w:rsidRDefault="003E5293" w:rsidP="004D10C2">
      <w:pPr>
        <w:autoSpaceDE w:val="0"/>
        <w:autoSpaceDN w:val="0"/>
        <w:adjustRightInd w:val="0"/>
        <w:spacing w:after="0" w:line="360" w:lineRule="auto"/>
        <w:ind w:left="432" w:hanging="432"/>
        <w:rPr>
          <w:rFonts w:ascii="Times New Roman" w:eastAsia="Times New Roman" w:hAnsi="Times New Roman" w:cs="Times New Roman"/>
          <w:color w:val="000000" w:themeColor="text1"/>
        </w:rPr>
      </w:pPr>
      <w:commentRangeStart w:id="1105"/>
      <w:r w:rsidRPr="004D10C2">
        <w:rPr>
          <w:rFonts w:ascii="Times New Roman" w:eastAsia="Times New Roman" w:hAnsi="Times New Roman" w:cs="Times New Roman"/>
          <w:b/>
          <w:color w:val="000000" w:themeColor="text1"/>
        </w:rPr>
        <w:t>Fig. 1.</w:t>
      </w:r>
      <w:r w:rsidRPr="004D10C2">
        <w:rPr>
          <w:rFonts w:ascii="Times New Roman" w:eastAsia="Times New Roman" w:hAnsi="Times New Roman" w:cs="Times New Roman"/>
          <w:color w:val="000000" w:themeColor="text1"/>
        </w:rPr>
        <w:t xml:space="preserve"> Map of Florida showing the region in red where </w:t>
      </w:r>
      <w:r w:rsidRPr="004D10C2">
        <w:rPr>
          <w:rFonts w:ascii="Times New Roman" w:eastAsia="Times New Roman" w:hAnsi="Times New Roman" w:cs="Times New Roman"/>
          <w:i/>
          <w:color w:val="000000" w:themeColor="text1"/>
        </w:rPr>
        <w:t>Karenia brevis</w:t>
      </w:r>
      <w:r w:rsidRPr="004D10C2">
        <w:rPr>
          <w:rFonts w:ascii="Times New Roman" w:eastAsia="Times New Roman" w:hAnsi="Times New Roman" w:cs="Times New Roman"/>
          <w:color w:val="000000" w:themeColor="text1"/>
        </w:rPr>
        <w:t xml:space="preserve"> blooms were most intense in 2018-2019, and the rivers discharging into West Florida Shelf considered herein.</w:t>
      </w:r>
      <w:r w:rsidR="006879D1">
        <w:rPr>
          <w:rFonts w:ascii="Times New Roman" w:eastAsia="Times New Roman" w:hAnsi="Times New Roman" w:cs="Times New Roman"/>
          <w:color w:val="000000" w:themeColor="text1"/>
        </w:rPr>
        <w:t xml:space="preserve"> The National Data Buoy Center stations from which wind and temperature data were acquired are also shown.</w:t>
      </w:r>
      <w:commentRangeEnd w:id="1105"/>
      <w:r w:rsidR="00ED5985">
        <w:rPr>
          <w:rStyle w:val="CommentReference"/>
          <w:rFonts w:eastAsiaTheme="minorHAnsi"/>
          <w:lang w:eastAsia="en-US"/>
        </w:rPr>
        <w:commentReference w:id="1105"/>
      </w:r>
    </w:p>
    <w:p w14:paraId="45255DCE" w14:textId="77777777" w:rsidR="004D10C2" w:rsidRPr="004D10C2" w:rsidRDefault="004D10C2" w:rsidP="004D10C2">
      <w:pPr>
        <w:autoSpaceDE w:val="0"/>
        <w:autoSpaceDN w:val="0"/>
        <w:adjustRightInd w:val="0"/>
        <w:spacing w:after="0" w:line="360" w:lineRule="auto"/>
        <w:ind w:left="432" w:hanging="432"/>
        <w:rPr>
          <w:rFonts w:ascii="Times New Roman" w:eastAsia="Times New Roman" w:hAnsi="Times New Roman" w:cs="Times New Roman"/>
          <w:color w:val="000000" w:themeColor="text1"/>
        </w:rPr>
      </w:pPr>
    </w:p>
    <w:p w14:paraId="458C79F5"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r w:rsidRPr="004D10C2">
        <w:rPr>
          <w:rFonts w:ascii="Times New Roman" w:hAnsi="Times New Roman" w:cs="Times New Roman"/>
          <w:b/>
          <w:color w:val="000000" w:themeColor="text1"/>
        </w:rPr>
        <w:t>Fig. 2.</w:t>
      </w:r>
      <w:r w:rsidRPr="004D10C2">
        <w:rPr>
          <w:rFonts w:ascii="Times New Roman" w:hAnsi="Times New Roman" w:cs="Times New Roman"/>
          <w:color w:val="000000" w:themeColor="text1"/>
        </w:rPr>
        <w:t xml:space="preserve"> Schematic diagram of </w:t>
      </w:r>
      <w:r w:rsidRPr="004D10C2">
        <w:rPr>
          <w:rFonts w:ascii="Times New Roman" w:hAnsi="Times New Roman" w:cs="Times New Roman"/>
          <w:i/>
          <w:color w:val="000000" w:themeColor="text1"/>
        </w:rPr>
        <w:t>Karenia brevis</w:t>
      </w:r>
      <w:r w:rsidRPr="004D10C2">
        <w:rPr>
          <w:rFonts w:ascii="Times New Roman" w:hAnsi="Times New Roman" w:cs="Times New Roman"/>
          <w:color w:val="000000" w:themeColor="text1"/>
        </w:rPr>
        <w:t xml:space="preserve"> blooms on the West Florida Shelf. Northerly winds drive coastal upwelling that transports cells from offshore to coastal regions. Nutrients from agriculture and urban areas are carried by rivers and help fuel blooms. This nutrient delivery is accelerated by heavy precipitation events such as those from hurricanes. </w:t>
      </w:r>
    </w:p>
    <w:p w14:paraId="392F88D7" w14:textId="77777777" w:rsidR="004D10C2" w:rsidRPr="004D10C2" w:rsidRDefault="004D10C2"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6FA17BF7" w14:textId="77777777" w:rsidR="003E5293" w:rsidRPr="004D10C2" w:rsidRDefault="003E5293" w:rsidP="004D10C2">
      <w:pPr>
        <w:spacing w:after="0" w:line="360" w:lineRule="auto"/>
        <w:ind w:left="432" w:hanging="432"/>
        <w:rPr>
          <w:rFonts w:ascii="Times New Roman" w:hAnsi="Times New Roman" w:cs="Times New Roman"/>
          <w:color w:val="000000" w:themeColor="text1"/>
        </w:rPr>
      </w:pPr>
      <w:r w:rsidRPr="004D10C2">
        <w:rPr>
          <w:rFonts w:ascii="Times New Roman" w:hAnsi="Times New Roman" w:cs="Times New Roman"/>
          <w:b/>
          <w:color w:val="000000" w:themeColor="text1"/>
        </w:rPr>
        <w:t>Fig. 3.</w:t>
      </w:r>
      <w:r w:rsidRPr="004D10C2">
        <w:rPr>
          <w:rFonts w:ascii="Times New Roman" w:hAnsi="Times New Roman" w:cs="Times New Roman"/>
          <w:color w:val="000000" w:themeColor="text1"/>
        </w:rPr>
        <w:t xml:space="preserve"> Comparison of Support Vector Machine output and observational data of </w:t>
      </w:r>
      <w:r w:rsidRPr="004D10C2">
        <w:rPr>
          <w:rFonts w:ascii="Times New Roman" w:hAnsi="Times New Roman" w:cs="Times New Roman"/>
          <w:i/>
          <w:color w:val="000000" w:themeColor="text1"/>
        </w:rPr>
        <w:t>Karenia brevis.</w:t>
      </w:r>
      <w:r w:rsidRPr="004D10C2">
        <w:rPr>
          <w:rFonts w:ascii="Times New Roman" w:hAnsi="Times New Roman" w:cs="Times New Roman"/>
          <w:color w:val="000000" w:themeColor="text1"/>
        </w:rPr>
        <w:t xml:space="preserve"> (a) Time series of the observed (black line) and predicted (black dots) area-averaged </w:t>
      </w:r>
      <w:r w:rsidRPr="004D10C2">
        <w:rPr>
          <w:rFonts w:ascii="Times New Roman" w:hAnsi="Times New Roman" w:cs="Times New Roman"/>
          <w:i/>
          <w:color w:val="000000" w:themeColor="text1"/>
        </w:rPr>
        <w:t xml:space="preserve">K. brevis </w:t>
      </w:r>
      <w:r w:rsidRPr="004D10C2">
        <w:rPr>
          <w:rFonts w:ascii="Times New Roman" w:hAnsi="Times New Roman" w:cs="Times New Roman"/>
          <w:color w:val="000000" w:themeColor="text1"/>
        </w:rPr>
        <w:t xml:space="preserve">concentrations from 1998-2018. (b) Snapshots of the observed </w:t>
      </w:r>
      <w:r w:rsidRPr="004D10C2">
        <w:rPr>
          <w:rFonts w:ascii="Times New Roman" w:hAnsi="Times New Roman" w:cs="Times New Roman"/>
          <w:i/>
          <w:color w:val="000000" w:themeColor="text1"/>
        </w:rPr>
        <w:t>K. brevis</w:t>
      </w:r>
      <w:r w:rsidRPr="004D10C2">
        <w:rPr>
          <w:rFonts w:ascii="Times New Roman" w:hAnsi="Times New Roman" w:cs="Times New Roman"/>
          <w:color w:val="000000" w:themeColor="text1"/>
        </w:rPr>
        <w:t xml:space="preserve"> distribution in selected months. The twenty-year timespan includes many years with blooms (2002, 2005, 2012, 2018) and without blooms (1998, 2010). </w:t>
      </w:r>
    </w:p>
    <w:p w14:paraId="211DA719" w14:textId="77777777" w:rsidR="004D10C2" w:rsidRPr="004D10C2" w:rsidRDefault="004D10C2" w:rsidP="004D10C2">
      <w:pPr>
        <w:spacing w:after="0" w:line="360" w:lineRule="auto"/>
        <w:ind w:left="432" w:hanging="432"/>
        <w:rPr>
          <w:rFonts w:ascii="Times New Roman" w:hAnsi="Times New Roman" w:cs="Times New Roman"/>
          <w:color w:val="000000" w:themeColor="text1"/>
        </w:rPr>
      </w:pPr>
    </w:p>
    <w:p w14:paraId="09A02102" w14:textId="77777777" w:rsidR="003E5293" w:rsidRPr="004D10C2" w:rsidRDefault="003E5293" w:rsidP="004D10C2">
      <w:pPr>
        <w:spacing w:after="0" w:line="360" w:lineRule="auto"/>
        <w:ind w:left="432" w:hanging="432"/>
        <w:rPr>
          <w:rFonts w:ascii="Times New Roman" w:hAnsi="Times New Roman" w:cs="Times New Roman"/>
        </w:rPr>
      </w:pPr>
      <w:r w:rsidRPr="004D10C2">
        <w:rPr>
          <w:rFonts w:ascii="Times New Roman" w:hAnsi="Times New Roman" w:cs="Times New Roman"/>
          <w:b/>
        </w:rPr>
        <w:t>Fig. 4.</w:t>
      </w:r>
      <w:r w:rsidRPr="004D10C2">
        <w:rPr>
          <w:rFonts w:ascii="Times New Roman" w:hAnsi="Times New Roman" w:cs="Times New Roman"/>
        </w:rPr>
        <w:t xml:space="preserve"> Probability of </w:t>
      </w:r>
      <w:r w:rsidRPr="004D10C2">
        <w:rPr>
          <w:rFonts w:ascii="Times New Roman" w:hAnsi="Times New Roman" w:cs="Times New Roman"/>
          <w:i/>
        </w:rPr>
        <w:t>Karenia. brevis</w:t>
      </w:r>
      <w:r w:rsidRPr="004D10C2">
        <w:rPr>
          <w:rFonts w:ascii="Times New Roman" w:hAnsi="Times New Roman" w:cs="Times New Roman"/>
        </w:rPr>
        <w:t xml:space="preserve"> as a function of wind speed and direction. Northerly wind generates the coastal upwelling that transports </w:t>
      </w:r>
      <w:r w:rsidRPr="004D10C2">
        <w:rPr>
          <w:rFonts w:ascii="Times New Roman" w:hAnsi="Times New Roman" w:cs="Times New Roman"/>
          <w:i/>
          <w:iCs/>
        </w:rPr>
        <w:t>K. brevis</w:t>
      </w:r>
      <w:r w:rsidRPr="004D10C2">
        <w:rPr>
          <w:rFonts w:ascii="Times New Roman" w:hAnsi="Times New Roman" w:cs="Times New Roman"/>
        </w:rPr>
        <w:t xml:space="preserve"> from offshore regions to coastal waters, producing favorable conditions for growth. Once </w:t>
      </w:r>
      <w:r w:rsidRPr="004D10C2">
        <w:rPr>
          <w:rFonts w:ascii="Times New Roman" w:hAnsi="Times New Roman" w:cs="Times New Roman"/>
          <w:i/>
          <w:iCs/>
        </w:rPr>
        <w:t>K. brevis</w:t>
      </w:r>
      <w:r w:rsidRPr="004D10C2">
        <w:rPr>
          <w:rFonts w:ascii="Times New Roman" w:hAnsi="Times New Roman" w:cs="Times New Roman"/>
        </w:rPr>
        <w:t xml:space="preserve"> reaches coastal waters, westerly wind keeps populations near the coast and prevents them from dispersing offshore. </w:t>
      </w:r>
    </w:p>
    <w:p w14:paraId="5F1F02AC"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43B65C1F" w14:textId="77777777" w:rsidR="00075620" w:rsidRPr="004D10C2" w:rsidRDefault="00075620" w:rsidP="004D10C2">
      <w:pPr>
        <w:spacing w:after="0" w:line="360" w:lineRule="auto"/>
        <w:ind w:left="432" w:hanging="432"/>
        <w:rPr>
          <w:rFonts w:ascii="Times New Roman" w:hAnsi="Times New Roman" w:cs="Times New Roman"/>
        </w:rPr>
      </w:pPr>
      <w:r w:rsidRPr="004D10C2">
        <w:rPr>
          <w:rFonts w:ascii="Times New Roman" w:hAnsi="Times New Roman" w:cs="Times New Roman"/>
          <w:b/>
        </w:rPr>
        <w:t>Fig. 5.</w:t>
      </w:r>
      <w:r w:rsidRPr="004D10C2">
        <w:rPr>
          <w:rFonts w:ascii="Times New Roman" w:hAnsi="Times New Roman" w:cs="Times New Roman"/>
        </w:rPr>
        <w:t xml:space="preserve"> Probability of </w:t>
      </w:r>
      <w:r w:rsidRPr="004D10C2">
        <w:rPr>
          <w:rFonts w:ascii="Times New Roman" w:hAnsi="Times New Roman" w:cs="Times New Roman"/>
          <w:i/>
        </w:rPr>
        <w:t>Karenia brevis</w:t>
      </w:r>
      <w:r w:rsidRPr="004D10C2">
        <w:rPr>
          <w:rFonts w:ascii="Times New Roman" w:hAnsi="Times New Roman" w:cs="Times New Roman"/>
        </w:rPr>
        <w:t xml:space="preserve"> as a function of riverine discharge (panels a-e), total nitrogen loading (TN; panels f-i) and total phosphorous loading (TP; panels j-m). </w:t>
      </w:r>
    </w:p>
    <w:p w14:paraId="45F8F0B8"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7A37AC6A" w14:textId="30B8E6E6" w:rsidR="003E5293" w:rsidRPr="004D10C2" w:rsidRDefault="003E5293" w:rsidP="004D10C2">
      <w:pPr>
        <w:spacing w:after="0" w:line="360" w:lineRule="auto"/>
        <w:ind w:left="432" w:hanging="432"/>
        <w:rPr>
          <w:rFonts w:ascii="Times New Roman" w:hAnsi="Times New Roman" w:cs="Times New Roman"/>
        </w:rPr>
      </w:pPr>
      <w:r w:rsidRPr="004D10C2">
        <w:rPr>
          <w:rFonts w:ascii="Times New Roman" w:hAnsi="Times New Roman" w:cs="Times New Roman"/>
          <w:b/>
        </w:rPr>
        <w:t>Fig. 6.</w:t>
      </w:r>
      <w:r w:rsidRPr="004D10C2">
        <w:rPr>
          <w:rFonts w:ascii="Times New Roman" w:hAnsi="Times New Roman" w:cs="Times New Roman"/>
        </w:rPr>
        <w:t xml:space="preserve"> Contour plots of </w:t>
      </w:r>
      <w:r w:rsidRPr="004D10C2">
        <w:rPr>
          <w:rFonts w:ascii="Times New Roman" w:hAnsi="Times New Roman" w:cs="Times New Roman"/>
          <w:i/>
        </w:rPr>
        <w:t>K. brevis</w:t>
      </w:r>
      <w:r w:rsidRPr="004D10C2">
        <w:rPr>
          <w:rFonts w:ascii="Times New Roman" w:hAnsi="Times New Roman" w:cs="Times New Roman"/>
        </w:rPr>
        <w:t xml:space="preserve"> probability as a function of </w:t>
      </w:r>
      <w:r w:rsidR="006879D1">
        <w:rPr>
          <w:rFonts w:ascii="Times New Roman" w:hAnsi="Times New Roman" w:cs="Times New Roman"/>
        </w:rPr>
        <w:t xml:space="preserve">(a) </w:t>
      </w:r>
      <w:r w:rsidRPr="004D10C2">
        <w:rPr>
          <w:rFonts w:ascii="Times New Roman" w:hAnsi="Times New Roman" w:cs="Times New Roman"/>
        </w:rPr>
        <w:t xml:space="preserve">Hillsborough and Peace River TN concentrations and of </w:t>
      </w:r>
      <w:r w:rsidR="006879D1">
        <w:rPr>
          <w:rFonts w:ascii="Times New Roman" w:hAnsi="Times New Roman" w:cs="Times New Roman"/>
        </w:rPr>
        <w:t xml:space="preserve">(b) </w:t>
      </w:r>
      <w:r w:rsidRPr="004D10C2">
        <w:rPr>
          <w:rFonts w:ascii="Times New Roman" w:hAnsi="Times New Roman" w:cs="Times New Roman"/>
        </w:rPr>
        <w:t xml:space="preserve">Hillsborough and Caloosahatchee TP concentrations. </w:t>
      </w:r>
    </w:p>
    <w:p w14:paraId="44DE5C16"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3882CD9A" w14:textId="77777777" w:rsidR="003E5293" w:rsidRPr="004D10C2" w:rsidRDefault="003E5293" w:rsidP="004D10C2">
      <w:pPr>
        <w:spacing w:after="0" w:line="360" w:lineRule="auto"/>
        <w:ind w:left="432" w:hanging="432"/>
        <w:rPr>
          <w:rFonts w:ascii="Times New Roman" w:hAnsi="Times New Roman" w:cs="Times New Roman"/>
        </w:rPr>
      </w:pPr>
    </w:p>
    <w:p w14:paraId="2BBD695F" w14:textId="77777777" w:rsidR="004D10C2" w:rsidRPr="004D10C2" w:rsidRDefault="004D10C2" w:rsidP="00AB2BAB">
      <w:pPr>
        <w:spacing w:after="0" w:line="360" w:lineRule="auto"/>
        <w:rPr>
          <w:rFonts w:ascii="Times New Roman" w:hAnsi="Times New Roman" w:cs="Times New Roman"/>
        </w:rPr>
      </w:pPr>
    </w:p>
    <w:sectPr w:rsidR="004D10C2" w:rsidRPr="004D10C2" w:rsidSect="00832844">
      <w:footerReference w:type="even" r:id="rId84"/>
      <w:footerReference w:type="default" r:id="rId85"/>
      <w:pgSz w:w="12240" w:h="15840"/>
      <w:pgMar w:top="1440" w:right="1080" w:bottom="1440" w:left="108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Author" w:initials="A">
    <w:p w14:paraId="531B7D44" w14:textId="228C72FF" w:rsidR="000E6370" w:rsidRDefault="000E6370">
      <w:pPr>
        <w:pStyle w:val="CommentText"/>
      </w:pPr>
      <w:r>
        <w:rPr>
          <w:rStyle w:val="CommentReference"/>
        </w:rPr>
        <w:annotationRef/>
      </w:r>
      <w:r>
        <w:t>Need to add other metrics</w:t>
      </w:r>
    </w:p>
  </w:comment>
  <w:comment w:id="49" w:author="Author" w:initials="A">
    <w:p w14:paraId="4CE233DB" w14:textId="70A6A0C6" w:rsidR="000E6370" w:rsidRDefault="000E6370">
      <w:pPr>
        <w:pStyle w:val="CommentText"/>
      </w:pPr>
      <w:r>
        <w:rPr>
          <w:rStyle w:val="CommentReference"/>
        </w:rPr>
        <w:annotationRef/>
      </w:r>
      <w:r>
        <w:t xml:space="preserve">Reviewer 2’s suggestions for the introduction. </w:t>
      </w:r>
    </w:p>
    <w:p w14:paraId="24C38BFA" w14:textId="77777777" w:rsidR="000E6370" w:rsidRDefault="000E6370">
      <w:pPr>
        <w:pStyle w:val="CommentText"/>
      </w:pPr>
    </w:p>
    <w:p w14:paraId="325BA1B1" w14:textId="77777777" w:rsidR="000E6370" w:rsidRPr="006839DF" w:rsidRDefault="000E6370" w:rsidP="006839DF">
      <w:pPr>
        <w:spacing w:after="0" w:line="240" w:lineRule="auto"/>
        <w:rPr>
          <w:rFonts w:ascii="Times New Roman" w:hAnsi="Times New Roman" w:cs="Times New Roman"/>
          <w:sz w:val="24"/>
          <w:szCs w:val="24"/>
        </w:rPr>
      </w:pPr>
      <w:r w:rsidRPr="006839DF">
        <w:rPr>
          <w:rFonts w:ascii="Times New Roman" w:hAnsi="Times New Roman" w:cs="Times New Roman"/>
          <w:sz w:val="24"/>
          <w:szCs w:val="24"/>
        </w:rPr>
        <w:t>I propose the authors to restructure the introduction and guide the reader from the general aspects of harmful algal blooms towards the need for a new improved model. I propose the following structure:</w:t>
      </w:r>
    </w:p>
    <w:p w14:paraId="7A2096C8" w14:textId="77777777" w:rsidR="000E6370" w:rsidRDefault="000E6370" w:rsidP="006839DF">
      <w:pPr>
        <w:spacing w:after="0" w:line="240" w:lineRule="auto"/>
        <w:rPr>
          <w:rFonts w:ascii="Times New Roman" w:hAnsi="Times New Roman" w:cs="Times New Roman"/>
          <w:sz w:val="24"/>
          <w:szCs w:val="24"/>
        </w:rPr>
      </w:pPr>
      <w:r w:rsidRPr="006839DF">
        <w:rPr>
          <w:rFonts w:ascii="Times New Roman" w:hAnsi="Times New Roman" w:cs="Times New Roman"/>
          <w:sz w:val="24"/>
          <w:szCs w:val="24"/>
        </w:rPr>
        <w:br/>
        <w:t>-       General, global description of the term harmful algal blooms.</w:t>
      </w:r>
      <w:r w:rsidRPr="006839DF">
        <w:rPr>
          <w:rFonts w:ascii="Times New Roman" w:hAnsi="Times New Roman" w:cs="Times New Roman"/>
          <w:sz w:val="24"/>
          <w:szCs w:val="24"/>
        </w:rPr>
        <w:br/>
        <w:t>-       Introduction of global changes of HABs in recent history.</w:t>
      </w:r>
      <w:r w:rsidRPr="006839DF">
        <w:rPr>
          <w:rFonts w:ascii="Times New Roman" w:hAnsi="Times New Roman" w:cs="Times New Roman"/>
          <w:sz w:val="24"/>
          <w:szCs w:val="24"/>
        </w:rPr>
        <w:br/>
        <w:t>-       Description of study region and its relevance.</w:t>
      </w:r>
      <w:r w:rsidRPr="006839DF">
        <w:rPr>
          <w:rFonts w:ascii="Times New Roman" w:hAnsi="Times New Roman" w:cs="Times New Roman"/>
          <w:sz w:val="24"/>
          <w:szCs w:val="24"/>
        </w:rPr>
        <w:br/>
        <w:t>-       Description of drivers of K. brevis bloom life-cycle and seasonality in the West Florida Shelf.</w:t>
      </w:r>
      <w:r w:rsidRPr="006839DF">
        <w:rPr>
          <w:rFonts w:ascii="Times New Roman" w:hAnsi="Times New Roman" w:cs="Times New Roman"/>
          <w:sz w:val="24"/>
          <w:szCs w:val="24"/>
        </w:rPr>
        <w:br/>
        <w:t>-       Description of recent bloom events in the West Florida Shelf in relation to climate change and population growth.</w:t>
      </w:r>
    </w:p>
    <w:p w14:paraId="23FE638D" w14:textId="2C07718F" w:rsidR="000E6370" w:rsidRPr="006839DF" w:rsidRDefault="000E6370" w:rsidP="006839DF">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6839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39DF">
        <w:rPr>
          <w:rFonts w:ascii="Times New Roman" w:hAnsi="Times New Roman" w:cs="Times New Roman"/>
          <w:sz w:val="24"/>
          <w:szCs w:val="24"/>
        </w:rPr>
        <w:t>Description or review of current modeling approaches and their (dis)advantages.</w:t>
      </w:r>
      <w:r w:rsidRPr="006839DF">
        <w:rPr>
          <w:rFonts w:ascii="Times New Roman" w:hAnsi="Times New Roman" w:cs="Times New Roman"/>
          <w:sz w:val="24"/>
          <w:szCs w:val="24"/>
        </w:rPr>
        <w:br/>
        <w:t>-       Summarized reasoning behind the study and aim of the study.</w:t>
      </w:r>
      <w:r w:rsidRPr="006839DF">
        <w:rPr>
          <w:rFonts w:ascii="Times New Roman" w:hAnsi="Times New Roman" w:cs="Times New Roman"/>
          <w:sz w:val="24"/>
          <w:szCs w:val="24"/>
        </w:rPr>
        <w:br/>
      </w:r>
    </w:p>
  </w:comment>
  <w:comment w:id="53" w:author="Author" w:initials="A">
    <w:p w14:paraId="131F9457" w14:textId="22622422" w:rsidR="00AE73B2" w:rsidRDefault="00AE73B2">
      <w:pPr>
        <w:pStyle w:val="CommentText"/>
      </w:pPr>
      <w:r>
        <w:rPr>
          <w:rStyle w:val="CommentReference"/>
        </w:rPr>
        <w:annotationRef/>
      </w:r>
      <w:r>
        <w:t>Which years?</w:t>
      </w:r>
    </w:p>
  </w:comment>
  <w:comment w:id="54" w:author="Author" w:initials="A">
    <w:p w14:paraId="77A3F813" w14:textId="7021BFD0" w:rsidR="00AE73B2" w:rsidRDefault="00AE73B2">
      <w:pPr>
        <w:pStyle w:val="CommentText"/>
      </w:pPr>
      <w:r>
        <w:rPr>
          <w:rStyle w:val="CommentReference"/>
        </w:rPr>
        <w:annotationRef/>
      </w:r>
      <w:r>
        <w:t xml:space="preserve">Quantify to number of months? </w:t>
      </w:r>
    </w:p>
  </w:comment>
  <w:comment w:id="74" w:author="Author" w:initials="A">
    <w:p w14:paraId="175A51C6" w14:textId="29AE865A" w:rsidR="000E6370" w:rsidRDefault="000E6370">
      <w:pPr>
        <w:pStyle w:val="CommentText"/>
      </w:pPr>
      <w:r w:rsidRPr="006839DF">
        <w:rPr>
          <w:rStyle w:val="CommentReference"/>
        </w:rPr>
        <w:annotationRef/>
      </w:r>
      <w:r>
        <w:t xml:space="preserve">Reviewer 1 wants to know why to have long-term prediction. </w:t>
      </w:r>
    </w:p>
  </w:comment>
  <w:comment w:id="89" w:author="Author" w:initials="A">
    <w:p w14:paraId="27910F98" w14:textId="0615F23F" w:rsidR="000E6370" w:rsidRDefault="000E6370">
      <w:pPr>
        <w:pStyle w:val="CommentText"/>
      </w:pPr>
      <w:r>
        <w:rPr>
          <w:rStyle w:val="CommentReference"/>
        </w:rPr>
        <w:annotationRef/>
      </w:r>
      <w:r>
        <w:t>Reviewer 2 suggestions to reorganize section 2.</w:t>
      </w:r>
    </w:p>
    <w:p w14:paraId="06A1BE80" w14:textId="77777777" w:rsidR="000E6370" w:rsidRDefault="000E6370">
      <w:pPr>
        <w:pStyle w:val="CommentText"/>
      </w:pPr>
    </w:p>
    <w:p w14:paraId="60DF895A" w14:textId="51D154C9" w:rsidR="000E6370" w:rsidRDefault="000E6370">
      <w:pPr>
        <w:pStyle w:val="CommentText"/>
      </w:pPr>
      <w:r w:rsidRPr="006839DF">
        <w:rPr>
          <w:rFonts w:ascii="Times New Roman" w:hAnsi="Times New Roman" w:cs="Times New Roman"/>
          <w:sz w:val="24"/>
          <w:szCs w:val="24"/>
        </w:rPr>
        <w:t>1.      Description of biological data,</w:t>
      </w:r>
      <w:r w:rsidRPr="006839DF">
        <w:rPr>
          <w:rFonts w:ascii="Times New Roman" w:hAnsi="Times New Roman" w:cs="Times New Roman"/>
          <w:sz w:val="24"/>
          <w:szCs w:val="24"/>
        </w:rPr>
        <w:br/>
        <w:t>2.      Description of physical/biogeochemical data,</w:t>
      </w:r>
      <w:r w:rsidRPr="006839DF">
        <w:rPr>
          <w:rFonts w:ascii="Times New Roman" w:hAnsi="Times New Roman" w:cs="Times New Roman"/>
          <w:sz w:val="24"/>
          <w:szCs w:val="24"/>
        </w:rPr>
        <w:br/>
        <w:t>3.      Preparation of target and predictor variables,</w:t>
      </w:r>
      <w:r w:rsidRPr="006839DF">
        <w:rPr>
          <w:rFonts w:ascii="Times New Roman" w:hAnsi="Times New Roman" w:cs="Times New Roman"/>
          <w:sz w:val="24"/>
          <w:szCs w:val="24"/>
        </w:rPr>
        <w:br/>
        <w:t>4.      General description of classification algorithms, and specific description for:</w:t>
      </w:r>
      <w:r w:rsidRPr="006839DF">
        <w:rPr>
          <w:rFonts w:ascii="Times New Roman" w:hAnsi="Times New Roman" w:cs="Times New Roman"/>
          <w:sz w:val="24"/>
          <w:szCs w:val="24"/>
        </w:rPr>
        <w:br/>
        <w:t>(a)     Support Vector Machine (SVM),</w:t>
      </w:r>
      <w:r w:rsidRPr="006839DF">
        <w:rPr>
          <w:rFonts w:ascii="Times New Roman" w:hAnsi="Times New Roman" w:cs="Times New Roman"/>
          <w:sz w:val="24"/>
          <w:szCs w:val="24"/>
        </w:rPr>
        <w:br/>
        <w:t>(b)     Relevance Vector Machine (RVM),</w:t>
      </w:r>
      <w:r w:rsidRPr="006839DF">
        <w:rPr>
          <w:rFonts w:ascii="Times New Roman" w:hAnsi="Times New Roman" w:cs="Times New Roman"/>
          <w:sz w:val="24"/>
          <w:szCs w:val="24"/>
        </w:rPr>
        <w:br/>
        <w:t>(c)     Naïve Bayes classifier (NB),</w:t>
      </w:r>
      <w:r w:rsidRPr="006839DF">
        <w:rPr>
          <w:rFonts w:ascii="Times New Roman" w:hAnsi="Times New Roman" w:cs="Times New Roman"/>
          <w:sz w:val="24"/>
          <w:szCs w:val="24"/>
        </w:rPr>
        <w:br/>
        <w:t>(d)     Artificial Neural Network (ANN).</w:t>
      </w:r>
      <w:r w:rsidRPr="006839DF">
        <w:rPr>
          <w:rFonts w:ascii="Times New Roman" w:hAnsi="Times New Roman" w:cs="Times New Roman"/>
          <w:sz w:val="24"/>
          <w:szCs w:val="24"/>
        </w:rPr>
        <w:br/>
        <w:t>5.      K-fold cross validation scheme,</w:t>
      </w:r>
      <w:r w:rsidRPr="006839DF">
        <w:rPr>
          <w:rFonts w:ascii="Times New Roman" w:hAnsi="Times New Roman" w:cs="Times New Roman"/>
          <w:sz w:val="24"/>
          <w:szCs w:val="24"/>
        </w:rPr>
        <w:br/>
        <w:t>6.      Evaluation criteria with contingency tables (accuracy, recall, precision),</w:t>
      </w:r>
      <w:r w:rsidRPr="006839DF">
        <w:rPr>
          <w:rFonts w:ascii="Times New Roman" w:hAnsi="Times New Roman" w:cs="Times New Roman"/>
          <w:sz w:val="24"/>
          <w:szCs w:val="24"/>
        </w:rPr>
        <w:br/>
        <w:t>7.      Sensitivity analysis.</w:t>
      </w:r>
      <w:r w:rsidRPr="006839DF">
        <w:rPr>
          <w:rFonts w:ascii="Times New Roman" w:hAnsi="Times New Roman" w:cs="Times New Roman"/>
          <w:sz w:val="24"/>
          <w:szCs w:val="24"/>
        </w:rPr>
        <w:br/>
      </w:r>
    </w:p>
  </w:comment>
  <w:comment w:id="110" w:author="Author" w:initials="A">
    <w:p w14:paraId="3E9F37C5" w14:textId="78754137" w:rsidR="000E6370" w:rsidRDefault="000E6370">
      <w:pPr>
        <w:pStyle w:val="CommentText"/>
      </w:pPr>
      <w:r>
        <w:rPr>
          <w:rStyle w:val="CommentReference"/>
        </w:rPr>
        <w:annotationRef/>
      </w:r>
      <w:r>
        <w:t>Dr. Glibert, please edit.</w:t>
      </w:r>
    </w:p>
  </w:comment>
  <w:comment w:id="125" w:author="Author" w:initials="A">
    <w:p w14:paraId="06A7249F" w14:textId="726321CD" w:rsidR="000E6370" w:rsidRDefault="000E6370">
      <w:pPr>
        <w:pStyle w:val="CommentText"/>
      </w:pPr>
      <w:r>
        <w:rPr>
          <w:rStyle w:val="CommentReference"/>
        </w:rPr>
        <w:annotationRef/>
      </w:r>
      <w:r>
        <w:t xml:space="preserve">Added the names of nutrients concentration you used. </w:t>
      </w:r>
    </w:p>
  </w:comment>
  <w:comment w:id="129" w:author="Author" w:initials="A">
    <w:p w14:paraId="6E35F3D7" w14:textId="51DC44ED" w:rsidR="000E6370" w:rsidRDefault="000E6370">
      <w:pPr>
        <w:pStyle w:val="CommentText"/>
      </w:pPr>
      <w:r>
        <w:rPr>
          <w:rStyle w:val="CommentReference"/>
        </w:rPr>
        <w:annotationRef/>
      </w:r>
      <w:r>
        <w:t xml:space="preserve">Explain how you used nutrient concentration and river flows to calculate TN and TP loads. </w:t>
      </w:r>
    </w:p>
  </w:comment>
  <w:comment w:id="196" w:author="Author" w:initials="A">
    <w:p w14:paraId="20B94BD1" w14:textId="3251D5DE" w:rsidR="000E6370" w:rsidRDefault="000E6370">
      <w:pPr>
        <w:pStyle w:val="CommentText"/>
      </w:pPr>
      <w:r>
        <w:rPr>
          <w:rStyle w:val="CommentReference"/>
        </w:rPr>
        <w:annotationRef/>
      </w:r>
      <w:r w:rsidRPr="007D630C">
        <w:rPr>
          <w:rFonts w:ascii="Times New Roman" w:hAnsi="Times New Roman" w:cs="Times New Roman"/>
          <w:color w:val="0070C0"/>
          <w:sz w:val="24"/>
          <w:szCs w:val="24"/>
        </w:rPr>
        <w:t>Sun, Yanmin, Andrew K. C. Wong, and Mohamed S. Kamel (2009)</w:t>
      </w:r>
      <w:r>
        <w:rPr>
          <w:rFonts w:ascii="Times New Roman" w:hAnsi="Times New Roman" w:cs="Times New Roman"/>
          <w:color w:val="0070C0"/>
          <w:sz w:val="24"/>
          <w:szCs w:val="24"/>
        </w:rPr>
        <w:t xml:space="preserve">. "Classification of imbalanced </w:t>
      </w:r>
      <w:r w:rsidRPr="007D630C">
        <w:rPr>
          <w:rFonts w:ascii="Times New Roman" w:hAnsi="Times New Roman" w:cs="Times New Roman"/>
          <w:color w:val="0070C0"/>
          <w:sz w:val="24"/>
          <w:szCs w:val="24"/>
        </w:rPr>
        <w:t>data: a review". In: International Journal of Pattern Recognition and Artificial Intelligence 23.04, pp. 687-719. DOI: 10.1142/s0218001409007326.</w:t>
      </w:r>
    </w:p>
  </w:comment>
  <w:comment w:id="202" w:author="Author" w:initials="A">
    <w:p w14:paraId="3B7615A9" w14:textId="5434D7BF" w:rsidR="00D051C2" w:rsidRDefault="00D051C2">
      <w:pPr>
        <w:pStyle w:val="CommentText"/>
      </w:pPr>
      <w:r>
        <w:rPr>
          <w:rStyle w:val="CommentReference"/>
        </w:rPr>
        <w:annotationRef/>
      </w:r>
      <w:r>
        <w:t>Japkowicz, N and R. Holte. 2000. Workshop report: AAAI2000 workshop on learning from imbalanced data-sets. AI Magazines, 22(1), 127-136.</w:t>
      </w:r>
    </w:p>
  </w:comment>
  <w:comment w:id="206" w:author="Author" w:initials="A">
    <w:p w14:paraId="361AB363" w14:textId="5DD6743A" w:rsidR="00D051C2" w:rsidRDefault="00D051C2">
      <w:pPr>
        <w:pStyle w:val="CommentText"/>
      </w:pPr>
      <w:r>
        <w:rPr>
          <w:rStyle w:val="CommentReference"/>
        </w:rPr>
        <w:annotationRef/>
      </w:r>
      <w:r>
        <w:t xml:space="preserve">Chawla, N.V, K.W. Bowyer, L.O. Hall and W.P. Kegelmeyer. 2002. SMOTE: synthetic minority over-sampling technique. Journal of Artificial Intelligent Research, 16, 321-357.  </w:t>
      </w:r>
    </w:p>
  </w:comment>
  <w:comment w:id="259" w:author="Author" w:initials="A">
    <w:p w14:paraId="2200E2F8" w14:textId="3C4185BD" w:rsidR="000E6370" w:rsidRDefault="000E6370">
      <w:pPr>
        <w:pStyle w:val="CommentText"/>
      </w:pPr>
      <w:r>
        <w:rPr>
          <w:rStyle w:val="CommentReference"/>
        </w:rPr>
        <w:annotationRef/>
      </w:r>
      <w:r>
        <w:rPr>
          <w:rStyle w:val="HTMLCite"/>
        </w:rPr>
        <w:t xml:space="preserve">Cristianini, Nello; Shawe-Taylor, John (2000). An Introduction to Support Vector Machines and other kernel-based learning methods. Cambridge University Press. </w:t>
      </w:r>
      <w:hyperlink r:id="rId1" w:tooltip="International Standard Book Number" w:history="1">
        <w:r>
          <w:rPr>
            <w:rStyle w:val="Hyperlink"/>
            <w:i/>
            <w:iCs/>
          </w:rPr>
          <w:t>ISBN</w:t>
        </w:r>
      </w:hyperlink>
      <w:r>
        <w:rPr>
          <w:rStyle w:val="HTMLCite"/>
        </w:rPr>
        <w:t> </w:t>
      </w:r>
      <w:hyperlink r:id="rId2" w:tooltip="Special:BookSources/0-521-78019-5" w:history="1">
        <w:r>
          <w:rPr>
            <w:rStyle w:val="Hyperlink"/>
            <w:i/>
            <w:iCs/>
          </w:rPr>
          <w:t>0-521-78019-5</w:t>
        </w:r>
      </w:hyperlink>
      <w:r>
        <w:rPr>
          <w:rStyle w:val="HTMLCite"/>
        </w:rPr>
        <w:t>.</w:t>
      </w:r>
    </w:p>
  </w:comment>
  <w:comment w:id="281" w:author="Author" w:initials="A">
    <w:p w14:paraId="32D72CFE" w14:textId="77777777" w:rsidR="000E6370" w:rsidRDefault="000E6370" w:rsidP="001458E4">
      <w:pPr>
        <w:pStyle w:val="CommentText"/>
      </w:pPr>
      <w:r>
        <w:rPr>
          <w:rStyle w:val="CommentReference"/>
        </w:rPr>
        <w:annotationRef/>
      </w:r>
      <w:r>
        <w:t>Add this reference</w:t>
      </w:r>
    </w:p>
  </w:comment>
  <w:comment w:id="346" w:author="Author" w:initials="A">
    <w:p w14:paraId="03E5E48B" w14:textId="77777777" w:rsidR="000E6370" w:rsidRDefault="000E6370" w:rsidP="001458E4">
      <w:pPr>
        <w:pStyle w:val="CommentText"/>
      </w:pPr>
      <w:r>
        <w:rPr>
          <w:rStyle w:val="CommentReference"/>
        </w:rPr>
        <w:annotationRef/>
      </w:r>
      <w:r>
        <w:t>Hassoun, M.H. 1995. Fundamentals of artificial neural networks. The MIT Press, 511 pp.</w:t>
      </w:r>
    </w:p>
  </w:comment>
  <w:comment w:id="345" w:author="Author" w:initials="A">
    <w:p w14:paraId="257D5AED" w14:textId="77777777" w:rsidR="000E6370" w:rsidRDefault="000E6370" w:rsidP="001458E4">
      <w:pPr>
        <w:pStyle w:val="CommentText"/>
      </w:pPr>
      <w:r>
        <w:rPr>
          <w:rStyle w:val="CommentReference"/>
        </w:rPr>
        <w:annotationRef/>
      </w:r>
      <w:r>
        <w:rPr>
          <w:rStyle w:val="HTMLCite"/>
        </w:rPr>
        <w:t xml:space="preserve">Schmidhuber, Jürgen (2015-01-01). "Deep learning in neural networks: An overview". Neural Networks. </w:t>
      </w:r>
      <w:r>
        <w:rPr>
          <w:rStyle w:val="HTMLCite"/>
          <w:b/>
          <w:bCs/>
        </w:rPr>
        <w:t>61</w:t>
      </w:r>
      <w:r>
        <w:rPr>
          <w:rStyle w:val="HTMLCite"/>
        </w:rPr>
        <w:t>: 85–117.</w:t>
      </w:r>
    </w:p>
  </w:comment>
  <w:comment w:id="362" w:author="Author" w:initials="A">
    <w:p w14:paraId="5515F2F0" w14:textId="77777777" w:rsidR="000E6370" w:rsidRDefault="000E6370" w:rsidP="001458E4">
      <w:pPr>
        <w:pStyle w:val="CommentText"/>
      </w:pPr>
      <w:r>
        <w:rPr>
          <w:rStyle w:val="CommentReference"/>
        </w:rPr>
        <w:annotationRef/>
      </w:r>
      <w:r>
        <w:rPr>
          <w:rStyle w:val="HTMLCite"/>
        </w:rPr>
        <w:t xml:space="preserve">Werbos, P. (1990). </w:t>
      </w:r>
      <w:hyperlink r:id="rId3" w:history="1">
        <w:r>
          <w:rPr>
            <w:rStyle w:val="Hyperlink"/>
            <w:i/>
            <w:iCs/>
          </w:rPr>
          <w:t>"Backpropagation Through Time: What It Does and How to Do It"</w:t>
        </w:r>
      </w:hyperlink>
      <w:r>
        <w:rPr>
          <w:rStyle w:val="HTMLCite"/>
        </w:rPr>
        <w:t xml:space="preserve">. Proceedings of the IEEE. </w:t>
      </w:r>
      <w:r>
        <w:rPr>
          <w:rStyle w:val="HTMLCite"/>
          <w:b/>
          <w:bCs/>
        </w:rPr>
        <w:t>78</w:t>
      </w:r>
      <w:r>
        <w:rPr>
          <w:rStyle w:val="HTMLCite"/>
        </w:rPr>
        <w:t xml:space="preserve"> (10): 1550–1560. </w:t>
      </w:r>
      <w:hyperlink r:id="rId4" w:tooltip="Digital object identifier" w:history="1">
        <w:r>
          <w:rPr>
            <w:rStyle w:val="Hyperlink"/>
            <w:i/>
            <w:iCs/>
          </w:rPr>
          <w:t>doi</w:t>
        </w:r>
      </w:hyperlink>
      <w:r>
        <w:rPr>
          <w:rStyle w:val="HTMLCite"/>
        </w:rPr>
        <w:t>:</w:t>
      </w:r>
      <w:hyperlink r:id="rId5" w:history="1">
        <w:r>
          <w:rPr>
            <w:rStyle w:val="Hyperlink"/>
            <w:i/>
            <w:iCs/>
          </w:rPr>
          <w:t>10.1109/5.58337</w:t>
        </w:r>
      </w:hyperlink>
    </w:p>
  </w:comment>
  <w:comment w:id="372" w:author="Author" w:initials="A">
    <w:p w14:paraId="4925FB7B" w14:textId="2E0D0AA7" w:rsidR="000E6370" w:rsidRDefault="000E6370">
      <w:pPr>
        <w:pStyle w:val="CommentText"/>
      </w:pPr>
      <w:r>
        <w:rPr>
          <w:rStyle w:val="CommentReference"/>
        </w:rPr>
        <w:annotationRef/>
      </w:r>
      <w:r>
        <w:t>Add a sentence to explain why you chose k=10.</w:t>
      </w:r>
    </w:p>
  </w:comment>
  <w:comment w:id="383" w:author="Author" w:initials="A">
    <w:p w14:paraId="17C88AD8" w14:textId="77777777" w:rsidR="000E6370" w:rsidRDefault="000E6370" w:rsidP="00C31F03">
      <w:pPr>
        <w:pStyle w:val="CommentText"/>
      </w:pPr>
      <w:r>
        <w:rPr>
          <w:rStyle w:val="CommentReference"/>
        </w:rPr>
        <w:annotationRef/>
      </w:r>
      <w:r>
        <w:t>Add a sentence to explain why you chose k=10.</w:t>
      </w:r>
    </w:p>
  </w:comment>
  <w:comment w:id="414" w:author="Author" w:initials="A">
    <w:p w14:paraId="764EDB94" w14:textId="34D2C3FA" w:rsidR="000E6370" w:rsidRDefault="000E6370">
      <w:pPr>
        <w:pStyle w:val="CommentText"/>
      </w:pPr>
      <w:r>
        <w:rPr>
          <w:rStyle w:val="CommentReference"/>
        </w:rPr>
        <w:annotationRef/>
      </w:r>
      <w:r>
        <w:rPr>
          <w:rStyle w:val="HTMLCite"/>
        </w:rPr>
        <w:t xml:space="preserve">Powers, David M W (2011). </w:t>
      </w:r>
      <w:hyperlink r:id="rId6" w:history="1">
        <w:r>
          <w:rPr>
            <w:rStyle w:val="Hyperlink"/>
            <w:i/>
            <w:iCs/>
          </w:rPr>
          <w:t>"Evaluation: From Precision, Recall and F-Measure to ROC, Informedness, Markedness &amp; Correlation"</w:t>
        </w:r>
      </w:hyperlink>
      <w:r>
        <w:rPr>
          <w:rStyle w:val="HTMLCite"/>
        </w:rPr>
        <w:t xml:space="preserve"> . Journal of Machine Learning Technologies. </w:t>
      </w:r>
      <w:r>
        <w:rPr>
          <w:rStyle w:val="HTMLCite"/>
          <w:b/>
          <w:bCs/>
        </w:rPr>
        <w:t>2</w:t>
      </w:r>
      <w:r>
        <w:rPr>
          <w:rStyle w:val="HTMLCite"/>
        </w:rPr>
        <w:t xml:space="preserve"> (1): 37–63.</w:t>
      </w:r>
    </w:p>
  </w:comment>
  <w:comment w:id="473" w:author="Author" w:initials="A">
    <w:p w14:paraId="662D9570" w14:textId="448B7070" w:rsidR="00FD10C1" w:rsidRDefault="00FD10C1">
      <w:pPr>
        <w:pStyle w:val="CommentText"/>
      </w:pPr>
      <w:r>
        <w:rPr>
          <w:rStyle w:val="CommentReference"/>
        </w:rPr>
        <w:annotationRef/>
      </w:r>
      <w:r>
        <w:rPr>
          <w:rStyle w:val="HTMLCite"/>
        </w:rPr>
        <w:t xml:space="preserve">Lin, Hsuan-Tien; Lin, Chih-Jen; Weng, Ruby C. (2007). </w:t>
      </w:r>
      <w:hyperlink r:id="rId7" w:history="1">
        <w:r>
          <w:rPr>
            <w:rStyle w:val="Hyperlink"/>
            <w:i/>
            <w:iCs/>
          </w:rPr>
          <w:t>"A note on Platt's probabilistic outputs for support vector machines"</w:t>
        </w:r>
      </w:hyperlink>
      <w:r>
        <w:rPr>
          <w:rStyle w:val="HTMLCite"/>
        </w:rPr>
        <w:t xml:space="preserve"> </w:t>
      </w:r>
      <w:r>
        <w:rPr>
          <w:rStyle w:val="cs1-format"/>
          <w:i/>
          <w:iCs/>
        </w:rPr>
        <w:t>(PDF)</w:t>
      </w:r>
      <w:r>
        <w:rPr>
          <w:rStyle w:val="HTMLCite"/>
        </w:rPr>
        <w:t xml:space="preserve">. </w:t>
      </w:r>
      <w:hyperlink r:id="rId8" w:tooltip="Machine Learning (journal)" w:history="1">
        <w:r>
          <w:rPr>
            <w:rStyle w:val="Hyperlink"/>
            <w:i/>
            <w:iCs/>
          </w:rPr>
          <w:t>Machine Learning</w:t>
        </w:r>
      </w:hyperlink>
      <w:r>
        <w:rPr>
          <w:rStyle w:val="HTMLCite"/>
        </w:rPr>
        <w:t xml:space="preserve">. </w:t>
      </w:r>
      <w:r>
        <w:rPr>
          <w:rStyle w:val="HTMLCite"/>
          <w:b/>
          <w:bCs/>
        </w:rPr>
        <w:t>68</w:t>
      </w:r>
      <w:r>
        <w:rPr>
          <w:rStyle w:val="HTMLCite"/>
        </w:rPr>
        <w:t xml:space="preserve"> (3): 267–276. </w:t>
      </w:r>
      <w:hyperlink r:id="rId9" w:tooltip="Digital object identifier" w:history="1">
        <w:r>
          <w:rPr>
            <w:rStyle w:val="Hyperlink"/>
            <w:i/>
            <w:iCs/>
          </w:rPr>
          <w:t>doi</w:t>
        </w:r>
      </w:hyperlink>
      <w:r>
        <w:rPr>
          <w:rStyle w:val="HTMLCite"/>
        </w:rPr>
        <w:t>:</w:t>
      </w:r>
      <w:hyperlink r:id="rId10" w:history="1">
        <w:r>
          <w:rPr>
            <w:rStyle w:val="Hyperlink"/>
            <w:i/>
            <w:iCs/>
          </w:rPr>
          <w:t>10.1007/s10994-007-5018-6</w:t>
        </w:r>
      </w:hyperlink>
    </w:p>
  </w:comment>
  <w:comment w:id="1087" w:author="Author" w:initials="A">
    <w:p w14:paraId="49D45A90" w14:textId="36D6263E" w:rsidR="000E6370" w:rsidRDefault="000E6370">
      <w:pPr>
        <w:pStyle w:val="CommentText"/>
      </w:pPr>
      <w:r>
        <w:rPr>
          <w:rStyle w:val="CommentReference"/>
        </w:rPr>
        <w:annotationRef/>
      </w:r>
      <w:r>
        <w:t>Which cross validation method?</w:t>
      </w:r>
    </w:p>
  </w:comment>
  <w:comment w:id="1089" w:author="Author" w:initials="A">
    <w:p w14:paraId="12AC037D" w14:textId="3DD47050" w:rsidR="000E6370" w:rsidRDefault="000E6370">
      <w:pPr>
        <w:pStyle w:val="CommentText"/>
      </w:pPr>
      <w:r>
        <w:rPr>
          <w:rStyle w:val="CommentReference"/>
        </w:rPr>
        <w:annotationRef/>
      </w:r>
      <w:r>
        <w:t>Here it SVM.</w:t>
      </w:r>
    </w:p>
  </w:comment>
  <w:comment w:id="1092" w:author="Author" w:initials="A">
    <w:p w14:paraId="5BBE8B7C" w14:textId="1AED6595" w:rsidR="000E6370" w:rsidRDefault="000E6370">
      <w:pPr>
        <w:pStyle w:val="CommentText"/>
      </w:pPr>
      <w:r>
        <w:rPr>
          <w:rStyle w:val="CommentReference"/>
        </w:rPr>
        <w:annotationRef/>
      </w:r>
      <w:r>
        <w:t>Is it RVM or SVM?</w:t>
      </w:r>
    </w:p>
  </w:comment>
  <w:comment w:id="1097" w:author="Author" w:initials="A">
    <w:p w14:paraId="72E327F2" w14:textId="398B07BF" w:rsidR="000E6370" w:rsidRDefault="000E6370">
      <w:pPr>
        <w:pStyle w:val="CommentText"/>
      </w:pPr>
      <w:r>
        <w:rPr>
          <w:rStyle w:val="CommentReference"/>
        </w:rPr>
        <w:annotationRef/>
      </w:r>
      <w:r>
        <w:t>Can you also add a sentence on the sensitivity analysis to SSH difference?</w:t>
      </w:r>
    </w:p>
  </w:comment>
  <w:comment w:id="1105" w:author="Author" w:initials="A">
    <w:p w14:paraId="2B0870D9" w14:textId="77777777" w:rsidR="000E6370" w:rsidRDefault="000E6370">
      <w:pPr>
        <w:pStyle w:val="CommentText"/>
      </w:pPr>
      <w:r>
        <w:rPr>
          <w:rStyle w:val="CommentReference"/>
        </w:rPr>
        <w:annotationRef/>
      </w:r>
      <w:r>
        <w:t>More detailed caption as suggested by reviewer 1.</w:t>
      </w:r>
    </w:p>
    <w:p w14:paraId="137E2E3A" w14:textId="77777777" w:rsidR="000E6370" w:rsidRDefault="000E6370">
      <w:pPr>
        <w:pStyle w:val="CommentText"/>
      </w:pPr>
    </w:p>
    <w:p w14:paraId="424C86DC" w14:textId="1C1B1A8C" w:rsidR="000E6370" w:rsidRDefault="000E6370">
      <w:pPr>
        <w:pStyle w:val="CommentText"/>
      </w:pPr>
      <w:r w:rsidRPr="007D630C">
        <w:rPr>
          <w:rFonts w:ascii="Times New Roman" w:hAnsi="Times New Roman" w:cs="Times New Roman"/>
          <w:color w:val="0070C0"/>
          <w:sz w:val="24"/>
          <w:szCs w:val="24"/>
        </w:rPr>
        <w:t xml:space="preserve">Fig. 1; The figure description can be improved. It should be readable independent from the text, so I would redefine the acronyms in the figure at least. And you only highlight the region where the intense bloom was but you have bloom data from other years. Did that span the same region? Different? It is easy for a non-familiar reader to get confused here. </w:t>
      </w:r>
      <w:r w:rsidRPr="007D630C">
        <w:rPr>
          <w:rFonts w:ascii="Times New Roman" w:hAnsi="Times New Roman" w:cs="Times New Roman"/>
          <w:color w:val="0070C0"/>
          <w:sz w:val="24"/>
          <w:szCs w:val="24"/>
        </w:rP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B7D44" w15:done="0"/>
  <w15:commentEx w15:paraId="23FE638D" w15:done="0"/>
  <w15:commentEx w15:paraId="131F9457" w15:done="0"/>
  <w15:commentEx w15:paraId="77A3F813" w15:done="0"/>
  <w15:commentEx w15:paraId="175A51C6" w15:done="0"/>
  <w15:commentEx w15:paraId="60DF895A" w15:done="0"/>
  <w15:commentEx w15:paraId="3E9F37C5" w15:done="0"/>
  <w15:commentEx w15:paraId="06A7249F" w15:done="0"/>
  <w15:commentEx w15:paraId="6E35F3D7" w15:done="0"/>
  <w15:commentEx w15:paraId="20B94BD1" w15:done="0"/>
  <w15:commentEx w15:paraId="3B7615A9" w15:done="0"/>
  <w15:commentEx w15:paraId="361AB363" w15:done="0"/>
  <w15:commentEx w15:paraId="2200E2F8" w15:done="0"/>
  <w15:commentEx w15:paraId="32D72CFE" w15:done="0"/>
  <w15:commentEx w15:paraId="03E5E48B" w15:done="0"/>
  <w15:commentEx w15:paraId="257D5AED" w15:done="0"/>
  <w15:commentEx w15:paraId="5515F2F0" w15:done="0"/>
  <w15:commentEx w15:paraId="4925FB7B" w15:done="0"/>
  <w15:commentEx w15:paraId="17C88AD8" w15:done="0"/>
  <w15:commentEx w15:paraId="764EDB94" w15:done="0"/>
  <w15:commentEx w15:paraId="662D9570" w15:done="0"/>
  <w15:commentEx w15:paraId="49D45A90" w15:done="0"/>
  <w15:commentEx w15:paraId="12AC037D" w15:done="0"/>
  <w15:commentEx w15:paraId="5BBE8B7C" w15:done="0"/>
  <w15:commentEx w15:paraId="72E327F2" w15:done="0"/>
  <w15:commentEx w15:paraId="424C86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31149" w14:textId="77777777" w:rsidR="00E35250" w:rsidRDefault="00E35250" w:rsidP="002C5A5C">
      <w:pPr>
        <w:spacing w:after="0" w:line="240" w:lineRule="auto"/>
      </w:pPr>
      <w:r>
        <w:separator/>
      </w:r>
    </w:p>
  </w:endnote>
  <w:endnote w:type="continuationSeparator" w:id="0">
    <w:p w14:paraId="4FA78092" w14:textId="77777777" w:rsidR="00E35250" w:rsidRDefault="00E35250" w:rsidP="002C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RMTM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9127947"/>
      <w:docPartObj>
        <w:docPartGallery w:val="Page Numbers (Bottom of Page)"/>
        <w:docPartUnique/>
      </w:docPartObj>
    </w:sdtPr>
    <w:sdtEndPr>
      <w:rPr>
        <w:rStyle w:val="PageNumber"/>
      </w:rPr>
    </w:sdtEndPr>
    <w:sdtContent>
      <w:p w14:paraId="14605649" w14:textId="77777777" w:rsidR="000E6370" w:rsidRDefault="000E6370"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DAF5B3" w14:textId="77777777" w:rsidR="000E6370" w:rsidRDefault="000E6370" w:rsidP="007641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17625693"/>
      <w:docPartObj>
        <w:docPartGallery w:val="Page Numbers (Bottom of Page)"/>
        <w:docPartUnique/>
      </w:docPartObj>
    </w:sdtPr>
    <w:sdtEndPr>
      <w:rPr>
        <w:rStyle w:val="PageNumber"/>
      </w:rPr>
    </w:sdtEndPr>
    <w:sdtContent>
      <w:p w14:paraId="3B210A55" w14:textId="22C52430" w:rsidR="000E6370" w:rsidRDefault="000E6370"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E4BC8">
          <w:rPr>
            <w:rStyle w:val="PageNumber"/>
            <w:noProof/>
          </w:rPr>
          <w:t>1</w:t>
        </w:r>
        <w:r>
          <w:rPr>
            <w:rStyle w:val="PageNumber"/>
          </w:rPr>
          <w:fldChar w:fldCharType="end"/>
        </w:r>
      </w:p>
    </w:sdtContent>
  </w:sdt>
  <w:p w14:paraId="7D9642E8" w14:textId="77777777" w:rsidR="000E6370" w:rsidRDefault="000E6370" w:rsidP="0076415D">
    <w:pPr>
      <w:pStyle w:val="Footer"/>
      <w:ind w:right="360"/>
      <w:jc w:val="center"/>
    </w:pPr>
  </w:p>
  <w:p w14:paraId="0891AAEE" w14:textId="77777777" w:rsidR="000E6370" w:rsidRDefault="000E6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B6135" w14:textId="77777777" w:rsidR="00E35250" w:rsidRDefault="00E35250" w:rsidP="002C5A5C">
      <w:pPr>
        <w:spacing w:after="0" w:line="240" w:lineRule="auto"/>
      </w:pPr>
      <w:r>
        <w:separator/>
      </w:r>
    </w:p>
  </w:footnote>
  <w:footnote w:type="continuationSeparator" w:id="0">
    <w:p w14:paraId="5B5E45CE" w14:textId="77777777" w:rsidR="00E35250" w:rsidRDefault="00E35250" w:rsidP="002C5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888EC9"/>
    <w:multiLevelType w:val="hybridMultilevel"/>
    <w:tmpl w:val="F7953F04"/>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4A5C38"/>
    <w:multiLevelType w:val="hybridMultilevel"/>
    <w:tmpl w:val="B696B50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EE31FA"/>
    <w:multiLevelType w:val="hybridMultilevel"/>
    <w:tmpl w:val="AF25C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826906"/>
    <w:multiLevelType w:val="hybridMultilevel"/>
    <w:tmpl w:val="8FCAD89C"/>
    <w:lvl w:ilvl="0" w:tplc="2A22E89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BC66C"/>
    <w:multiLevelType w:val="hybridMultilevel"/>
    <w:tmpl w:val="D3F2230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AD2B98"/>
    <w:multiLevelType w:val="hybridMultilevel"/>
    <w:tmpl w:val="8DAD6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EAB4E3A"/>
    <w:multiLevelType w:val="hybridMultilevel"/>
    <w:tmpl w:val="9BF489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34E6DC1"/>
    <w:multiLevelType w:val="hybridMultilevel"/>
    <w:tmpl w:val="90C69388"/>
    <w:lvl w:ilvl="0" w:tplc="30E06C1A">
      <w:start w:val="4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04542"/>
    <w:multiLevelType w:val="hybridMultilevel"/>
    <w:tmpl w:val="33BD10B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DCF6082"/>
    <w:multiLevelType w:val="hybridMultilevel"/>
    <w:tmpl w:val="6360B452"/>
    <w:lvl w:ilvl="0" w:tplc="B562FF3C">
      <w:start w:val="2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3FCE0E92"/>
    <w:multiLevelType w:val="hybridMultilevel"/>
    <w:tmpl w:val="607E1E10"/>
    <w:lvl w:ilvl="0" w:tplc="0C54420E">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054B4"/>
    <w:multiLevelType w:val="multilevel"/>
    <w:tmpl w:val="6502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66513"/>
    <w:multiLevelType w:val="hybridMultilevel"/>
    <w:tmpl w:val="7ACD172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5D47382"/>
    <w:multiLevelType w:val="hybridMultilevel"/>
    <w:tmpl w:val="63C851BC"/>
    <w:lvl w:ilvl="0" w:tplc="5596E6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F346B4"/>
    <w:multiLevelType w:val="hybridMultilevel"/>
    <w:tmpl w:val="CA3E35E2"/>
    <w:lvl w:ilvl="0" w:tplc="FE7C94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AAAC4"/>
    <w:multiLevelType w:val="hybridMultilevel"/>
    <w:tmpl w:val="D3BA6F9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02AD1AA"/>
    <w:multiLevelType w:val="hybridMultilevel"/>
    <w:tmpl w:val="2E9A7F3A"/>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78E49C9"/>
    <w:multiLevelType w:val="hybridMultilevel"/>
    <w:tmpl w:val="E7363C6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8C356CB"/>
    <w:multiLevelType w:val="hybridMultilevel"/>
    <w:tmpl w:val="AD087BB2"/>
    <w:lvl w:ilvl="0" w:tplc="C70A4DD8">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D14C5"/>
    <w:multiLevelType w:val="multilevel"/>
    <w:tmpl w:val="0A16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637C0"/>
    <w:multiLevelType w:val="hybridMultilevel"/>
    <w:tmpl w:val="66BCD3A8"/>
    <w:lvl w:ilvl="0" w:tplc="F278733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7"/>
  </w:num>
  <w:num w:numId="4">
    <w:abstractNumId w:val="12"/>
  </w:num>
  <w:num w:numId="5">
    <w:abstractNumId w:val="2"/>
  </w:num>
  <w:num w:numId="6">
    <w:abstractNumId w:val="16"/>
  </w:num>
  <w:num w:numId="7">
    <w:abstractNumId w:val="5"/>
  </w:num>
  <w:num w:numId="8">
    <w:abstractNumId w:val="1"/>
  </w:num>
  <w:num w:numId="9">
    <w:abstractNumId w:val="4"/>
  </w:num>
  <w:num w:numId="10">
    <w:abstractNumId w:val="0"/>
  </w:num>
  <w:num w:numId="11">
    <w:abstractNumId w:val="14"/>
  </w:num>
  <w:num w:numId="12">
    <w:abstractNumId w:val="13"/>
  </w:num>
  <w:num w:numId="13">
    <w:abstractNumId w:val="9"/>
  </w:num>
  <w:num w:numId="14">
    <w:abstractNumId w:val="18"/>
  </w:num>
  <w:num w:numId="15">
    <w:abstractNumId w:val="7"/>
  </w:num>
  <w:num w:numId="16">
    <w:abstractNumId w:val="10"/>
  </w:num>
  <w:num w:numId="17">
    <w:abstractNumId w:val="19"/>
  </w:num>
  <w:num w:numId="18">
    <w:abstractNumId w:val="11"/>
  </w:num>
  <w:num w:numId="19">
    <w:abstractNumId w:val="6"/>
  </w:num>
  <w:num w:numId="20">
    <w:abstractNumId w:val="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fr-CA" w:vendorID="64" w:dllVersion="6" w:nlCheck="1" w:checkStyle="0"/>
  <w:activeWritingStyle w:appName="MSWord" w:lang="en-US" w:vendorID="64" w:dllVersion="6" w:nlCheck="1" w:checkStyle="1"/>
  <w:activeWritingStyle w:appName="MSWord" w:lang="es-GT" w:vendorID="64" w:dllVersion="6" w:nlCheck="1" w:checkStyle="0"/>
  <w:activeWritingStyle w:appName="MSWord" w:lang="en-US" w:vendorID="64" w:dllVersion="4096" w:nlCheck="1" w:checkStyle="0"/>
  <w:activeWritingStyle w:appName="MSWord" w:lang="es-GT"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s-GT" w:vendorID="64" w:dllVersion="0" w:nlCheck="1" w:checkStyle="0"/>
  <w:activeWritingStyle w:appName="MSWord" w:lang="fr-CA" w:vendorID="64" w:dllVersion="0" w:nlCheck="1" w:checkStyle="0"/>
  <w:activeWritingStyle w:appName="MSWord" w:lang="en-GB" w:vendorID="64" w:dllVersion="4096" w:nlCheck="1" w:checkStyle="0"/>
  <w:activeWritingStyle w:appName="MSWord" w:lang="en-GB" w:vendorID="64" w:dllVersion="6" w:nlCheck="1" w:checkStyle="1"/>
  <w:activeWritingStyle w:appName="MSWord" w:lang="en-US" w:vendorID="64" w:dllVersion="131078" w:nlCheck="1" w:checkStyle="1"/>
  <w:activeWritingStyle w:appName="MSWord" w:lang="en-GB" w:vendorID="64" w:dllVersion="131078" w:nlCheck="1" w:checkStyle="1"/>
  <w:activeWritingStyle w:appName="MSWord" w:lang="es-GT" w:vendorID="64" w:dllVersion="131078"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1BD"/>
    <w:rsid w:val="00000320"/>
    <w:rsid w:val="000008C8"/>
    <w:rsid w:val="00000953"/>
    <w:rsid w:val="00000C38"/>
    <w:rsid w:val="00001756"/>
    <w:rsid w:val="0000186D"/>
    <w:rsid w:val="00002620"/>
    <w:rsid w:val="00002BD8"/>
    <w:rsid w:val="00002DA6"/>
    <w:rsid w:val="00002DB6"/>
    <w:rsid w:val="00002EEC"/>
    <w:rsid w:val="000031CB"/>
    <w:rsid w:val="0000445D"/>
    <w:rsid w:val="000046E5"/>
    <w:rsid w:val="00005290"/>
    <w:rsid w:val="00005A70"/>
    <w:rsid w:val="00005B8B"/>
    <w:rsid w:val="0000600D"/>
    <w:rsid w:val="00006608"/>
    <w:rsid w:val="00006AB9"/>
    <w:rsid w:val="00007C2B"/>
    <w:rsid w:val="00007E83"/>
    <w:rsid w:val="00010266"/>
    <w:rsid w:val="00010411"/>
    <w:rsid w:val="000109C6"/>
    <w:rsid w:val="000119C3"/>
    <w:rsid w:val="0001257E"/>
    <w:rsid w:val="000129CF"/>
    <w:rsid w:val="000132F8"/>
    <w:rsid w:val="00013AD0"/>
    <w:rsid w:val="00013D49"/>
    <w:rsid w:val="00015575"/>
    <w:rsid w:val="000156D5"/>
    <w:rsid w:val="000159DE"/>
    <w:rsid w:val="00015DE8"/>
    <w:rsid w:val="00015E60"/>
    <w:rsid w:val="000163B6"/>
    <w:rsid w:val="0001680F"/>
    <w:rsid w:val="000174FB"/>
    <w:rsid w:val="00017D51"/>
    <w:rsid w:val="00017E75"/>
    <w:rsid w:val="00021ACB"/>
    <w:rsid w:val="0002253C"/>
    <w:rsid w:val="0002298D"/>
    <w:rsid w:val="0002309D"/>
    <w:rsid w:val="00024521"/>
    <w:rsid w:val="0002487C"/>
    <w:rsid w:val="0002497C"/>
    <w:rsid w:val="000257B5"/>
    <w:rsid w:val="00026F0D"/>
    <w:rsid w:val="00026F8C"/>
    <w:rsid w:val="0003004C"/>
    <w:rsid w:val="000303B7"/>
    <w:rsid w:val="000307F7"/>
    <w:rsid w:val="00031A8E"/>
    <w:rsid w:val="00032147"/>
    <w:rsid w:val="0003222E"/>
    <w:rsid w:val="000322EA"/>
    <w:rsid w:val="00032C4C"/>
    <w:rsid w:val="00035744"/>
    <w:rsid w:val="00035CBF"/>
    <w:rsid w:val="000364E6"/>
    <w:rsid w:val="0003741B"/>
    <w:rsid w:val="0003769B"/>
    <w:rsid w:val="000407FB"/>
    <w:rsid w:val="00040908"/>
    <w:rsid w:val="000411E9"/>
    <w:rsid w:val="00041363"/>
    <w:rsid w:val="0004160D"/>
    <w:rsid w:val="00041778"/>
    <w:rsid w:val="00043BEB"/>
    <w:rsid w:val="000444F1"/>
    <w:rsid w:val="00044D7A"/>
    <w:rsid w:val="00045882"/>
    <w:rsid w:val="00046456"/>
    <w:rsid w:val="0004703C"/>
    <w:rsid w:val="0004741A"/>
    <w:rsid w:val="0004787A"/>
    <w:rsid w:val="000505E8"/>
    <w:rsid w:val="00050CBB"/>
    <w:rsid w:val="00051139"/>
    <w:rsid w:val="0005217D"/>
    <w:rsid w:val="000526A4"/>
    <w:rsid w:val="00052996"/>
    <w:rsid w:val="0005347D"/>
    <w:rsid w:val="00053899"/>
    <w:rsid w:val="00053E50"/>
    <w:rsid w:val="00054E33"/>
    <w:rsid w:val="00054F99"/>
    <w:rsid w:val="000557C8"/>
    <w:rsid w:val="0005715F"/>
    <w:rsid w:val="000575F8"/>
    <w:rsid w:val="000576AC"/>
    <w:rsid w:val="00057A02"/>
    <w:rsid w:val="0006059F"/>
    <w:rsid w:val="000620D8"/>
    <w:rsid w:val="00062162"/>
    <w:rsid w:val="00062B8F"/>
    <w:rsid w:val="0006314F"/>
    <w:rsid w:val="0006498B"/>
    <w:rsid w:val="000657DC"/>
    <w:rsid w:val="00066285"/>
    <w:rsid w:val="00066CFD"/>
    <w:rsid w:val="000674B6"/>
    <w:rsid w:val="00067D76"/>
    <w:rsid w:val="00067FEC"/>
    <w:rsid w:val="000701F0"/>
    <w:rsid w:val="00070314"/>
    <w:rsid w:val="00070765"/>
    <w:rsid w:val="0007145B"/>
    <w:rsid w:val="000716D3"/>
    <w:rsid w:val="0007286E"/>
    <w:rsid w:val="00073319"/>
    <w:rsid w:val="00073D48"/>
    <w:rsid w:val="00074069"/>
    <w:rsid w:val="00074124"/>
    <w:rsid w:val="0007423E"/>
    <w:rsid w:val="0007439E"/>
    <w:rsid w:val="0007468B"/>
    <w:rsid w:val="00075620"/>
    <w:rsid w:val="000756DD"/>
    <w:rsid w:val="00076412"/>
    <w:rsid w:val="0007707D"/>
    <w:rsid w:val="00077988"/>
    <w:rsid w:val="00077A14"/>
    <w:rsid w:val="00077F5B"/>
    <w:rsid w:val="00080453"/>
    <w:rsid w:val="000810DA"/>
    <w:rsid w:val="0008199D"/>
    <w:rsid w:val="00081D71"/>
    <w:rsid w:val="00081FAD"/>
    <w:rsid w:val="00082234"/>
    <w:rsid w:val="00083273"/>
    <w:rsid w:val="000838ED"/>
    <w:rsid w:val="000846B0"/>
    <w:rsid w:val="00084C92"/>
    <w:rsid w:val="00085375"/>
    <w:rsid w:val="00085A13"/>
    <w:rsid w:val="00085E0B"/>
    <w:rsid w:val="0008656E"/>
    <w:rsid w:val="00087AD4"/>
    <w:rsid w:val="00087E2E"/>
    <w:rsid w:val="00090D7C"/>
    <w:rsid w:val="00091303"/>
    <w:rsid w:val="0009161B"/>
    <w:rsid w:val="00091A2F"/>
    <w:rsid w:val="00091E74"/>
    <w:rsid w:val="000920F1"/>
    <w:rsid w:val="000924D7"/>
    <w:rsid w:val="00092724"/>
    <w:rsid w:val="00092AD4"/>
    <w:rsid w:val="00092E8F"/>
    <w:rsid w:val="000939F0"/>
    <w:rsid w:val="000940CD"/>
    <w:rsid w:val="000945BB"/>
    <w:rsid w:val="000947D6"/>
    <w:rsid w:val="000947FF"/>
    <w:rsid w:val="00094803"/>
    <w:rsid w:val="00094822"/>
    <w:rsid w:val="00095A77"/>
    <w:rsid w:val="00095FF6"/>
    <w:rsid w:val="0009665F"/>
    <w:rsid w:val="00096F7C"/>
    <w:rsid w:val="00097B6A"/>
    <w:rsid w:val="000A099D"/>
    <w:rsid w:val="000A1D43"/>
    <w:rsid w:val="000A2C2D"/>
    <w:rsid w:val="000A2DD0"/>
    <w:rsid w:val="000A3391"/>
    <w:rsid w:val="000A3433"/>
    <w:rsid w:val="000A5861"/>
    <w:rsid w:val="000A6110"/>
    <w:rsid w:val="000A7A67"/>
    <w:rsid w:val="000A7B28"/>
    <w:rsid w:val="000B024C"/>
    <w:rsid w:val="000B1209"/>
    <w:rsid w:val="000B18F7"/>
    <w:rsid w:val="000B21E7"/>
    <w:rsid w:val="000B23F3"/>
    <w:rsid w:val="000B28FB"/>
    <w:rsid w:val="000B2E45"/>
    <w:rsid w:val="000B3004"/>
    <w:rsid w:val="000B3E75"/>
    <w:rsid w:val="000B3FE6"/>
    <w:rsid w:val="000B494F"/>
    <w:rsid w:val="000B4C79"/>
    <w:rsid w:val="000B577B"/>
    <w:rsid w:val="000B5C40"/>
    <w:rsid w:val="000B5FA2"/>
    <w:rsid w:val="000B666F"/>
    <w:rsid w:val="000B6DA8"/>
    <w:rsid w:val="000B7D62"/>
    <w:rsid w:val="000C0386"/>
    <w:rsid w:val="000C04E9"/>
    <w:rsid w:val="000C0833"/>
    <w:rsid w:val="000C090F"/>
    <w:rsid w:val="000C0C8D"/>
    <w:rsid w:val="000C0F4B"/>
    <w:rsid w:val="000C14DC"/>
    <w:rsid w:val="000C1F85"/>
    <w:rsid w:val="000C223D"/>
    <w:rsid w:val="000C2B0F"/>
    <w:rsid w:val="000C30C7"/>
    <w:rsid w:val="000C34F4"/>
    <w:rsid w:val="000C45B8"/>
    <w:rsid w:val="000C4BF5"/>
    <w:rsid w:val="000C4CB8"/>
    <w:rsid w:val="000C5DAB"/>
    <w:rsid w:val="000C5EB2"/>
    <w:rsid w:val="000C61B2"/>
    <w:rsid w:val="000C61DC"/>
    <w:rsid w:val="000C635D"/>
    <w:rsid w:val="000C6EB7"/>
    <w:rsid w:val="000C7274"/>
    <w:rsid w:val="000C7629"/>
    <w:rsid w:val="000C79E8"/>
    <w:rsid w:val="000D03FC"/>
    <w:rsid w:val="000D0F5E"/>
    <w:rsid w:val="000D130A"/>
    <w:rsid w:val="000D1622"/>
    <w:rsid w:val="000D18F0"/>
    <w:rsid w:val="000D1975"/>
    <w:rsid w:val="000D1F93"/>
    <w:rsid w:val="000D2EED"/>
    <w:rsid w:val="000D35C4"/>
    <w:rsid w:val="000D3998"/>
    <w:rsid w:val="000D3E93"/>
    <w:rsid w:val="000D443D"/>
    <w:rsid w:val="000D48DB"/>
    <w:rsid w:val="000D4E00"/>
    <w:rsid w:val="000D5428"/>
    <w:rsid w:val="000D60A3"/>
    <w:rsid w:val="000D62A6"/>
    <w:rsid w:val="000D6517"/>
    <w:rsid w:val="000D7033"/>
    <w:rsid w:val="000D7A1C"/>
    <w:rsid w:val="000E16D6"/>
    <w:rsid w:val="000E1A5F"/>
    <w:rsid w:val="000E1E17"/>
    <w:rsid w:val="000E260E"/>
    <w:rsid w:val="000E3F04"/>
    <w:rsid w:val="000E406D"/>
    <w:rsid w:val="000E453F"/>
    <w:rsid w:val="000E45E6"/>
    <w:rsid w:val="000E4B31"/>
    <w:rsid w:val="000E4C8A"/>
    <w:rsid w:val="000E4E9F"/>
    <w:rsid w:val="000E5345"/>
    <w:rsid w:val="000E576F"/>
    <w:rsid w:val="000E5864"/>
    <w:rsid w:val="000E6370"/>
    <w:rsid w:val="000E6B08"/>
    <w:rsid w:val="000E6CE8"/>
    <w:rsid w:val="000E7063"/>
    <w:rsid w:val="000E71E3"/>
    <w:rsid w:val="000E7C42"/>
    <w:rsid w:val="000F019A"/>
    <w:rsid w:val="000F0485"/>
    <w:rsid w:val="000F11E8"/>
    <w:rsid w:val="000F151A"/>
    <w:rsid w:val="000F182C"/>
    <w:rsid w:val="000F1D2B"/>
    <w:rsid w:val="000F23A7"/>
    <w:rsid w:val="000F2FFE"/>
    <w:rsid w:val="000F3821"/>
    <w:rsid w:val="000F3D72"/>
    <w:rsid w:val="000F4E27"/>
    <w:rsid w:val="000F50F3"/>
    <w:rsid w:val="000F57B3"/>
    <w:rsid w:val="000F73E4"/>
    <w:rsid w:val="000F750B"/>
    <w:rsid w:val="000F7728"/>
    <w:rsid w:val="001008DE"/>
    <w:rsid w:val="00100C02"/>
    <w:rsid w:val="00101F15"/>
    <w:rsid w:val="001028F6"/>
    <w:rsid w:val="00102B46"/>
    <w:rsid w:val="00104242"/>
    <w:rsid w:val="00104B35"/>
    <w:rsid w:val="001050EA"/>
    <w:rsid w:val="00105304"/>
    <w:rsid w:val="00105999"/>
    <w:rsid w:val="00106055"/>
    <w:rsid w:val="00107BA1"/>
    <w:rsid w:val="001108D1"/>
    <w:rsid w:val="00111DC2"/>
    <w:rsid w:val="001120A9"/>
    <w:rsid w:val="00112551"/>
    <w:rsid w:val="00112E22"/>
    <w:rsid w:val="001150B2"/>
    <w:rsid w:val="00115101"/>
    <w:rsid w:val="001159BA"/>
    <w:rsid w:val="0011647B"/>
    <w:rsid w:val="0011657F"/>
    <w:rsid w:val="0011733A"/>
    <w:rsid w:val="0012076C"/>
    <w:rsid w:val="0012124D"/>
    <w:rsid w:val="00122566"/>
    <w:rsid w:val="0012258F"/>
    <w:rsid w:val="001229DC"/>
    <w:rsid w:val="001233B1"/>
    <w:rsid w:val="00124050"/>
    <w:rsid w:val="0012410D"/>
    <w:rsid w:val="00124500"/>
    <w:rsid w:val="00124C2E"/>
    <w:rsid w:val="00124E21"/>
    <w:rsid w:val="0012513D"/>
    <w:rsid w:val="001256B5"/>
    <w:rsid w:val="00125F3F"/>
    <w:rsid w:val="00125F48"/>
    <w:rsid w:val="0012607D"/>
    <w:rsid w:val="001278B1"/>
    <w:rsid w:val="00127F8D"/>
    <w:rsid w:val="00130DDD"/>
    <w:rsid w:val="00130F7A"/>
    <w:rsid w:val="00131605"/>
    <w:rsid w:val="00131632"/>
    <w:rsid w:val="00132230"/>
    <w:rsid w:val="00132FAC"/>
    <w:rsid w:val="001342EE"/>
    <w:rsid w:val="00134A37"/>
    <w:rsid w:val="00134E6E"/>
    <w:rsid w:val="00135814"/>
    <w:rsid w:val="00136301"/>
    <w:rsid w:val="00136492"/>
    <w:rsid w:val="00136779"/>
    <w:rsid w:val="00136B51"/>
    <w:rsid w:val="00136E40"/>
    <w:rsid w:val="00137516"/>
    <w:rsid w:val="00137E86"/>
    <w:rsid w:val="00140650"/>
    <w:rsid w:val="0014138C"/>
    <w:rsid w:val="00141F15"/>
    <w:rsid w:val="001420B9"/>
    <w:rsid w:val="00142488"/>
    <w:rsid w:val="001426FA"/>
    <w:rsid w:val="0014275A"/>
    <w:rsid w:val="00142F39"/>
    <w:rsid w:val="00143100"/>
    <w:rsid w:val="0014371E"/>
    <w:rsid w:val="00143A86"/>
    <w:rsid w:val="00143B44"/>
    <w:rsid w:val="00144392"/>
    <w:rsid w:val="00144712"/>
    <w:rsid w:val="0014472F"/>
    <w:rsid w:val="00144AB3"/>
    <w:rsid w:val="00145237"/>
    <w:rsid w:val="00145279"/>
    <w:rsid w:val="001456EB"/>
    <w:rsid w:val="001458E4"/>
    <w:rsid w:val="00146170"/>
    <w:rsid w:val="00146735"/>
    <w:rsid w:val="00146FD3"/>
    <w:rsid w:val="001470B1"/>
    <w:rsid w:val="001472E2"/>
    <w:rsid w:val="001477D1"/>
    <w:rsid w:val="001521D4"/>
    <w:rsid w:val="001527F6"/>
    <w:rsid w:val="00152824"/>
    <w:rsid w:val="00152EF2"/>
    <w:rsid w:val="0015420C"/>
    <w:rsid w:val="001549DD"/>
    <w:rsid w:val="00155476"/>
    <w:rsid w:val="00155492"/>
    <w:rsid w:val="00155E2A"/>
    <w:rsid w:val="00156304"/>
    <w:rsid w:val="001567DD"/>
    <w:rsid w:val="00157106"/>
    <w:rsid w:val="00160659"/>
    <w:rsid w:val="00161070"/>
    <w:rsid w:val="0016120C"/>
    <w:rsid w:val="001624A0"/>
    <w:rsid w:val="001627AE"/>
    <w:rsid w:val="00162CE5"/>
    <w:rsid w:val="0016327C"/>
    <w:rsid w:val="00163A96"/>
    <w:rsid w:val="00165A06"/>
    <w:rsid w:val="001668AE"/>
    <w:rsid w:val="00166D3C"/>
    <w:rsid w:val="001678C9"/>
    <w:rsid w:val="00167D46"/>
    <w:rsid w:val="0017048E"/>
    <w:rsid w:val="00170796"/>
    <w:rsid w:val="00170B12"/>
    <w:rsid w:val="00170E8D"/>
    <w:rsid w:val="001716CF"/>
    <w:rsid w:val="001716D2"/>
    <w:rsid w:val="0017174F"/>
    <w:rsid w:val="00171C49"/>
    <w:rsid w:val="0017285F"/>
    <w:rsid w:val="001730F5"/>
    <w:rsid w:val="00173BCE"/>
    <w:rsid w:val="00173DAC"/>
    <w:rsid w:val="0017409A"/>
    <w:rsid w:val="00174BE0"/>
    <w:rsid w:val="00174EA2"/>
    <w:rsid w:val="00176321"/>
    <w:rsid w:val="0017668C"/>
    <w:rsid w:val="001769E8"/>
    <w:rsid w:val="001771E0"/>
    <w:rsid w:val="001778DB"/>
    <w:rsid w:val="00180BFB"/>
    <w:rsid w:val="00180D1B"/>
    <w:rsid w:val="00180D71"/>
    <w:rsid w:val="001811CB"/>
    <w:rsid w:val="00181B5B"/>
    <w:rsid w:val="00181D06"/>
    <w:rsid w:val="00182E8A"/>
    <w:rsid w:val="00184699"/>
    <w:rsid w:val="00185A09"/>
    <w:rsid w:val="001860BE"/>
    <w:rsid w:val="00186142"/>
    <w:rsid w:val="001866A0"/>
    <w:rsid w:val="00186B6E"/>
    <w:rsid w:val="00186BA6"/>
    <w:rsid w:val="00187C4E"/>
    <w:rsid w:val="001903A9"/>
    <w:rsid w:val="0019084C"/>
    <w:rsid w:val="0019085D"/>
    <w:rsid w:val="001908C4"/>
    <w:rsid w:val="001912BC"/>
    <w:rsid w:val="0019136A"/>
    <w:rsid w:val="001916C1"/>
    <w:rsid w:val="00192095"/>
    <w:rsid w:val="00192607"/>
    <w:rsid w:val="0019377C"/>
    <w:rsid w:val="00193966"/>
    <w:rsid w:val="00193AE1"/>
    <w:rsid w:val="00194A99"/>
    <w:rsid w:val="00194FE7"/>
    <w:rsid w:val="00195094"/>
    <w:rsid w:val="001950DE"/>
    <w:rsid w:val="00195595"/>
    <w:rsid w:val="00195713"/>
    <w:rsid w:val="00195ADD"/>
    <w:rsid w:val="00195B42"/>
    <w:rsid w:val="001964FF"/>
    <w:rsid w:val="00197595"/>
    <w:rsid w:val="00197835"/>
    <w:rsid w:val="00197934"/>
    <w:rsid w:val="001A0B93"/>
    <w:rsid w:val="001A0B9B"/>
    <w:rsid w:val="001A0ED4"/>
    <w:rsid w:val="001A12DB"/>
    <w:rsid w:val="001A14A7"/>
    <w:rsid w:val="001A181F"/>
    <w:rsid w:val="001A1EDB"/>
    <w:rsid w:val="001A1F0F"/>
    <w:rsid w:val="001A241D"/>
    <w:rsid w:val="001A2575"/>
    <w:rsid w:val="001A26C5"/>
    <w:rsid w:val="001A2B68"/>
    <w:rsid w:val="001A2D44"/>
    <w:rsid w:val="001A3FEC"/>
    <w:rsid w:val="001A43DA"/>
    <w:rsid w:val="001A4988"/>
    <w:rsid w:val="001A5451"/>
    <w:rsid w:val="001A57DE"/>
    <w:rsid w:val="001A599F"/>
    <w:rsid w:val="001A6CA1"/>
    <w:rsid w:val="001A7CE5"/>
    <w:rsid w:val="001B1256"/>
    <w:rsid w:val="001B19EE"/>
    <w:rsid w:val="001B1CD8"/>
    <w:rsid w:val="001B1E32"/>
    <w:rsid w:val="001B20E5"/>
    <w:rsid w:val="001B21B6"/>
    <w:rsid w:val="001B256E"/>
    <w:rsid w:val="001B270D"/>
    <w:rsid w:val="001B2EFC"/>
    <w:rsid w:val="001B38C9"/>
    <w:rsid w:val="001B40C9"/>
    <w:rsid w:val="001B4155"/>
    <w:rsid w:val="001B6358"/>
    <w:rsid w:val="001B6A2E"/>
    <w:rsid w:val="001B7049"/>
    <w:rsid w:val="001B7907"/>
    <w:rsid w:val="001C00B9"/>
    <w:rsid w:val="001C2D07"/>
    <w:rsid w:val="001C2DBF"/>
    <w:rsid w:val="001C314A"/>
    <w:rsid w:val="001C3EC6"/>
    <w:rsid w:val="001C41C1"/>
    <w:rsid w:val="001C41C3"/>
    <w:rsid w:val="001C5678"/>
    <w:rsid w:val="001C707A"/>
    <w:rsid w:val="001C770C"/>
    <w:rsid w:val="001C7AE3"/>
    <w:rsid w:val="001D0346"/>
    <w:rsid w:val="001D06D2"/>
    <w:rsid w:val="001D1A7A"/>
    <w:rsid w:val="001D1DFC"/>
    <w:rsid w:val="001D1FBE"/>
    <w:rsid w:val="001D2236"/>
    <w:rsid w:val="001D2BF8"/>
    <w:rsid w:val="001D3356"/>
    <w:rsid w:val="001D39E0"/>
    <w:rsid w:val="001D3F31"/>
    <w:rsid w:val="001D40F7"/>
    <w:rsid w:val="001D4955"/>
    <w:rsid w:val="001D49AA"/>
    <w:rsid w:val="001D5BC5"/>
    <w:rsid w:val="001D7093"/>
    <w:rsid w:val="001D7FE0"/>
    <w:rsid w:val="001E0721"/>
    <w:rsid w:val="001E0926"/>
    <w:rsid w:val="001E12B8"/>
    <w:rsid w:val="001E131A"/>
    <w:rsid w:val="001E1868"/>
    <w:rsid w:val="001E19EC"/>
    <w:rsid w:val="001E1A71"/>
    <w:rsid w:val="001E1E4B"/>
    <w:rsid w:val="001E43E0"/>
    <w:rsid w:val="001E444D"/>
    <w:rsid w:val="001E5730"/>
    <w:rsid w:val="001E5C08"/>
    <w:rsid w:val="001E61B0"/>
    <w:rsid w:val="001E6810"/>
    <w:rsid w:val="001E6DC8"/>
    <w:rsid w:val="001E7048"/>
    <w:rsid w:val="001E7387"/>
    <w:rsid w:val="001E7B06"/>
    <w:rsid w:val="001F0142"/>
    <w:rsid w:val="001F060A"/>
    <w:rsid w:val="001F070B"/>
    <w:rsid w:val="001F138A"/>
    <w:rsid w:val="001F1789"/>
    <w:rsid w:val="001F195C"/>
    <w:rsid w:val="001F1F32"/>
    <w:rsid w:val="001F1FF7"/>
    <w:rsid w:val="001F22ED"/>
    <w:rsid w:val="001F2AF5"/>
    <w:rsid w:val="001F34F8"/>
    <w:rsid w:val="001F3A0F"/>
    <w:rsid w:val="001F4721"/>
    <w:rsid w:val="001F51BE"/>
    <w:rsid w:val="001F53F7"/>
    <w:rsid w:val="001F58A9"/>
    <w:rsid w:val="001F5A97"/>
    <w:rsid w:val="001F6279"/>
    <w:rsid w:val="001F6740"/>
    <w:rsid w:val="001F7A23"/>
    <w:rsid w:val="00200215"/>
    <w:rsid w:val="00200281"/>
    <w:rsid w:val="00200E08"/>
    <w:rsid w:val="00201132"/>
    <w:rsid w:val="00201208"/>
    <w:rsid w:val="00201B6E"/>
    <w:rsid w:val="00201CA0"/>
    <w:rsid w:val="0020216D"/>
    <w:rsid w:val="0020241B"/>
    <w:rsid w:val="002024DB"/>
    <w:rsid w:val="0020285D"/>
    <w:rsid w:val="00202CA6"/>
    <w:rsid w:val="00203667"/>
    <w:rsid w:val="00203832"/>
    <w:rsid w:val="00204036"/>
    <w:rsid w:val="00204586"/>
    <w:rsid w:val="00204B56"/>
    <w:rsid w:val="00204BB3"/>
    <w:rsid w:val="00204E1E"/>
    <w:rsid w:val="002051AA"/>
    <w:rsid w:val="00205938"/>
    <w:rsid w:val="00206368"/>
    <w:rsid w:val="00206786"/>
    <w:rsid w:val="00206BC7"/>
    <w:rsid w:val="0020707A"/>
    <w:rsid w:val="00210493"/>
    <w:rsid w:val="00210528"/>
    <w:rsid w:val="002105DF"/>
    <w:rsid w:val="00210DBB"/>
    <w:rsid w:val="00210E9A"/>
    <w:rsid w:val="00211BFE"/>
    <w:rsid w:val="00211E51"/>
    <w:rsid w:val="002127BD"/>
    <w:rsid w:val="00212C4D"/>
    <w:rsid w:val="002131D3"/>
    <w:rsid w:val="002135EA"/>
    <w:rsid w:val="0021430E"/>
    <w:rsid w:val="00214B19"/>
    <w:rsid w:val="002152D4"/>
    <w:rsid w:val="00215710"/>
    <w:rsid w:val="00215A9F"/>
    <w:rsid w:val="00215D4B"/>
    <w:rsid w:val="0021663A"/>
    <w:rsid w:val="00216FBA"/>
    <w:rsid w:val="00217160"/>
    <w:rsid w:val="002179F9"/>
    <w:rsid w:val="002207C1"/>
    <w:rsid w:val="00221376"/>
    <w:rsid w:val="00221899"/>
    <w:rsid w:val="0022267C"/>
    <w:rsid w:val="00222A32"/>
    <w:rsid w:val="00223680"/>
    <w:rsid w:val="00223E5A"/>
    <w:rsid w:val="002247FD"/>
    <w:rsid w:val="002252AC"/>
    <w:rsid w:val="002254AD"/>
    <w:rsid w:val="0022624D"/>
    <w:rsid w:val="0022688E"/>
    <w:rsid w:val="00227176"/>
    <w:rsid w:val="00227D83"/>
    <w:rsid w:val="002300DC"/>
    <w:rsid w:val="00230440"/>
    <w:rsid w:val="002305B3"/>
    <w:rsid w:val="002314C2"/>
    <w:rsid w:val="0023200B"/>
    <w:rsid w:val="002323FC"/>
    <w:rsid w:val="0023322E"/>
    <w:rsid w:val="00233425"/>
    <w:rsid w:val="00233E65"/>
    <w:rsid w:val="00234088"/>
    <w:rsid w:val="00234B84"/>
    <w:rsid w:val="00235C07"/>
    <w:rsid w:val="00235F01"/>
    <w:rsid w:val="002368FD"/>
    <w:rsid w:val="0023777B"/>
    <w:rsid w:val="00237807"/>
    <w:rsid w:val="00240802"/>
    <w:rsid w:val="0024081F"/>
    <w:rsid w:val="00240F6E"/>
    <w:rsid w:val="00244226"/>
    <w:rsid w:val="0024548E"/>
    <w:rsid w:val="002454AD"/>
    <w:rsid w:val="00245597"/>
    <w:rsid w:val="002455AA"/>
    <w:rsid w:val="0024623A"/>
    <w:rsid w:val="00246B1B"/>
    <w:rsid w:val="00246C84"/>
    <w:rsid w:val="002475BF"/>
    <w:rsid w:val="00247B63"/>
    <w:rsid w:val="002503B8"/>
    <w:rsid w:val="00250A93"/>
    <w:rsid w:val="002515B1"/>
    <w:rsid w:val="00251DAF"/>
    <w:rsid w:val="002526D4"/>
    <w:rsid w:val="002529D7"/>
    <w:rsid w:val="00252B69"/>
    <w:rsid w:val="00253692"/>
    <w:rsid w:val="00253A30"/>
    <w:rsid w:val="00254126"/>
    <w:rsid w:val="00254C4A"/>
    <w:rsid w:val="00254F4F"/>
    <w:rsid w:val="002551BD"/>
    <w:rsid w:val="0025547A"/>
    <w:rsid w:val="00255485"/>
    <w:rsid w:val="00255D86"/>
    <w:rsid w:val="00255D90"/>
    <w:rsid w:val="0025623E"/>
    <w:rsid w:val="0025626D"/>
    <w:rsid w:val="002576AD"/>
    <w:rsid w:val="00257B1A"/>
    <w:rsid w:val="00257B3E"/>
    <w:rsid w:val="00260AD1"/>
    <w:rsid w:val="0026112F"/>
    <w:rsid w:val="00262206"/>
    <w:rsid w:val="0026239E"/>
    <w:rsid w:val="0026293B"/>
    <w:rsid w:val="00262A35"/>
    <w:rsid w:val="00263B64"/>
    <w:rsid w:val="002643F3"/>
    <w:rsid w:val="00264C55"/>
    <w:rsid w:val="00264CA4"/>
    <w:rsid w:val="00264EB1"/>
    <w:rsid w:val="002651F5"/>
    <w:rsid w:val="0026589F"/>
    <w:rsid w:val="00265D85"/>
    <w:rsid w:val="00266444"/>
    <w:rsid w:val="002665E4"/>
    <w:rsid w:val="002670E4"/>
    <w:rsid w:val="00267829"/>
    <w:rsid w:val="00270222"/>
    <w:rsid w:val="002704F1"/>
    <w:rsid w:val="0027072C"/>
    <w:rsid w:val="002711BB"/>
    <w:rsid w:val="002718D6"/>
    <w:rsid w:val="00271EA5"/>
    <w:rsid w:val="00272616"/>
    <w:rsid w:val="00272A16"/>
    <w:rsid w:val="00272F81"/>
    <w:rsid w:val="0027317E"/>
    <w:rsid w:val="00273239"/>
    <w:rsid w:val="002733C4"/>
    <w:rsid w:val="002735B6"/>
    <w:rsid w:val="0027480C"/>
    <w:rsid w:val="002753E9"/>
    <w:rsid w:val="002754B6"/>
    <w:rsid w:val="00275967"/>
    <w:rsid w:val="002763B1"/>
    <w:rsid w:val="002764CF"/>
    <w:rsid w:val="00276A77"/>
    <w:rsid w:val="00276CD6"/>
    <w:rsid w:val="002771C6"/>
    <w:rsid w:val="002774C5"/>
    <w:rsid w:val="0028052D"/>
    <w:rsid w:val="00280AC8"/>
    <w:rsid w:val="00280EE8"/>
    <w:rsid w:val="002810A0"/>
    <w:rsid w:val="00281216"/>
    <w:rsid w:val="0028270E"/>
    <w:rsid w:val="00283659"/>
    <w:rsid w:val="00283DC3"/>
    <w:rsid w:val="00283EB6"/>
    <w:rsid w:val="00284472"/>
    <w:rsid w:val="002849B2"/>
    <w:rsid w:val="00284CF7"/>
    <w:rsid w:val="00284E2E"/>
    <w:rsid w:val="0028500A"/>
    <w:rsid w:val="002852BE"/>
    <w:rsid w:val="002859FF"/>
    <w:rsid w:val="00285B4C"/>
    <w:rsid w:val="00285BA6"/>
    <w:rsid w:val="00285C7A"/>
    <w:rsid w:val="00286378"/>
    <w:rsid w:val="00286391"/>
    <w:rsid w:val="00287036"/>
    <w:rsid w:val="00287631"/>
    <w:rsid w:val="002908D5"/>
    <w:rsid w:val="00290FF1"/>
    <w:rsid w:val="002910C5"/>
    <w:rsid w:val="002915D4"/>
    <w:rsid w:val="0029163C"/>
    <w:rsid w:val="002919F7"/>
    <w:rsid w:val="002920BE"/>
    <w:rsid w:val="002921C6"/>
    <w:rsid w:val="002924EA"/>
    <w:rsid w:val="002927BD"/>
    <w:rsid w:val="002931F9"/>
    <w:rsid w:val="0029339B"/>
    <w:rsid w:val="00293C09"/>
    <w:rsid w:val="00293E27"/>
    <w:rsid w:val="002941F5"/>
    <w:rsid w:val="0029511C"/>
    <w:rsid w:val="00295E02"/>
    <w:rsid w:val="00295E57"/>
    <w:rsid w:val="0029675B"/>
    <w:rsid w:val="00296B08"/>
    <w:rsid w:val="00296CCD"/>
    <w:rsid w:val="0029745E"/>
    <w:rsid w:val="002975A0"/>
    <w:rsid w:val="002A024D"/>
    <w:rsid w:val="002A0D77"/>
    <w:rsid w:val="002A1225"/>
    <w:rsid w:val="002A1259"/>
    <w:rsid w:val="002A12A1"/>
    <w:rsid w:val="002A2C98"/>
    <w:rsid w:val="002A2EA1"/>
    <w:rsid w:val="002A42F3"/>
    <w:rsid w:val="002A43A8"/>
    <w:rsid w:val="002A5877"/>
    <w:rsid w:val="002A5E22"/>
    <w:rsid w:val="002A678C"/>
    <w:rsid w:val="002A6828"/>
    <w:rsid w:val="002A6B47"/>
    <w:rsid w:val="002B080E"/>
    <w:rsid w:val="002B092F"/>
    <w:rsid w:val="002B1FA1"/>
    <w:rsid w:val="002B2123"/>
    <w:rsid w:val="002B2843"/>
    <w:rsid w:val="002B2B7F"/>
    <w:rsid w:val="002B2C24"/>
    <w:rsid w:val="002B31D3"/>
    <w:rsid w:val="002B3CFB"/>
    <w:rsid w:val="002B3F4B"/>
    <w:rsid w:val="002B4407"/>
    <w:rsid w:val="002B4888"/>
    <w:rsid w:val="002B50CB"/>
    <w:rsid w:val="002B51D1"/>
    <w:rsid w:val="002B5826"/>
    <w:rsid w:val="002B5E3C"/>
    <w:rsid w:val="002B5F51"/>
    <w:rsid w:val="002B614A"/>
    <w:rsid w:val="002B678E"/>
    <w:rsid w:val="002B7429"/>
    <w:rsid w:val="002C0613"/>
    <w:rsid w:val="002C0910"/>
    <w:rsid w:val="002C0BEE"/>
    <w:rsid w:val="002C3D19"/>
    <w:rsid w:val="002C3E2F"/>
    <w:rsid w:val="002C4D2F"/>
    <w:rsid w:val="002C55C8"/>
    <w:rsid w:val="002C5A5C"/>
    <w:rsid w:val="002C5EFD"/>
    <w:rsid w:val="002C6592"/>
    <w:rsid w:val="002C708C"/>
    <w:rsid w:val="002C70F6"/>
    <w:rsid w:val="002D03B4"/>
    <w:rsid w:val="002D0D48"/>
    <w:rsid w:val="002D11B0"/>
    <w:rsid w:val="002D1E0A"/>
    <w:rsid w:val="002D4111"/>
    <w:rsid w:val="002D432E"/>
    <w:rsid w:val="002D43E8"/>
    <w:rsid w:val="002D4503"/>
    <w:rsid w:val="002D47C2"/>
    <w:rsid w:val="002D4CA6"/>
    <w:rsid w:val="002D4D2E"/>
    <w:rsid w:val="002D5297"/>
    <w:rsid w:val="002D6705"/>
    <w:rsid w:val="002D6DEE"/>
    <w:rsid w:val="002D72DD"/>
    <w:rsid w:val="002E09DE"/>
    <w:rsid w:val="002E0F45"/>
    <w:rsid w:val="002E0FB6"/>
    <w:rsid w:val="002E122D"/>
    <w:rsid w:val="002E1E70"/>
    <w:rsid w:val="002E2411"/>
    <w:rsid w:val="002E24CA"/>
    <w:rsid w:val="002E26D0"/>
    <w:rsid w:val="002E314B"/>
    <w:rsid w:val="002E3C63"/>
    <w:rsid w:val="002E3CCF"/>
    <w:rsid w:val="002E3CD8"/>
    <w:rsid w:val="002E3FD3"/>
    <w:rsid w:val="002E4BAC"/>
    <w:rsid w:val="002E5671"/>
    <w:rsid w:val="002E57F3"/>
    <w:rsid w:val="002E6248"/>
    <w:rsid w:val="002E6550"/>
    <w:rsid w:val="002E6A4C"/>
    <w:rsid w:val="002E71C9"/>
    <w:rsid w:val="002E72AB"/>
    <w:rsid w:val="002E75E9"/>
    <w:rsid w:val="002E7FA4"/>
    <w:rsid w:val="002F0176"/>
    <w:rsid w:val="002F07C0"/>
    <w:rsid w:val="002F0B11"/>
    <w:rsid w:val="002F1D42"/>
    <w:rsid w:val="002F1EBE"/>
    <w:rsid w:val="002F2B22"/>
    <w:rsid w:val="002F31FF"/>
    <w:rsid w:val="002F34E2"/>
    <w:rsid w:val="002F3E7B"/>
    <w:rsid w:val="002F4047"/>
    <w:rsid w:val="002F43F4"/>
    <w:rsid w:val="002F4E51"/>
    <w:rsid w:val="002F516F"/>
    <w:rsid w:val="002F574B"/>
    <w:rsid w:val="002F5772"/>
    <w:rsid w:val="002F5932"/>
    <w:rsid w:val="002F5F1E"/>
    <w:rsid w:val="002F61CA"/>
    <w:rsid w:val="002F6AAE"/>
    <w:rsid w:val="002F6B0B"/>
    <w:rsid w:val="002F6B83"/>
    <w:rsid w:val="002F75FE"/>
    <w:rsid w:val="00301524"/>
    <w:rsid w:val="00301F60"/>
    <w:rsid w:val="003022F4"/>
    <w:rsid w:val="003026A0"/>
    <w:rsid w:val="003027AC"/>
    <w:rsid w:val="00302BD0"/>
    <w:rsid w:val="00302F18"/>
    <w:rsid w:val="003035E5"/>
    <w:rsid w:val="00303726"/>
    <w:rsid w:val="00303F36"/>
    <w:rsid w:val="00304D37"/>
    <w:rsid w:val="003069E2"/>
    <w:rsid w:val="00306F1F"/>
    <w:rsid w:val="003070CD"/>
    <w:rsid w:val="003073A0"/>
    <w:rsid w:val="0031074C"/>
    <w:rsid w:val="003108CB"/>
    <w:rsid w:val="003112FD"/>
    <w:rsid w:val="003113E8"/>
    <w:rsid w:val="00311781"/>
    <w:rsid w:val="003119BE"/>
    <w:rsid w:val="00312173"/>
    <w:rsid w:val="003123C5"/>
    <w:rsid w:val="00312D3E"/>
    <w:rsid w:val="0031322A"/>
    <w:rsid w:val="003134D2"/>
    <w:rsid w:val="00313F4A"/>
    <w:rsid w:val="003149E8"/>
    <w:rsid w:val="00314A9F"/>
    <w:rsid w:val="00314E91"/>
    <w:rsid w:val="003156E5"/>
    <w:rsid w:val="00315F0E"/>
    <w:rsid w:val="00316015"/>
    <w:rsid w:val="003163EF"/>
    <w:rsid w:val="003163F4"/>
    <w:rsid w:val="003177FF"/>
    <w:rsid w:val="003179FE"/>
    <w:rsid w:val="00317D88"/>
    <w:rsid w:val="0032024B"/>
    <w:rsid w:val="00320AFD"/>
    <w:rsid w:val="00321289"/>
    <w:rsid w:val="003215C6"/>
    <w:rsid w:val="00322541"/>
    <w:rsid w:val="00322863"/>
    <w:rsid w:val="00322ED8"/>
    <w:rsid w:val="00322F2B"/>
    <w:rsid w:val="00323493"/>
    <w:rsid w:val="00323892"/>
    <w:rsid w:val="003239B8"/>
    <w:rsid w:val="00323CA4"/>
    <w:rsid w:val="00324B50"/>
    <w:rsid w:val="00325924"/>
    <w:rsid w:val="00325A7D"/>
    <w:rsid w:val="0032674F"/>
    <w:rsid w:val="00327FEB"/>
    <w:rsid w:val="00330F80"/>
    <w:rsid w:val="0033178D"/>
    <w:rsid w:val="003318D9"/>
    <w:rsid w:val="00331E20"/>
    <w:rsid w:val="00332DCE"/>
    <w:rsid w:val="00332FDC"/>
    <w:rsid w:val="003339CE"/>
    <w:rsid w:val="0033402B"/>
    <w:rsid w:val="00334386"/>
    <w:rsid w:val="00334473"/>
    <w:rsid w:val="00334ADE"/>
    <w:rsid w:val="00334B49"/>
    <w:rsid w:val="00334E16"/>
    <w:rsid w:val="00334E71"/>
    <w:rsid w:val="00335E4E"/>
    <w:rsid w:val="003363DE"/>
    <w:rsid w:val="00336992"/>
    <w:rsid w:val="00336998"/>
    <w:rsid w:val="00336EAB"/>
    <w:rsid w:val="00337F99"/>
    <w:rsid w:val="003404F5"/>
    <w:rsid w:val="00340666"/>
    <w:rsid w:val="00340B4B"/>
    <w:rsid w:val="00340BE3"/>
    <w:rsid w:val="0034155A"/>
    <w:rsid w:val="003423D7"/>
    <w:rsid w:val="00342785"/>
    <w:rsid w:val="003450D5"/>
    <w:rsid w:val="00345431"/>
    <w:rsid w:val="00345AA3"/>
    <w:rsid w:val="00346671"/>
    <w:rsid w:val="003471F3"/>
    <w:rsid w:val="00347F4A"/>
    <w:rsid w:val="00350D11"/>
    <w:rsid w:val="003516BC"/>
    <w:rsid w:val="00353BE6"/>
    <w:rsid w:val="00353C55"/>
    <w:rsid w:val="00355092"/>
    <w:rsid w:val="00355A27"/>
    <w:rsid w:val="00355C93"/>
    <w:rsid w:val="00355CD9"/>
    <w:rsid w:val="0035631F"/>
    <w:rsid w:val="003570EC"/>
    <w:rsid w:val="00357E4E"/>
    <w:rsid w:val="0036087B"/>
    <w:rsid w:val="00360AEF"/>
    <w:rsid w:val="003612A3"/>
    <w:rsid w:val="003614D6"/>
    <w:rsid w:val="003614D9"/>
    <w:rsid w:val="0036176D"/>
    <w:rsid w:val="00361B9B"/>
    <w:rsid w:val="00361E6B"/>
    <w:rsid w:val="00362228"/>
    <w:rsid w:val="00362742"/>
    <w:rsid w:val="00362795"/>
    <w:rsid w:val="003631EF"/>
    <w:rsid w:val="003636E1"/>
    <w:rsid w:val="00363DD0"/>
    <w:rsid w:val="003641A0"/>
    <w:rsid w:val="00364A4A"/>
    <w:rsid w:val="0036504E"/>
    <w:rsid w:val="003650B8"/>
    <w:rsid w:val="00365C4F"/>
    <w:rsid w:val="00365D13"/>
    <w:rsid w:val="00365D48"/>
    <w:rsid w:val="00366187"/>
    <w:rsid w:val="00366690"/>
    <w:rsid w:val="0036698C"/>
    <w:rsid w:val="003669B1"/>
    <w:rsid w:val="003671AA"/>
    <w:rsid w:val="00367476"/>
    <w:rsid w:val="003674E5"/>
    <w:rsid w:val="00367851"/>
    <w:rsid w:val="00367B9C"/>
    <w:rsid w:val="00371084"/>
    <w:rsid w:val="003713C1"/>
    <w:rsid w:val="00371946"/>
    <w:rsid w:val="00371A36"/>
    <w:rsid w:val="00371B4A"/>
    <w:rsid w:val="00371B91"/>
    <w:rsid w:val="003720D5"/>
    <w:rsid w:val="00373C24"/>
    <w:rsid w:val="00374157"/>
    <w:rsid w:val="0037491A"/>
    <w:rsid w:val="00374A7F"/>
    <w:rsid w:val="00374C25"/>
    <w:rsid w:val="0037564D"/>
    <w:rsid w:val="0037622A"/>
    <w:rsid w:val="0037697F"/>
    <w:rsid w:val="00376B65"/>
    <w:rsid w:val="00376BCF"/>
    <w:rsid w:val="00376DE7"/>
    <w:rsid w:val="0037726A"/>
    <w:rsid w:val="0037739B"/>
    <w:rsid w:val="003773CB"/>
    <w:rsid w:val="003779AF"/>
    <w:rsid w:val="00377B6D"/>
    <w:rsid w:val="003805E4"/>
    <w:rsid w:val="00380CB6"/>
    <w:rsid w:val="00380D27"/>
    <w:rsid w:val="00381C8A"/>
    <w:rsid w:val="003833D5"/>
    <w:rsid w:val="0038484C"/>
    <w:rsid w:val="00384BE5"/>
    <w:rsid w:val="003852EA"/>
    <w:rsid w:val="00385D68"/>
    <w:rsid w:val="003860D1"/>
    <w:rsid w:val="00386148"/>
    <w:rsid w:val="003865CC"/>
    <w:rsid w:val="00386BAA"/>
    <w:rsid w:val="00390493"/>
    <w:rsid w:val="00390EB2"/>
    <w:rsid w:val="003917B5"/>
    <w:rsid w:val="00391B34"/>
    <w:rsid w:val="00392027"/>
    <w:rsid w:val="0039210C"/>
    <w:rsid w:val="00394AB7"/>
    <w:rsid w:val="00395103"/>
    <w:rsid w:val="00395604"/>
    <w:rsid w:val="00395902"/>
    <w:rsid w:val="00395C9D"/>
    <w:rsid w:val="00395CF0"/>
    <w:rsid w:val="00396E2D"/>
    <w:rsid w:val="003971F5"/>
    <w:rsid w:val="00397566"/>
    <w:rsid w:val="0039793E"/>
    <w:rsid w:val="003A01D0"/>
    <w:rsid w:val="003A06DC"/>
    <w:rsid w:val="003A1CF9"/>
    <w:rsid w:val="003A29F0"/>
    <w:rsid w:val="003A2C13"/>
    <w:rsid w:val="003A2CDE"/>
    <w:rsid w:val="003A2D89"/>
    <w:rsid w:val="003A2E6A"/>
    <w:rsid w:val="003A300A"/>
    <w:rsid w:val="003A3453"/>
    <w:rsid w:val="003A3A4A"/>
    <w:rsid w:val="003A3ACA"/>
    <w:rsid w:val="003A3BDD"/>
    <w:rsid w:val="003A3F0C"/>
    <w:rsid w:val="003A4C1E"/>
    <w:rsid w:val="003A536E"/>
    <w:rsid w:val="003A599D"/>
    <w:rsid w:val="003A6223"/>
    <w:rsid w:val="003A6935"/>
    <w:rsid w:val="003A732D"/>
    <w:rsid w:val="003A7FF0"/>
    <w:rsid w:val="003B1489"/>
    <w:rsid w:val="003B203C"/>
    <w:rsid w:val="003B31DF"/>
    <w:rsid w:val="003B35DD"/>
    <w:rsid w:val="003B3822"/>
    <w:rsid w:val="003B3EF7"/>
    <w:rsid w:val="003B3F08"/>
    <w:rsid w:val="003B4288"/>
    <w:rsid w:val="003B48CC"/>
    <w:rsid w:val="003B525F"/>
    <w:rsid w:val="003B5B80"/>
    <w:rsid w:val="003B65AB"/>
    <w:rsid w:val="003B699A"/>
    <w:rsid w:val="003C0119"/>
    <w:rsid w:val="003C0AE7"/>
    <w:rsid w:val="003C1384"/>
    <w:rsid w:val="003C1585"/>
    <w:rsid w:val="003C165D"/>
    <w:rsid w:val="003C16B7"/>
    <w:rsid w:val="003C1C30"/>
    <w:rsid w:val="003C2531"/>
    <w:rsid w:val="003C255E"/>
    <w:rsid w:val="003C2875"/>
    <w:rsid w:val="003C3B89"/>
    <w:rsid w:val="003C3BE5"/>
    <w:rsid w:val="003C40B0"/>
    <w:rsid w:val="003C444E"/>
    <w:rsid w:val="003C5103"/>
    <w:rsid w:val="003C5BDD"/>
    <w:rsid w:val="003C5CAF"/>
    <w:rsid w:val="003C66D4"/>
    <w:rsid w:val="003C7047"/>
    <w:rsid w:val="003C7578"/>
    <w:rsid w:val="003C7FE3"/>
    <w:rsid w:val="003D0008"/>
    <w:rsid w:val="003D04F0"/>
    <w:rsid w:val="003D13E1"/>
    <w:rsid w:val="003D163E"/>
    <w:rsid w:val="003D1881"/>
    <w:rsid w:val="003D21A6"/>
    <w:rsid w:val="003D227E"/>
    <w:rsid w:val="003D2530"/>
    <w:rsid w:val="003D257E"/>
    <w:rsid w:val="003D2AB5"/>
    <w:rsid w:val="003D2AE8"/>
    <w:rsid w:val="003D387F"/>
    <w:rsid w:val="003D3C59"/>
    <w:rsid w:val="003D42A9"/>
    <w:rsid w:val="003D48AA"/>
    <w:rsid w:val="003D49E4"/>
    <w:rsid w:val="003D4E12"/>
    <w:rsid w:val="003D57BC"/>
    <w:rsid w:val="003D7539"/>
    <w:rsid w:val="003D7B36"/>
    <w:rsid w:val="003E1A16"/>
    <w:rsid w:val="003E1F34"/>
    <w:rsid w:val="003E3023"/>
    <w:rsid w:val="003E3276"/>
    <w:rsid w:val="003E3A6A"/>
    <w:rsid w:val="003E5293"/>
    <w:rsid w:val="003E546B"/>
    <w:rsid w:val="003E604B"/>
    <w:rsid w:val="003E7161"/>
    <w:rsid w:val="003E78FA"/>
    <w:rsid w:val="003E79D9"/>
    <w:rsid w:val="003E7A9A"/>
    <w:rsid w:val="003F0105"/>
    <w:rsid w:val="003F0449"/>
    <w:rsid w:val="003F0B05"/>
    <w:rsid w:val="003F1755"/>
    <w:rsid w:val="003F1B3C"/>
    <w:rsid w:val="003F1F02"/>
    <w:rsid w:val="003F20E7"/>
    <w:rsid w:val="003F2393"/>
    <w:rsid w:val="003F28CA"/>
    <w:rsid w:val="003F29B0"/>
    <w:rsid w:val="003F34E8"/>
    <w:rsid w:val="003F36EF"/>
    <w:rsid w:val="003F3C5D"/>
    <w:rsid w:val="003F3D89"/>
    <w:rsid w:val="003F3FD1"/>
    <w:rsid w:val="003F5330"/>
    <w:rsid w:val="003F60DF"/>
    <w:rsid w:val="003F6B0B"/>
    <w:rsid w:val="003F71EE"/>
    <w:rsid w:val="003F7376"/>
    <w:rsid w:val="003F79BD"/>
    <w:rsid w:val="003F7B18"/>
    <w:rsid w:val="003F7F6D"/>
    <w:rsid w:val="0040036E"/>
    <w:rsid w:val="0040048B"/>
    <w:rsid w:val="00402044"/>
    <w:rsid w:val="00402059"/>
    <w:rsid w:val="0040294D"/>
    <w:rsid w:val="004029D2"/>
    <w:rsid w:val="00403272"/>
    <w:rsid w:val="00403482"/>
    <w:rsid w:val="00403DA8"/>
    <w:rsid w:val="004049CD"/>
    <w:rsid w:val="00405724"/>
    <w:rsid w:val="0040578F"/>
    <w:rsid w:val="00405867"/>
    <w:rsid w:val="00405996"/>
    <w:rsid w:val="00406964"/>
    <w:rsid w:val="00406B75"/>
    <w:rsid w:val="00407C3B"/>
    <w:rsid w:val="00407E93"/>
    <w:rsid w:val="0041030C"/>
    <w:rsid w:val="00410564"/>
    <w:rsid w:val="00410D02"/>
    <w:rsid w:val="00410D2D"/>
    <w:rsid w:val="00411BCD"/>
    <w:rsid w:val="00412C9E"/>
    <w:rsid w:val="00412DE6"/>
    <w:rsid w:val="00414414"/>
    <w:rsid w:val="00414503"/>
    <w:rsid w:val="00414821"/>
    <w:rsid w:val="00416747"/>
    <w:rsid w:val="004171AA"/>
    <w:rsid w:val="00420A0C"/>
    <w:rsid w:val="00421502"/>
    <w:rsid w:val="00421E29"/>
    <w:rsid w:val="00421EAD"/>
    <w:rsid w:val="0042200D"/>
    <w:rsid w:val="00422097"/>
    <w:rsid w:val="00423497"/>
    <w:rsid w:val="0042391E"/>
    <w:rsid w:val="00423C13"/>
    <w:rsid w:val="00423C32"/>
    <w:rsid w:val="0042477D"/>
    <w:rsid w:val="00424B17"/>
    <w:rsid w:val="004256A4"/>
    <w:rsid w:val="00426BE1"/>
    <w:rsid w:val="00427A02"/>
    <w:rsid w:val="00427C26"/>
    <w:rsid w:val="00431082"/>
    <w:rsid w:val="00431367"/>
    <w:rsid w:val="0043194D"/>
    <w:rsid w:val="00431AC6"/>
    <w:rsid w:val="00432079"/>
    <w:rsid w:val="00432139"/>
    <w:rsid w:val="00432433"/>
    <w:rsid w:val="004325F2"/>
    <w:rsid w:val="0043314B"/>
    <w:rsid w:val="00433AD2"/>
    <w:rsid w:val="00433EC4"/>
    <w:rsid w:val="00435231"/>
    <w:rsid w:val="00435B12"/>
    <w:rsid w:val="00435EBA"/>
    <w:rsid w:val="00436C84"/>
    <w:rsid w:val="00436EA2"/>
    <w:rsid w:val="00437428"/>
    <w:rsid w:val="00437D14"/>
    <w:rsid w:val="004403E4"/>
    <w:rsid w:val="004409CD"/>
    <w:rsid w:val="00440E10"/>
    <w:rsid w:val="00441062"/>
    <w:rsid w:val="00441457"/>
    <w:rsid w:val="004418EC"/>
    <w:rsid w:val="00441D2A"/>
    <w:rsid w:val="00441E4C"/>
    <w:rsid w:val="00441F66"/>
    <w:rsid w:val="0044227C"/>
    <w:rsid w:val="00442858"/>
    <w:rsid w:val="00443273"/>
    <w:rsid w:val="0044377F"/>
    <w:rsid w:val="00443849"/>
    <w:rsid w:val="00443AA7"/>
    <w:rsid w:val="0044440E"/>
    <w:rsid w:val="0044596D"/>
    <w:rsid w:val="00445B96"/>
    <w:rsid w:val="00446515"/>
    <w:rsid w:val="004479F9"/>
    <w:rsid w:val="004501FC"/>
    <w:rsid w:val="004509CB"/>
    <w:rsid w:val="00450DED"/>
    <w:rsid w:val="004511F1"/>
    <w:rsid w:val="00451473"/>
    <w:rsid w:val="00451943"/>
    <w:rsid w:val="00451993"/>
    <w:rsid w:val="00451A85"/>
    <w:rsid w:val="00454E9C"/>
    <w:rsid w:val="00454EAC"/>
    <w:rsid w:val="00455304"/>
    <w:rsid w:val="004554BD"/>
    <w:rsid w:val="00455A88"/>
    <w:rsid w:val="00455F02"/>
    <w:rsid w:val="00456829"/>
    <w:rsid w:val="00457A93"/>
    <w:rsid w:val="00460199"/>
    <w:rsid w:val="00461537"/>
    <w:rsid w:val="00462685"/>
    <w:rsid w:val="00462D2F"/>
    <w:rsid w:val="00462E9B"/>
    <w:rsid w:val="004631EB"/>
    <w:rsid w:val="004637A9"/>
    <w:rsid w:val="00463909"/>
    <w:rsid w:val="00463A7B"/>
    <w:rsid w:val="00463E92"/>
    <w:rsid w:val="004642CE"/>
    <w:rsid w:val="0046492C"/>
    <w:rsid w:val="004650DB"/>
    <w:rsid w:val="00466D26"/>
    <w:rsid w:val="0046701A"/>
    <w:rsid w:val="0047118C"/>
    <w:rsid w:val="0047190E"/>
    <w:rsid w:val="00472A6D"/>
    <w:rsid w:val="00473155"/>
    <w:rsid w:val="004743CA"/>
    <w:rsid w:val="00474632"/>
    <w:rsid w:val="00476499"/>
    <w:rsid w:val="004769F0"/>
    <w:rsid w:val="0047765C"/>
    <w:rsid w:val="00477AEB"/>
    <w:rsid w:val="004801BB"/>
    <w:rsid w:val="004807AC"/>
    <w:rsid w:val="00480D09"/>
    <w:rsid w:val="004818EE"/>
    <w:rsid w:val="004820CC"/>
    <w:rsid w:val="00482185"/>
    <w:rsid w:val="00482FD7"/>
    <w:rsid w:val="004831C3"/>
    <w:rsid w:val="00483286"/>
    <w:rsid w:val="00483923"/>
    <w:rsid w:val="00483C90"/>
    <w:rsid w:val="00483D37"/>
    <w:rsid w:val="004846E4"/>
    <w:rsid w:val="00484A91"/>
    <w:rsid w:val="00486F52"/>
    <w:rsid w:val="00487C33"/>
    <w:rsid w:val="00490C6F"/>
    <w:rsid w:val="00490CC8"/>
    <w:rsid w:val="0049107C"/>
    <w:rsid w:val="00491C63"/>
    <w:rsid w:val="004920E5"/>
    <w:rsid w:val="0049297C"/>
    <w:rsid w:val="00493844"/>
    <w:rsid w:val="00493A62"/>
    <w:rsid w:val="00494E84"/>
    <w:rsid w:val="004950B6"/>
    <w:rsid w:val="004965A5"/>
    <w:rsid w:val="00497250"/>
    <w:rsid w:val="004A24DA"/>
    <w:rsid w:val="004A284A"/>
    <w:rsid w:val="004A3DB6"/>
    <w:rsid w:val="004A4125"/>
    <w:rsid w:val="004A45FF"/>
    <w:rsid w:val="004A50A1"/>
    <w:rsid w:val="004A7221"/>
    <w:rsid w:val="004A7809"/>
    <w:rsid w:val="004A7DA5"/>
    <w:rsid w:val="004B0288"/>
    <w:rsid w:val="004B0927"/>
    <w:rsid w:val="004B12CE"/>
    <w:rsid w:val="004B154F"/>
    <w:rsid w:val="004B1EBE"/>
    <w:rsid w:val="004B20A3"/>
    <w:rsid w:val="004B213F"/>
    <w:rsid w:val="004B2726"/>
    <w:rsid w:val="004B474F"/>
    <w:rsid w:val="004B4B1C"/>
    <w:rsid w:val="004B4DF7"/>
    <w:rsid w:val="004B62D1"/>
    <w:rsid w:val="004B64D2"/>
    <w:rsid w:val="004B7650"/>
    <w:rsid w:val="004C0F96"/>
    <w:rsid w:val="004C129E"/>
    <w:rsid w:val="004C1688"/>
    <w:rsid w:val="004C1C29"/>
    <w:rsid w:val="004C28D1"/>
    <w:rsid w:val="004C2CB7"/>
    <w:rsid w:val="004C5DA1"/>
    <w:rsid w:val="004C6713"/>
    <w:rsid w:val="004C79CF"/>
    <w:rsid w:val="004D00A7"/>
    <w:rsid w:val="004D10C2"/>
    <w:rsid w:val="004D2601"/>
    <w:rsid w:val="004D2EC2"/>
    <w:rsid w:val="004D3011"/>
    <w:rsid w:val="004D4531"/>
    <w:rsid w:val="004D45AF"/>
    <w:rsid w:val="004D4AEA"/>
    <w:rsid w:val="004D50AE"/>
    <w:rsid w:val="004D53CF"/>
    <w:rsid w:val="004D547B"/>
    <w:rsid w:val="004D6453"/>
    <w:rsid w:val="004D6454"/>
    <w:rsid w:val="004D6B05"/>
    <w:rsid w:val="004D7291"/>
    <w:rsid w:val="004D75BD"/>
    <w:rsid w:val="004E0A99"/>
    <w:rsid w:val="004E152E"/>
    <w:rsid w:val="004E1885"/>
    <w:rsid w:val="004E1891"/>
    <w:rsid w:val="004E19F0"/>
    <w:rsid w:val="004E1A7E"/>
    <w:rsid w:val="004E1B52"/>
    <w:rsid w:val="004E2074"/>
    <w:rsid w:val="004E26F5"/>
    <w:rsid w:val="004E3499"/>
    <w:rsid w:val="004E36CA"/>
    <w:rsid w:val="004E4000"/>
    <w:rsid w:val="004E41A5"/>
    <w:rsid w:val="004E4305"/>
    <w:rsid w:val="004E476A"/>
    <w:rsid w:val="004E4F42"/>
    <w:rsid w:val="004E5525"/>
    <w:rsid w:val="004E5F43"/>
    <w:rsid w:val="004E6E4F"/>
    <w:rsid w:val="004E6F04"/>
    <w:rsid w:val="004E72FA"/>
    <w:rsid w:val="004E75DE"/>
    <w:rsid w:val="004E7711"/>
    <w:rsid w:val="004E7DC6"/>
    <w:rsid w:val="004E7F80"/>
    <w:rsid w:val="004F0C94"/>
    <w:rsid w:val="004F0DA2"/>
    <w:rsid w:val="004F1378"/>
    <w:rsid w:val="004F231E"/>
    <w:rsid w:val="004F2E34"/>
    <w:rsid w:val="004F3810"/>
    <w:rsid w:val="004F3D34"/>
    <w:rsid w:val="004F48E1"/>
    <w:rsid w:val="004F495E"/>
    <w:rsid w:val="004F5433"/>
    <w:rsid w:val="004F585E"/>
    <w:rsid w:val="004F705F"/>
    <w:rsid w:val="004F7E53"/>
    <w:rsid w:val="005002C1"/>
    <w:rsid w:val="00500679"/>
    <w:rsid w:val="00500B17"/>
    <w:rsid w:val="00500F04"/>
    <w:rsid w:val="0050131E"/>
    <w:rsid w:val="00501ADE"/>
    <w:rsid w:val="00501C12"/>
    <w:rsid w:val="005027A9"/>
    <w:rsid w:val="00502BE2"/>
    <w:rsid w:val="00502C0F"/>
    <w:rsid w:val="00502DAD"/>
    <w:rsid w:val="005039A6"/>
    <w:rsid w:val="00503B79"/>
    <w:rsid w:val="00503F6E"/>
    <w:rsid w:val="0050465A"/>
    <w:rsid w:val="00505620"/>
    <w:rsid w:val="00505E70"/>
    <w:rsid w:val="00506ABB"/>
    <w:rsid w:val="005072F6"/>
    <w:rsid w:val="00507438"/>
    <w:rsid w:val="0050773C"/>
    <w:rsid w:val="0051051D"/>
    <w:rsid w:val="00510A31"/>
    <w:rsid w:val="00510E63"/>
    <w:rsid w:val="005110C4"/>
    <w:rsid w:val="0051496A"/>
    <w:rsid w:val="00515AB3"/>
    <w:rsid w:val="00515E87"/>
    <w:rsid w:val="0051654E"/>
    <w:rsid w:val="005171C9"/>
    <w:rsid w:val="00520323"/>
    <w:rsid w:val="00520C15"/>
    <w:rsid w:val="00520D55"/>
    <w:rsid w:val="005211F1"/>
    <w:rsid w:val="00521A5A"/>
    <w:rsid w:val="00521D02"/>
    <w:rsid w:val="00521E2B"/>
    <w:rsid w:val="00521F84"/>
    <w:rsid w:val="00522033"/>
    <w:rsid w:val="005221FF"/>
    <w:rsid w:val="00522E92"/>
    <w:rsid w:val="00523454"/>
    <w:rsid w:val="00523BA4"/>
    <w:rsid w:val="00523DC6"/>
    <w:rsid w:val="0052402C"/>
    <w:rsid w:val="005249F9"/>
    <w:rsid w:val="00524EF4"/>
    <w:rsid w:val="00525417"/>
    <w:rsid w:val="005259B0"/>
    <w:rsid w:val="005266C1"/>
    <w:rsid w:val="005266E9"/>
    <w:rsid w:val="00526D18"/>
    <w:rsid w:val="005271BC"/>
    <w:rsid w:val="005272EF"/>
    <w:rsid w:val="00527C13"/>
    <w:rsid w:val="005308D0"/>
    <w:rsid w:val="00530AF8"/>
    <w:rsid w:val="005317B7"/>
    <w:rsid w:val="00532CC9"/>
    <w:rsid w:val="00533357"/>
    <w:rsid w:val="0053337E"/>
    <w:rsid w:val="005333FC"/>
    <w:rsid w:val="00533475"/>
    <w:rsid w:val="0053350C"/>
    <w:rsid w:val="005339AE"/>
    <w:rsid w:val="005346EA"/>
    <w:rsid w:val="005348F1"/>
    <w:rsid w:val="00534E0C"/>
    <w:rsid w:val="00536846"/>
    <w:rsid w:val="00536AF8"/>
    <w:rsid w:val="005371EB"/>
    <w:rsid w:val="005372FF"/>
    <w:rsid w:val="00537395"/>
    <w:rsid w:val="00537983"/>
    <w:rsid w:val="00537AD1"/>
    <w:rsid w:val="00540743"/>
    <w:rsid w:val="00540E7B"/>
    <w:rsid w:val="0054173D"/>
    <w:rsid w:val="00541810"/>
    <w:rsid w:val="00541D6D"/>
    <w:rsid w:val="0054267E"/>
    <w:rsid w:val="00542F67"/>
    <w:rsid w:val="005443E5"/>
    <w:rsid w:val="005445CA"/>
    <w:rsid w:val="0054519F"/>
    <w:rsid w:val="00545BB1"/>
    <w:rsid w:val="005466AC"/>
    <w:rsid w:val="00546901"/>
    <w:rsid w:val="0054793B"/>
    <w:rsid w:val="00550A14"/>
    <w:rsid w:val="0055197F"/>
    <w:rsid w:val="00551A02"/>
    <w:rsid w:val="00551BC0"/>
    <w:rsid w:val="00551F4A"/>
    <w:rsid w:val="00552AAF"/>
    <w:rsid w:val="00552BEC"/>
    <w:rsid w:val="00554089"/>
    <w:rsid w:val="00554289"/>
    <w:rsid w:val="00554AC4"/>
    <w:rsid w:val="00554B18"/>
    <w:rsid w:val="00554B6F"/>
    <w:rsid w:val="00554E50"/>
    <w:rsid w:val="00557154"/>
    <w:rsid w:val="00557B8A"/>
    <w:rsid w:val="0056033E"/>
    <w:rsid w:val="00560856"/>
    <w:rsid w:val="0056089E"/>
    <w:rsid w:val="00560D17"/>
    <w:rsid w:val="0056194F"/>
    <w:rsid w:val="00561D9D"/>
    <w:rsid w:val="00562B7A"/>
    <w:rsid w:val="00564254"/>
    <w:rsid w:val="005644C3"/>
    <w:rsid w:val="00564784"/>
    <w:rsid w:val="005649D3"/>
    <w:rsid w:val="005654CF"/>
    <w:rsid w:val="00565B3C"/>
    <w:rsid w:val="00565F1D"/>
    <w:rsid w:val="00566043"/>
    <w:rsid w:val="005663D4"/>
    <w:rsid w:val="005665B0"/>
    <w:rsid w:val="00566743"/>
    <w:rsid w:val="00566AF0"/>
    <w:rsid w:val="005679E4"/>
    <w:rsid w:val="00567C25"/>
    <w:rsid w:val="005702B9"/>
    <w:rsid w:val="00570DB8"/>
    <w:rsid w:val="00571A9D"/>
    <w:rsid w:val="00571C64"/>
    <w:rsid w:val="00571F0B"/>
    <w:rsid w:val="00571F80"/>
    <w:rsid w:val="005723CA"/>
    <w:rsid w:val="0057296E"/>
    <w:rsid w:val="0057325D"/>
    <w:rsid w:val="00574097"/>
    <w:rsid w:val="005749C5"/>
    <w:rsid w:val="00574C7E"/>
    <w:rsid w:val="00576CE4"/>
    <w:rsid w:val="00577AF7"/>
    <w:rsid w:val="005820FC"/>
    <w:rsid w:val="00583310"/>
    <w:rsid w:val="00583673"/>
    <w:rsid w:val="00583957"/>
    <w:rsid w:val="005845B5"/>
    <w:rsid w:val="00584AB7"/>
    <w:rsid w:val="005850E6"/>
    <w:rsid w:val="0058584D"/>
    <w:rsid w:val="005862AC"/>
    <w:rsid w:val="005863DA"/>
    <w:rsid w:val="00586441"/>
    <w:rsid w:val="0058657D"/>
    <w:rsid w:val="00586F1A"/>
    <w:rsid w:val="005874A8"/>
    <w:rsid w:val="00587500"/>
    <w:rsid w:val="00587B27"/>
    <w:rsid w:val="00587BFB"/>
    <w:rsid w:val="00590E7B"/>
    <w:rsid w:val="00590F57"/>
    <w:rsid w:val="00591D7E"/>
    <w:rsid w:val="00592057"/>
    <w:rsid w:val="00592DA3"/>
    <w:rsid w:val="00592F19"/>
    <w:rsid w:val="00593A4B"/>
    <w:rsid w:val="00593CE8"/>
    <w:rsid w:val="00593E1F"/>
    <w:rsid w:val="005940C6"/>
    <w:rsid w:val="00594667"/>
    <w:rsid w:val="005949A8"/>
    <w:rsid w:val="005951D5"/>
    <w:rsid w:val="00595895"/>
    <w:rsid w:val="00595A72"/>
    <w:rsid w:val="00595E3A"/>
    <w:rsid w:val="005962B9"/>
    <w:rsid w:val="005968BC"/>
    <w:rsid w:val="00597392"/>
    <w:rsid w:val="0059754E"/>
    <w:rsid w:val="00597D83"/>
    <w:rsid w:val="005A091A"/>
    <w:rsid w:val="005A0D4E"/>
    <w:rsid w:val="005A301E"/>
    <w:rsid w:val="005A3176"/>
    <w:rsid w:val="005A365F"/>
    <w:rsid w:val="005A40E9"/>
    <w:rsid w:val="005A59C0"/>
    <w:rsid w:val="005A6015"/>
    <w:rsid w:val="005A63ED"/>
    <w:rsid w:val="005A6FCA"/>
    <w:rsid w:val="005A6FF4"/>
    <w:rsid w:val="005A7081"/>
    <w:rsid w:val="005A7417"/>
    <w:rsid w:val="005B02A0"/>
    <w:rsid w:val="005B0AA8"/>
    <w:rsid w:val="005B1170"/>
    <w:rsid w:val="005B13EE"/>
    <w:rsid w:val="005B1B2E"/>
    <w:rsid w:val="005B251A"/>
    <w:rsid w:val="005B286A"/>
    <w:rsid w:val="005B2D71"/>
    <w:rsid w:val="005B355B"/>
    <w:rsid w:val="005B368A"/>
    <w:rsid w:val="005B3FDC"/>
    <w:rsid w:val="005B4B7E"/>
    <w:rsid w:val="005B4C31"/>
    <w:rsid w:val="005B4E4E"/>
    <w:rsid w:val="005B52DD"/>
    <w:rsid w:val="005B5710"/>
    <w:rsid w:val="005B5F56"/>
    <w:rsid w:val="005B63FB"/>
    <w:rsid w:val="005B7523"/>
    <w:rsid w:val="005B7E46"/>
    <w:rsid w:val="005B7E9A"/>
    <w:rsid w:val="005C088E"/>
    <w:rsid w:val="005C1509"/>
    <w:rsid w:val="005C1AAA"/>
    <w:rsid w:val="005C2B26"/>
    <w:rsid w:val="005C3135"/>
    <w:rsid w:val="005C3A83"/>
    <w:rsid w:val="005C3DAD"/>
    <w:rsid w:val="005C4A4E"/>
    <w:rsid w:val="005C50B1"/>
    <w:rsid w:val="005C55DC"/>
    <w:rsid w:val="005C5A7C"/>
    <w:rsid w:val="005C6DEB"/>
    <w:rsid w:val="005C70B1"/>
    <w:rsid w:val="005D046B"/>
    <w:rsid w:val="005D0702"/>
    <w:rsid w:val="005D1352"/>
    <w:rsid w:val="005D17DC"/>
    <w:rsid w:val="005D18B3"/>
    <w:rsid w:val="005D1963"/>
    <w:rsid w:val="005D1C0B"/>
    <w:rsid w:val="005D2B69"/>
    <w:rsid w:val="005D3435"/>
    <w:rsid w:val="005D391B"/>
    <w:rsid w:val="005D3A8E"/>
    <w:rsid w:val="005D42E3"/>
    <w:rsid w:val="005D4F9F"/>
    <w:rsid w:val="005D5056"/>
    <w:rsid w:val="005D5A20"/>
    <w:rsid w:val="005D5B14"/>
    <w:rsid w:val="005D5FFB"/>
    <w:rsid w:val="005D6510"/>
    <w:rsid w:val="005D690D"/>
    <w:rsid w:val="005D695B"/>
    <w:rsid w:val="005D75C6"/>
    <w:rsid w:val="005D7A48"/>
    <w:rsid w:val="005D7AFD"/>
    <w:rsid w:val="005E0174"/>
    <w:rsid w:val="005E01B5"/>
    <w:rsid w:val="005E05F6"/>
    <w:rsid w:val="005E0822"/>
    <w:rsid w:val="005E0B94"/>
    <w:rsid w:val="005E10BA"/>
    <w:rsid w:val="005E1906"/>
    <w:rsid w:val="005E29F8"/>
    <w:rsid w:val="005E2CC9"/>
    <w:rsid w:val="005E31ED"/>
    <w:rsid w:val="005E383D"/>
    <w:rsid w:val="005E3962"/>
    <w:rsid w:val="005E39CD"/>
    <w:rsid w:val="005E4104"/>
    <w:rsid w:val="005E4223"/>
    <w:rsid w:val="005E4E2C"/>
    <w:rsid w:val="005E53C1"/>
    <w:rsid w:val="005E557B"/>
    <w:rsid w:val="005E5629"/>
    <w:rsid w:val="005E6CE8"/>
    <w:rsid w:val="005E6DA7"/>
    <w:rsid w:val="005E6F58"/>
    <w:rsid w:val="005E7BA7"/>
    <w:rsid w:val="005E7FE6"/>
    <w:rsid w:val="005F0EDB"/>
    <w:rsid w:val="005F0F8F"/>
    <w:rsid w:val="005F0FA5"/>
    <w:rsid w:val="005F0FDC"/>
    <w:rsid w:val="005F109A"/>
    <w:rsid w:val="005F130B"/>
    <w:rsid w:val="005F196A"/>
    <w:rsid w:val="005F1A46"/>
    <w:rsid w:val="005F2DFA"/>
    <w:rsid w:val="005F3F43"/>
    <w:rsid w:val="005F42C2"/>
    <w:rsid w:val="005F4783"/>
    <w:rsid w:val="005F4A30"/>
    <w:rsid w:val="005F55CF"/>
    <w:rsid w:val="005F68C6"/>
    <w:rsid w:val="005F6C20"/>
    <w:rsid w:val="005F6DA9"/>
    <w:rsid w:val="005F6DFD"/>
    <w:rsid w:val="005F700C"/>
    <w:rsid w:val="005F7545"/>
    <w:rsid w:val="005F782A"/>
    <w:rsid w:val="005F7943"/>
    <w:rsid w:val="005F7CE1"/>
    <w:rsid w:val="005F7F5F"/>
    <w:rsid w:val="00600049"/>
    <w:rsid w:val="00600D73"/>
    <w:rsid w:val="00601202"/>
    <w:rsid w:val="00601CF3"/>
    <w:rsid w:val="006029C7"/>
    <w:rsid w:val="00603037"/>
    <w:rsid w:val="0060475C"/>
    <w:rsid w:val="00605861"/>
    <w:rsid w:val="00606736"/>
    <w:rsid w:val="0060759E"/>
    <w:rsid w:val="00607C70"/>
    <w:rsid w:val="00607CE3"/>
    <w:rsid w:val="00607EAF"/>
    <w:rsid w:val="00607F01"/>
    <w:rsid w:val="0061166E"/>
    <w:rsid w:val="006117E8"/>
    <w:rsid w:val="006120CE"/>
    <w:rsid w:val="0061213B"/>
    <w:rsid w:val="006130B0"/>
    <w:rsid w:val="006132F2"/>
    <w:rsid w:val="00613B33"/>
    <w:rsid w:val="00614415"/>
    <w:rsid w:val="00614826"/>
    <w:rsid w:val="00614EA8"/>
    <w:rsid w:val="00615FDF"/>
    <w:rsid w:val="006163B8"/>
    <w:rsid w:val="0061667E"/>
    <w:rsid w:val="00616B1C"/>
    <w:rsid w:val="00616BD9"/>
    <w:rsid w:val="0061707B"/>
    <w:rsid w:val="00617087"/>
    <w:rsid w:val="00617863"/>
    <w:rsid w:val="00617906"/>
    <w:rsid w:val="00617F81"/>
    <w:rsid w:val="00620CF4"/>
    <w:rsid w:val="006219EA"/>
    <w:rsid w:val="006221B2"/>
    <w:rsid w:val="006228C8"/>
    <w:rsid w:val="00622A3C"/>
    <w:rsid w:val="00623DE9"/>
    <w:rsid w:val="0062423C"/>
    <w:rsid w:val="00624C0B"/>
    <w:rsid w:val="0062530E"/>
    <w:rsid w:val="00625AC5"/>
    <w:rsid w:val="0062615C"/>
    <w:rsid w:val="006261E1"/>
    <w:rsid w:val="00626204"/>
    <w:rsid w:val="0062678C"/>
    <w:rsid w:val="00626BAB"/>
    <w:rsid w:val="00627179"/>
    <w:rsid w:val="0062765A"/>
    <w:rsid w:val="00627865"/>
    <w:rsid w:val="00632AB3"/>
    <w:rsid w:val="00632B3E"/>
    <w:rsid w:val="00633F20"/>
    <w:rsid w:val="006345B1"/>
    <w:rsid w:val="00634B2C"/>
    <w:rsid w:val="0063545F"/>
    <w:rsid w:val="00636B45"/>
    <w:rsid w:val="00637062"/>
    <w:rsid w:val="006372DE"/>
    <w:rsid w:val="00637681"/>
    <w:rsid w:val="00637B5D"/>
    <w:rsid w:val="006416BC"/>
    <w:rsid w:val="00641750"/>
    <w:rsid w:val="0064242D"/>
    <w:rsid w:val="0064245C"/>
    <w:rsid w:val="00642C0D"/>
    <w:rsid w:val="006433E9"/>
    <w:rsid w:val="0064394E"/>
    <w:rsid w:val="00643B80"/>
    <w:rsid w:val="00643CFD"/>
    <w:rsid w:val="00645331"/>
    <w:rsid w:val="00646248"/>
    <w:rsid w:val="0064666B"/>
    <w:rsid w:val="00646B69"/>
    <w:rsid w:val="00646F6A"/>
    <w:rsid w:val="00647730"/>
    <w:rsid w:val="006502F5"/>
    <w:rsid w:val="00650CD2"/>
    <w:rsid w:val="006511E7"/>
    <w:rsid w:val="006516F7"/>
    <w:rsid w:val="0065234D"/>
    <w:rsid w:val="0065241C"/>
    <w:rsid w:val="00652B93"/>
    <w:rsid w:val="00652DFA"/>
    <w:rsid w:val="00653482"/>
    <w:rsid w:val="0065353B"/>
    <w:rsid w:val="00653CD6"/>
    <w:rsid w:val="00654601"/>
    <w:rsid w:val="00655550"/>
    <w:rsid w:val="006557D7"/>
    <w:rsid w:val="0065591D"/>
    <w:rsid w:val="006561C3"/>
    <w:rsid w:val="006565BB"/>
    <w:rsid w:val="00656F8B"/>
    <w:rsid w:val="006574D9"/>
    <w:rsid w:val="00657844"/>
    <w:rsid w:val="00660336"/>
    <w:rsid w:val="006608FE"/>
    <w:rsid w:val="00661052"/>
    <w:rsid w:val="006619F6"/>
    <w:rsid w:val="006630DE"/>
    <w:rsid w:val="00663451"/>
    <w:rsid w:val="0066351E"/>
    <w:rsid w:val="00663C72"/>
    <w:rsid w:val="00663D19"/>
    <w:rsid w:val="00664A4F"/>
    <w:rsid w:val="006655F8"/>
    <w:rsid w:val="006659AC"/>
    <w:rsid w:val="00665B24"/>
    <w:rsid w:val="00665EEF"/>
    <w:rsid w:val="00665F4E"/>
    <w:rsid w:val="006660EE"/>
    <w:rsid w:val="00666140"/>
    <w:rsid w:val="006664A1"/>
    <w:rsid w:val="0066672A"/>
    <w:rsid w:val="00667AFF"/>
    <w:rsid w:val="00670151"/>
    <w:rsid w:val="00670B58"/>
    <w:rsid w:val="00670F18"/>
    <w:rsid w:val="006717B8"/>
    <w:rsid w:val="006718B5"/>
    <w:rsid w:val="006726FE"/>
    <w:rsid w:val="006729CE"/>
    <w:rsid w:val="00672F9B"/>
    <w:rsid w:val="0067315A"/>
    <w:rsid w:val="0067384B"/>
    <w:rsid w:val="006745AE"/>
    <w:rsid w:val="00674CD3"/>
    <w:rsid w:val="00674E25"/>
    <w:rsid w:val="00676893"/>
    <w:rsid w:val="0067711C"/>
    <w:rsid w:val="00677EBE"/>
    <w:rsid w:val="006813CC"/>
    <w:rsid w:val="00681D51"/>
    <w:rsid w:val="006826A7"/>
    <w:rsid w:val="00683017"/>
    <w:rsid w:val="00683067"/>
    <w:rsid w:val="006839DF"/>
    <w:rsid w:val="00684E4B"/>
    <w:rsid w:val="00684EB5"/>
    <w:rsid w:val="006851D1"/>
    <w:rsid w:val="006854AE"/>
    <w:rsid w:val="006863CE"/>
    <w:rsid w:val="00686488"/>
    <w:rsid w:val="006879D1"/>
    <w:rsid w:val="00687AFD"/>
    <w:rsid w:val="00690827"/>
    <w:rsid w:val="00690888"/>
    <w:rsid w:val="00690BDD"/>
    <w:rsid w:val="0069116A"/>
    <w:rsid w:val="0069243B"/>
    <w:rsid w:val="006927C1"/>
    <w:rsid w:val="00692A56"/>
    <w:rsid w:val="00692DC5"/>
    <w:rsid w:val="00692F01"/>
    <w:rsid w:val="00693B49"/>
    <w:rsid w:val="0069446A"/>
    <w:rsid w:val="006945CE"/>
    <w:rsid w:val="00694869"/>
    <w:rsid w:val="00694EA2"/>
    <w:rsid w:val="00695D84"/>
    <w:rsid w:val="00695E78"/>
    <w:rsid w:val="00696C65"/>
    <w:rsid w:val="006973C8"/>
    <w:rsid w:val="006A01A6"/>
    <w:rsid w:val="006A0356"/>
    <w:rsid w:val="006A05D9"/>
    <w:rsid w:val="006A0B7A"/>
    <w:rsid w:val="006A0EF3"/>
    <w:rsid w:val="006A10FA"/>
    <w:rsid w:val="006A1722"/>
    <w:rsid w:val="006A19B6"/>
    <w:rsid w:val="006A1EBD"/>
    <w:rsid w:val="006A25CD"/>
    <w:rsid w:val="006A2B21"/>
    <w:rsid w:val="006A2F79"/>
    <w:rsid w:val="006A3D5B"/>
    <w:rsid w:val="006A3FBB"/>
    <w:rsid w:val="006A4BD6"/>
    <w:rsid w:val="006A5803"/>
    <w:rsid w:val="006A5A3B"/>
    <w:rsid w:val="006A6FDE"/>
    <w:rsid w:val="006A78EF"/>
    <w:rsid w:val="006B0363"/>
    <w:rsid w:val="006B0AD0"/>
    <w:rsid w:val="006B0CE6"/>
    <w:rsid w:val="006B117B"/>
    <w:rsid w:val="006B144B"/>
    <w:rsid w:val="006B1535"/>
    <w:rsid w:val="006B173A"/>
    <w:rsid w:val="006B1BEE"/>
    <w:rsid w:val="006B2F52"/>
    <w:rsid w:val="006B2F69"/>
    <w:rsid w:val="006B31C7"/>
    <w:rsid w:val="006B3EAF"/>
    <w:rsid w:val="006B4AD9"/>
    <w:rsid w:val="006B5D3F"/>
    <w:rsid w:val="006B70EA"/>
    <w:rsid w:val="006B7563"/>
    <w:rsid w:val="006C0919"/>
    <w:rsid w:val="006C0A5D"/>
    <w:rsid w:val="006C0BD0"/>
    <w:rsid w:val="006C0BD7"/>
    <w:rsid w:val="006C0FCE"/>
    <w:rsid w:val="006C1ED7"/>
    <w:rsid w:val="006C1FFF"/>
    <w:rsid w:val="006C219E"/>
    <w:rsid w:val="006C2635"/>
    <w:rsid w:val="006C26E1"/>
    <w:rsid w:val="006C3EBB"/>
    <w:rsid w:val="006C4DE0"/>
    <w:rsid w:val="006C56A6"/>
    <w:rsid w:val="006C56B5"/>
    <w:rsid w:val="006C5B1E"/>
    <w:rsid w:val="006C5B29"/>
    <w:rsid w:val="006C5D7E"/>
    <w:rsid w:val="006C6272"/>
    <w:rsid w:val="006D0666"/>
    <w:rsid w:val="006D074C"/>
    <w:rsid w:val="006D0E7E"/>
    <w:rsid w:val="006D1F06"/>
    <w:rsid w:val="006D2132"/>
    <w:rsid w:val="006D24A6"/>
    <w:rsid w:val="006D3E5C"/>
    <w:rsid w:val="006D4D5A"/>
    <w:rsid w:val="006D638F"/>
    <w:rsid w:val="006D6AA3"/>
    <w:rsid w:val="006D7251"/>
    <w:rsid w:val="006D7420"/>
    <w:rsid w:val="006D7C01"/>
    <w:rsid w:val="006D7C37"/>
    <w:rsid w:val="006E04C5"/>
    <w:rsid w:val="006E0B4F"/>
    <w:rsid w:val="006E1AEF"/>
    <w:rsid w:val="006E1D42"/>
    <w:rsid w:val="006E247E"/>
    <w:rsid w:val="006E339D"/>
    <w:rsid w:val="006E3DAE"/>
    <w:rsid w:val="006E4559"/>
    <w:rsid w:val="006E4AEB"/>
    <w:rsid w:val="006E4C2B"/>
    <w:rsid w:val="006E4D3B"/>
    <w:rsid w:val="006E598B"/>
    <w:rsid w:val="006E74C7"/>
    <w:rsid w:val="006E7D0D"/>
    <w:rsid w:val="006E7F73"/>
    <w:rsid w:val="006E7FA7"/>
    <w:rsid w:val="006F0A0B"/>
    <w:rsid w:val="006F26AD"/>
    <w:rsid w:val="006F2774"/>
    <w:rsid w:val="006F2874"/>
    <w:rsid w:val="006F321D"/>
    <w:rsid w:val="006F3606"/>
    <w:rsid w:val="006F4120"/>
    <w:rsid w:val="006F6222"/>
    <w:rsid w:val="006F6715"/>
    <w:rsid w:val="006F6BD2"/>
    <w:rsid w:val="006F6FC7"/>
    <w:rsid w:val="006F7DE4"/>
    <w:rsid w:val="006F7F62"/>
    <w:rsid w:val="007001E7"/>
    <w:rsid w:val="007009E1"/>
    <w:rsid w:val="00702088"/>
    <w:rsid w:val="0070237D"/>
    <w:rsid w:val="00702883"/>
    <w:rsid w:val="00702F32"/>
    <w:rsid w:val="007030D3"/>
    <w:rsid w:val="0070328D"/>
    <w:rsid w:val="00703A75"/>
    <w:rsid w:val="007043F7"/>
    <w:rsid w:val="007044AB"/>
    <w:rsid w:val="007045BC"/>
    <w:rsid w:val="00704B07"/>
    <w:rsid w:val="00704D47"/>
    <w:rsid w:val="00705390"/>
    <w:rsid w:val="007059E0"/>
    <w:rsid w:val="007062CB"/>
    <w:rsid w:val="00707FA4"/>
    <w:rsid w:val="00710C29"/>
    <w:rsid w:val="00710EBB"/>
    <w:rsid w:val="00710F48"/>
    <w:rsid w:val="00711076"/>
    <w:rsid w:val="007117BC"/>
    <w:rsid w:val="00712B58"/>
    <w:rsid w:val="00713070"/>
    <w:rsid w:val="0071358F"/>
    <w:rsid w:val="0071386A"/>
    <w:rsid w:val="0071454A"/>
    <w:rsid w:val="0071492D"/>
    <w:rsid w:val="00715542"/>
    <w:rsid w:val="00715A00"/>
    <w:rsid w:val="00715D4A"/>
    <w:rsid w:val="007168F9"/>
    <w:rsid w:val="00716C35"/>
    <w:rsid w:val="00716C45"/>
    <w:rsid w:val="00716D62"/>
    <w:rsid w:val="00716E62"/>
    <w:rsid w:val="00717923"/>
    <w:rsid w:val="007216BE"/>
    <w:rsid w:val="007222FD"/>
    <w:rsid w:val="007226A5"/>
    <w:rsid w:val="00722C88"/>
    <w:rsid w:val="007233B0"/>
    <w:rsid w:val="0072367B"/>
    <w:rsid w:val="00723C71"/>
    <w:rsid w:val="007243E0"/>
    <w:rsid w:val="007248C0"/>
    <w:rsid w:val="00724D93"/>
    <w:rsid w:val="00724F6A"/>
    <w:rsid w:val="007251A9"/>
    <w:rsid w:val="00725E99"/>
    <w:rsid w:val="00725EC0"/>
    <w:rsid w:val="007266D6"/>
    <w:rsid w:val="00730396"/>
    <w:rsid w:val="007303A2"/>
    <w:rsid w:val="00730D63"/>
    <w:rsid w:val="0073149F"/>
    <w:rsid w:val="00731EBD"/>
    <w:rsid w:val="007320B9"/>
    <w:rsid w:val="007331D0"/>
    <w:rsid w:val="0073340C"/>
    <w:rsid w:val="00733CF7"/>
    <w:rsid w:val="007344D0"/>
    <w:rsid w:val="00734C91"/>
    <w:rsid w:val="00734F7D"/>
    <w:rsid w:val="00735B4B"/>
    <w:rsid w:val="00735C8A"/>
    <w:rsid w:val="0073615A"/>
    <w:rsid w:val="00736E24"/>
    <w:rsid w:val="00736E3A"/>
    <w:rsid w:val="00737125"/>
    <w:rsid w:val="007400F5"/>
    <w:rsid w:val="00740D63"/>
    <w:rsid w:val="007418FC"/>
    <w:rsid w:val="00742114"/>
    <w:rsid w:val="007425CE"/>
    <w:rsid w:val="007434ED"/>
    <w:rsid w:val="0074401B"/>
    <w:rsid w:val="007446BD"/>
    <w:rsid w:val="00745385"/>
    <w:rsid w:val="00745F37"/>
    <w:rsid w:val="00746AFB"/>
    <w:rsid w:val="00746C0A"/>
    <w:rsid w:val="007472BA"/>
    <w:rsid w:val="0074730E"/>
    <w:rsid w:val="007473A8"/>
    <w:rsid w:val="0074786B"/>
    <w:rsid w:val="00747E07"/>
    <w:rsid w:val="00750D89"/>
    <w:rsid w:val="007518D8"/>
    <w:rsid w:val="007518FF"/>
    <w:rsid w:val="00751F62"/>
    <w:rsid w:val="007521E7"/>
    <w:rsid w:val="00752697"/>
    <w:rsid w:val="007533A2"/>
    <w:rsid w:val="00753585"/>
    <w:rsid w:val="00753B53"/>
    <w:rsid w:val="007546B5"/>
    <w:rsid w:val="007547C1"/>
    <w:rsid w:val="00754A92"/>
    <w:rsid w:val="00754CE6"/>
    <w:rsid w:val="00755441"/>
    <w:rsid w:val="007558BA"/>
    <w:rsid w:val="007571D6"/>
    <w:rsid w:val="007576F8"/>
    <w:rsid w:val="007577E4"/>
    <w:rsid w:val="00757B34"/>
    <w:rsid w:val="00760776"/>
    <w:rsid w:val="00761CC2"/>
    <w:rsid w:val="00762CAC"/>
    <w:rsid w:val="00762D08"/>
    <w:rsid w:val="00763045"/>
    <w:rsid w:val="00763C80"/>
    <w:rsid w:val="0076415D"/>
    <w:rsid w:val="00764476"/>
    <w:rsid w:val="0076459A"/>
    <w:rsid w:val="007650B3"/>
    <w:rsid w:val="00766174"/>
    <w:rsid w:val="0076654B"/>
    <w:rsid w:val="00767454"/>
    <w:rsid w:val="0076771C"/>
    <w:rsid w:val="00767B53"/>
    <w:rsid w:val="00767FBC"/>
    <w:rsid w:val="007719AA"/>
    <w:rsid w:val="007724D4"/>
    <w:rsid w:val="007725CC"/>
    <w:rsid w:val="0077318D"/>
    <w:rsid w:val="00773531"/>
    <w:rsid w:val="00773AE6"/>
    <w:rsid w:val="00773B3D"/>
    <w:rsid w:val="007744E2"/>
    <w:rsid w:val="00774847"/>
    <w:rsid w:val="007760C5"/>
    <w:rsid w:val="00776209"/>
    <w:rsid w:val="00776A06"/>
    <w:rsid w:val="00777166"/>
    <w:rsid w:val="007774BA"/>
    <w:rsid w:val="00777695"/>
    <w:rsid w:val="007815B5"/>
    <w:rsid w:val="00781933"/>
    <w:rsid w:val="00782374"/>
    <w:rsid w:val="00782DC5"/>
    <w:rsid w:val="00783199"/>
    <w:rsid w:val="0078335A"/>
    <w:rsid w:val="00783636"/>
    <w:rsid w:val="0078364F"/>
    <w:rsid w:val="00783B05"/>
    <w:rsid w:val="007842ED"/>
    <w:rsid w:val="00784560"/>
    <w:rsid w:val="00784D61"/>
    <w:rsid w:val="00785899"/>
    <w:rsid w:val="007860E6"/>
    <w:rsid w:val="007870E8"/>
    <w:rsid w:val="007874D0"/>
    <w:rsid w:val="007901E3"/>
    <w:rsid w:val="00791021"/>
    <w:rsid w:val="00791A3C"/>
    <w:rsid w:val="0079200A"/>
    <w:rsid w:val="00792473"/>
    <w:rsid w:val="007924E7"/>
    <w:rsid w:val="00792759"/>
    <w:rsid w:val="007928A5"/>
    <w:rsid w:val="007931F4"/>
    <w:rsid w:val="00793476"/>
    <w:rsid w:val="00793574"/>
    <w:rsid w:val="007946F6"/>
    <w:rsid w:val="00795499"/>
    <w:rsid w:val="00795EC8"/>
    <w:rsid w:val="00797728"/>
    <w:rsid w:val="00797BEA"/>
    <w:rsid w:val="007A0258"/>
    <w:rsid w:val="007A0802"/>
    <w:rsid w:val="007A0F5B"/>
    <w:rsid w:val="007A1370"/>
    <w:rsid w:val="007A15C5"/>
    <w:rsid w:val="007A26FD"/>
    <w:rsid w:val="007A346B"/>
    <w:rsid w:val="007A3D76"/>
    <w:rsid w:val="007A3D87"/>
    <w:rsid w:val="007A40A5"/>
    <w:rsid w:val="007A48AD"/>
    <w:rsid w:val="007A4EF3"/>
    <w:rsid w:val="007A521B"/>
    <w:rsid w:val="007A71A7"/>
    <w:rsid w:val="007A7F4F"/>
    <w:rsid w:val="007B0A2C"/>
    <w:rsid w:val="007B0C4A"/>
    <w:rsid w:val="007B17E3"/>
    <w:rsid w:val="007B1B77"/>
    <w:rsid w:val="007B216C"/>
    <w:rsid w:val="007B2740"/>
    <w:rsid w:val="007B27AA"/>
    <w:rsid w:val="007B36C9"/>
    <w:rsid w:val="007B458D"/>
    <w:rsid w:val="007B530E"/>
    <w:rsid w:val="007B5976"/>
    <w:rsid w:val="007B63A7"/>
    <w:rsid w:val="007B662B"/>
    <w:rsid w:val="007B66D1"/>
    <w:rsid w:val="007B6DD9"/>
    <w:rsid w:val="007B733B"/>
    <w:rsid w:val="007B7B67"/>
    <w:rsid w:val="007C0385"/>
    <w:rsid w:val="007C08A6"/>
    <w:rsid w:val="007C09E1"/>
    <w:rsid w:val="007C1661"/>
    <w:rsid w:val="007C1EF1"/>
    <w:rsid w:val="007C2C88"/>
    <w:rsid w:val="007C2E79"/>
    <w:rsid w:val="007C3002"/>
    <w:rsid w:val="007C3460"/>
    <w:rsid w:val="007C39A4"/>
    <w:rsid w:val="007C39B1"/>
    <w:rsid w:val="007C4F4E"/>
    <w:rsid w:val="007C4FE3"/>
    <w:rsid w:val="007C595C"/>
    <w:rsid w:val="007C6143"/>
    <w:rsid w:val="007C7A5F"/>
    <w:rsid w:val="007D1119"/>
    <w:rsid w:val="007D1A99"/>
    <w:rsid w:val="007D2461"/>
    <w:rsid w:val="007D25BA"/>
    <w:rsid w:val="007D29A2"/>
    <w:rsid w:val="007D3566"/>
    <w:rsid w:val="007D3A1D"/>
    <w:rsid w:val="007D3D2E"/>
    <w:rsid w:val="007D4976"/>
    <w:rsid w:val="007D4E7E"/>
    <w:rsid w:val="007D5A6B"/>
    <w:rsid w:val="007D5B77"/>
    <w:rsid w:val="007D66E3"/>
    <w:rsid w:val="007D6938"/>
    <w:rsid w:val="007D70D0"/>
    <w:rsid w:val="007D7375"/>
    <w:rsid w:val="007D7717"/>
    <w:rsid w:val="007E007C"/>
    <w:rsid w:val="007E044F"/>
    <w:rsid w:val="007E0B56"/>
    <w:rsid w:val="007E0F2D"/>
    <w:rsid w:val="007E12DD"/>
    <w:rsid w:val="007E19C7"/>
    <w:rsid w:val="007E1E42"/>
    <w:rsid w:val="007E2E85"/>
    <w:rsid w:val="007E2F05"/>
    <w:rsid w:val="007E33A5"/>
    <w:rsid w:val="007E3488"/>
    <w:rsid w:val="007E3BBE"/>
    <w:rsid w:val="007E41FF"/>
    <w:rsid w:val="007E4334"/>
    <w:rsid w:val="007E451D"/>
    <w:rsid w:val="007E4A7E"/>
    <w:rsid w:val="007E6031"/>
    <w:rsid w:val="007E673E"/>
    <w:rsid w:val="007E6EE1"/>
    <w:rsid w:val="007E6F27"/>
    <w:rsid w:val="007E7790"/>
    <w:rsid w:val="007E77A6"/>
    <w:rsid w:val="007E7CD4"/>
    <w:rsid w:val="007F0ACE"/>
    <w:rsid w:val="007F11F9"/>
    <w:rsid w:val="007F1DBD"/>
    <w:rsid w:val="007F2783"/>
    <w:rsid w:val="007F3DEA"/>
    <w:rsid w:val="007F4D06"/>
    <w:rsid w:val="007F528C"/>
    <w:rsid w:val="007F5C6C"/>
    <w:rsid w:val="007F5DA3"/>
    <w:rsid w:val="007F6215"/>
    <w:rsid w:val="007F6548"/>
    <w:rsid w:val="007F6D80"/>
    <w:rsid w:val="007F6FFF"/>
    <w:rsid w:val="007F7689"/>
    <w:rsid w:val="007F7D86"/>
    <w:rsid w:val="008012AB"/>
    <w:rsid w:val="00801B1C"/>
    <w:rsid w:val="00801C9A"/>
    <w:rsid w:val="00803045"/>
    <w:rsid w:val="008053C2"/>
    <w:rsid w:val="0080641F"/>
    <w:rsid w:val="008064BE"/>
    <w:rsid w:val="00806996"/>
    <w:rsid w:val="00806E92"/>
    <w:rsid w:val="00807705"/>
    <w:rsid w:val="0081077E"/>
    <w:rsid w:val="00810851"/>
    <w:rsid w:val="00810ABF"/>
    <w:rsid w:val="00810D71"/>
    <w:rsid w:val="00811189"/>
    <w:rsid w:val="008112AF"/>
    <w:rsid w:val="008115AB"/>
    <w:rsid w:val="0081201B"/>
    <w:rsid w:val="00812EE6"/>
    <w:rsid w:val="00812F56"/>
    <w:rsid w:val="00813ED5"/>
    <w:rsid w:val="00814501"/>
    <w:rsid w:val="00814E07"/>
    <w:rsid w:val="00815AA2"/>
    <w:rsid w:val="00815C55"/>
    <w:rsid w:val="00817513"/>
    <w:rsid w:val="00817D2B"/>
    <w:rsid w:val="00820328"/>
    <w:rsid w:val="00820848"/>
    <w:rsid w:val="00821FA6"/>
    <w:rsid w:val="008227A6"/>
    <w:rsid w:val="00822AED"/>
    <w:rsid w:val="008232D9"/>
    <w:rsid w:val="00824401"/>
    <w:rsid w:val="00825CF3"/>
    <w:rsid w:val="00825E49"/>
    <w:rsid w:val="008267D4"/>
    <w:rsid w:val="0082730E"/>
    <w:rsid w:val="00827721"/>
    <w:rsid w:val="0083031D"/>
    <w:rsid w:val="00830DE1"/>
    <w:rsid w:val="00831828"/>
    <w:rsid w:val="00831AA1"/>
    <w:rsid w:val="00832342"/>
    <w:rsid w:val="00832844"/>
    <w:rsid w:val="008332A8"/>
    <w:rsid w:val="00833D98"/>
    <w:rsid w:val="008354E4"/>
    <w:rsid w:val="00836366"/>
    <w:rsid w:val="00836EF8"/>
    <w:rsid w:val="008400A1"/>
    <w:rsid w:val="008403D2"/>
    <w:rsid w:val="00842D26"/>
    <w:rsid w:val="00842DBF"/>
    <w:rsid w:val="00842EAD"/>
    <w:rsid w:val="0084303D"/>
    <w:rsid w:val="00843255"/>
    <w:rsid w:val="00844306"/>
    <w:rsid w:val="0084445D"/>
    <w:rsid w:val="0084550D"/>
    <w:rsid w:val="00845BF5"/>
    <w:rsid w:val="00847A7C"/>
    <w:rsid w:val="00847DA8"/>
    <w:rsid w:val="00847FFD"/>
    <w:rsid w:val="00851BA0"/>
    <w:rsid w:val="00851E83"/>
    <w:rsid w:val="00852A86"/>
    <w:rsid w:val="0085309C"/>
    <w:rsid w:val="00854021"/>
    <w:rsid w:val="00854D88"/>
    <w:rsid w:val="00855122"/>
    <w:rsid w:val="00855DC3"/>
    <w:rsid w:val="00856271"/>
    <w:rsid w:val="00856E75"/>
    <w:rsid w:val="008575D3"/>
    <w:rsid w:val="00857E53"/>
    <w:rsid w:val="0086015B"/>
    <w:rsid w:val="00860512"/>
    <w:rsid w:val="00860522"/>
    <w:rsid w:val="00860580"/>
    <w:rsid w:val="008606B9"/>
    <w:rsid w:val="00860907"/>
    <w:rsid w:val="00860A71"/>
    <w:rsid w:val="00861C4E"/>
    <w:rsid w:val="00861DE1"/>
    <w:rsid w:val="00861E2D"/>
    <w:rsid w:val="008626A7"/>
    <w:rsid w:val="008629BF"/>
    <w:rsid w:val="00863B63"/>
    <w:rsid w:val="00863EAE"/>
    <w:rsid w:val="00864CF6"/>
    <w:rsid w:val="00865C33"/>
    <w:rsid w:val="00866097"/>
    <w:rsid w:val="0086696C"/>
    <w:rsid w:val="00866C8F"/>
    <w:rsid w:val="0087000F"/>
    <w:rsid w:val="008702F9"/>
    <w:rsid w:val="00871D07"/>
    <w:rsid w:val="00871D0B"/>
    <w:rsid w:val="00871DB6"/>
    <w:rsid w:val="00871E6A"/>
    <w:rsid w:val="008723C3"/>
    <w:rsid w:val="008728FF"/>
    <w:rsid w:val="00872EFF"/>
    <w:rsid w:val="008735F6"/>
    <w:rsid w:val="00873ED8"/>
    <w:rsid w:val="00874542"/>
    <w:rsid w:val="00874661"/>
    <w:rsid w:val="00874677"/>
    <w:rsid w:val="00874BAF"/>
    <w:rsid w:val="00874EE2"/>
    <w:rsid w:val="008758E5"/>
    <w:rsid w:val="00875F49"/>
    <w:rsid w:val="008779CE"/>
    <w:rsid w:val="00880B36"/>
    <w:rsid w:val="008815A8"/>
    <w:rsid w:val="00883319"/>
    <w:rsid w:val="008833B0"/>
    <w:rsid w:val="00883A97"/>
    <w:rsid w:val="008848CE"/>
    <w:rsid w:val="00885797"/>
    <w:rsid w:val="00885BF8"/>
    <w:rsid w:val="00886049"/>
    <w:rsid w:val="00887BE1"/>
    <w:rsid w:val="00887F51"/>
    <w:rsid w:val="00890CCF"/>
    <w:rsid w:val="00890DF8"/>
    <w:rsid w:val="00891979"/>
    <w:rsid w:val="008919A3"/>
    <w:rsid w:val="00891D65"/>
    <w:rsid w:val="00893048"/>
    <w:rsid w:val="00893546"/>
    <w:rsid w:val="00893E67"/>
    <w:rsid w:val="008944C1"/>
    <w:rsid w:val="00894A5E"/>
    <w:rsid w:val="00894AA6"/>
    <w:rsid w:val="00895A5E"/>
    <w:rsid w:val="008962F0"/>
    <w:rsid w:val="008964D8"/>
    <w:rsid w:val="00896E12"/>
    <w:rsid w:val="00897306"/>
    <w:rsid w:val="00897566"/>
    <w:rsid w:val="008A0DFE"/>
    <w:rsid w:val="008A1506"/>
    <w:rsid w:val="008A15A7"/>
    <w:rsid w:val="008A1664"/>
    <w:rsid w:val="008A4D39"/>
    <w:rsid w:val="008A5076"/>
    <w:rsid w:val="008A5309"/>
    <w:rsid w:val="008A5859"/>
    <w:rsid w:val="008A5B44"/>
    <w:rsid w:val="008A5F4F"/>
    <w:rsid w:val="008A69C3"/>
    <w:rsid w:val="008A70AD"/>
    <w:rsid w:val="008A718F"/>
    <w:rsid w:val="008A7D6E"/>
    <w:rsid w:val="008B00CB"/>
    <w:rsid w:val="008B0E2D"/>
    <w:rsid w:val="008B0FB7"/>
    <w:rsid w:val="008B1365"/>
    <w:rsid w:val="008B1986"/>
    <w:rsid w:val="008B1C7A"/>
    <w:rsid w:val="008B1C9D"/>
    <w:rsid w:val="008B240B"/>
    <w:rsid w:val="008B2C8B"/>
    <w:rsid w:val="008B30AE"/>
    <w:rsid w:val="008B3AC1"/>
    <w:rsid w:val="008B3B42"/>
    <w:rsid w:val="008B4554"/>
    <w:rsid w:val="008B4C8A"/>
    <w:rsid w:val="008B4DA6"/>
    <w:rsid w:val="008B57F1"/>
    <w:rsid w:val="008B61F5"/>
    <w:rsid w:val="008B7817"/>
    <w:rsid w:val="008B78FE"/>
    <w:rsid w:val="008B7996"/>
    <w:rsid w:val="008B7A2E"/>
    <w:rsid w:val="008B7AC2"/>
    <w:rsid w:val="008C1727"/>
    <w:rsid w:val="008C17CA"/>
    <w:rsid w:val="008C19B6"/>
    <w:rsid w:val="008C1C04"/>
    <w:rsid w:val="008C222E"/>
    <w:rsid w:val="008C253F"/>
    <w:rsid w:val="008C2660"/>
    <w:rsid w:val="008C26D8"/>
    <w:rsid w:val="008C3337"/>
    <w:rsid w:val="008C365E"/>
    <w:rsid w:val="008C40DB"/>
    <w:rsid w:val="008C4169"/>
    <w:rsid w:val="008C55E8"/>
    <w:rsid w:val="008C5FE0"/>
    <w:rsid w:val="008C72E2"/>
    <w:rsid w:val="008D08B9"/>
    <w:rsid w:val="008D096A"/>
    <w:rsid w:val="008D0B42"/>
    <w:rsid w:val="008D0F68"/>
    <w:rsid w:val="008D13F9"/>
    <w:rsid w:val="008D2B03"/>
    <w:rsid w:val="008D34ED"/>
    <w:rsid w:val="008D40FF"/>
    <w:rsid w:val="008D4603"/>
    <w:rsid w:val="008D6429"/>
    <w:rsid w:val="008D690D"/>
    <w:rsid w:val="008D6A3F"/>
    <w:rsid w:val="008D6BE1"/>
    <w:rsid w:val="008D6DAF"/>
    <w:rsid w:val="008E0149"/>
    <w:rsid w:val="008E03AB"/>
    <w:rsid w:val="008E056D"/>
    <w:rsid w:val="008E1075"/>
    <w:rsid w:val="008E1C56"/>
    <w:rsid w:val="008E1D37"/>
    <w:rsid w:val="008E2AE2"/>
    <w:rsid w:val="008E2C36"/>
    <w:rsid w:val="008E3148"/>
    <w:rsid w:val="008E315E"/>
    <w:rsid w:val="008E3265"/>
    <w:rsid w:val="008E3546"/>
    <w:rsid w:val="008E363E"/>
    <w:rsid w:val="008E3AC9"/>
    <w:rsid w:val="008E3B19"/>
    <w:rsid w:val="008E42F1"/>
    <w:rsid w:val="008E4915"/>
    <w:rsid w:val="008E6095"/>
    <w:rsid w:val="008E6941"/>
    <w:rsid w:val="008E6F7E"/>
    <w:rsid w:val="008F04A3"/>
    <w:rsid w:val="008F09BD"/>
    <w:rsid w:val="008F0C73"/>
    <w:rsid w:val="008F0ED9"/>
    <w:rsid w:val="008F0EE2"/>
    <w:rsid w:val="008F0FDD"/>
    <w:rsid w:val="008F11F8"/>
    <w:rsid w:val="008F186F"/>
    <w:rsid w:val="008F1FB5"/>
    <w:rsid w:val="008F252B"/>
    <w:rsid w:val="008F2BF9"/>
    <w:rsid w:val="008F2BFF"/>
    <w:rsid w:val="008F2CD4"/>
    <w:rsid w:val="008F2F43"/>
    <w:rsid w:val="008F387D"/>
    <w:rsid w:val="008F390A"/>
    <w:rsid w:val="008F4477"/>
    <w:rsid w:val="008F50C0"/>
    <w:rsid w:val="008F54CB"/>
    <w:rsid w:val="008F6BF6"/>
    <w:rsid w:val="008F6DAE"/>
    <w:rsid w:val="008F6E3B"/>
    <w:rsid w:val="00900340"/>
    <w:rsid w:val="00900AD8"/>
    <w:rsid w:val="00901254"/>
    <w:rsid w:val="0090134E"/>
    <w:rsid w:val="00901468"/>
    <w:rsid w:val="0090222D"/>
    <w:rsid w:val="009025BF"/>
    <w:rsid w:val="00902C33"/>
    <w:rsid w:val="00902D88"/>
    <w:rsid w:val="0090340E"/>
    <w:rsid w:val="00903DB7"/>
    <w:rsid w:val="00904D63"/>
    <w:rsid w:val="00904DE1"/>
    <w:rsid w:val="00905ABA"/>
    <w:rsid w:val="009060C8"/>
    <w:rsid w:val="009072A5"/>
    <w:rsid w:val="00907436"/>
    <w:rsid w:val="0091057D"/>
    <w:rsid w:val="00910686"/>
    <w:rsid w:val="009112EC"/>
    <w:rsid w:val="0091349D"/>
    <w:rsid w:val="0091390F"/>
    <w:rsid w:val="00913ACF"/>
    <w:rsid w:val="0091410A"/>
    <w:rsid w:val="009144B6"/>
    <w:rsid w:val="00915223"/>
    <w:rsid w:val="00915375"/>
    <w:rsid w:val="0091547B"/>
    <w:rsid w:val="00915F81"/>
    <w:rsid w:val="00916132"/>
    <w:rsid w:val="009164F5"/>
    <w:rsid w:val="00916F88"/>
    <w:rsid w:val="00917062"/>
    <w:rsid w:val="009178E0"/>
    <w:rsid w:val="00917BC5"/>
    <w:rsid w:val="00920430"/>
    <w:rsid w:val="00920929"/>
    <w:rsid w:val="00920B12"/>
    <w:rsid w:val="00921810"/>
    <w:rsid w:val="00921996"/>
    <w:rsid w:val="00921C92"/>
    <w:rsid w:val="00922599"/>
    <w:rsid w:val="00923D17"/>
    <w:rsid w:val="00924113"/>
    <w:rsid w:val="00924C25"/>
    <w:rsid w:val="009252E0"/>
    <w:rsid w:val="0092554C"/>
    <w:rsid w:val="00925920"/>
    <w:rsid w:val="00925940"/>
    <w:rsid w:val="009261BC"/>
    <w:rsid w:val="0092625C"/>
    <w:rsid w:val="009279C1"/>
    <w:rsid w:val="00927A8A"/>
    <w:rsid w:val="00927EF6"/>
    <w:rsid w:val="00927F47"/>
    <w:rsid w:val="009305E6"/>
    <w:rsid w:val="00930674"/>
    <w:rsid w:val="00930683"/>
    <w:rsid w:val="00930FF8"/>
    <w:rsid w:val="009310C6"/>
    <w:rsid w:val="009315FA"/>
    <w:rsid w:val="00931A31"/>
    <w:rsid w:val="00932355"/>
    <w:rsid w:val="00933257"/>
    <w:rsid w:val="00933476"/>
    <w:rsid w:val="009344FF"/>
    <w:rsid w:val="00934856"/>
    <w:rsid w:val="009348E9"/>
    <w:rsid w:val="0093571B"/>
    <w:rsid w:val="00935F48"/>
    <w:rsid w:val="009361AD"/>
    <w:rsid w:val="0093641D"/>
    <w:rsid w:val="009367E3"/>
    <w:rsid w:val="00936BB9"/>
    <w:rsid w:val="00936E44"/>
    <w:rsid w:val="00937811"/>
    <w:rsid w:val="0093782E"/>
    <w:rsid w:val="00937E2D"/>
    <w:rsid w:val="00937E56"/>
    <w:rsid w:val="00937E7D"/>
    <w:rsid w:val="009402AC"/>
    <w:rsid w:val="00940413"/>
    <w:rsid w:val="00941405"/>
    <w:rsid w:val="00941B56"/>
    <w:rsid w:val="009421E8"/>
    <w:rsid w:val="009422D6"/>
    <w:rsid w:val="00942873"/>
    <w:rsid w:val="009429CA"/>
    <w:rsid w:val="00943969"/>
    <w:rsid w:val="009439C6"/>
    <w:rsid w:val="0094519F"/>
    <w:rsid w:val="0094583A"/>
    <w:rsid w:val="0094619C"/>
    <w:rsid w:val="009461D4"/>
    <w:rsid w:val="009472A7"/>
    <w:rsid w:val="0094762D"/>
    <w:rsid w:val="00947B3D"/>
    <w:rsid w:val="009500C4"/>
    <w:rsid w:val="00950ADB"/>
    <w:rsid w:val="00950D01"/>
    <w:rsid w:val="00950E13"/>
    <w:rsid w:val="00950E82"/>
    <w:rsid w:val="009514C8"/>
    <w:rsid w:val="00951C21"/>
    <w:rsid w:val="009524FB"/>
    <w:rsid w:val="00952A1C"/>
    <w:rsid w:val="00952D2D"/>
    <w:rsid w:val="00952E1F"/>
    <w:rsid w:val="009539AE"/>
    <w:rsid w:val="00954114"/>
    <w:rsid w:val="00954835"/>
    <w:rsid w:val="00954E5E"/>
    <w:rsid w:val="009552D6"/>
    <w:rsid w:val="00955729"/>
    <w:rsid w:val="00955960"/>
    <w:rsid w:val="00955BA7"/>
    <w:rsid w:val="009573EF"/>
    <w:rsid w:val="009600D3"/>
    <w:rsid w:val="009601DA"/>
    <w:rsid w:val="0096028D"/>
    <w:rsid w:val="0096074C"/>
    <w:rsid w:val="00961461"/>
    <w:rsid w:val="0096189D"/>
    <w:rsid w:val="0096198E"/>
    <w:rsid w:val="009629BA"/>
    <w:rsid w:val="009633CB"/>
    <w:rsid w:val="00963A7C"/>
    <w:rsid w:val="00963D74"/>
    <w:rsid w:val="00963DF9"/>
    <w:rsid w:val="009642DD"/>
    <w:rsid w:val="00964433"/>
    <w:rsid w:val="0096478F"/>
    <w:rsid w:val="00965E13"/>
    <w:rsid w:val="00966CCF"/>
    <w:rsid w:val="00966DCF"/>
    <w:rsid w:val="00967119"/>
    <w:rsid w:val="00967712"/>
    <w:rsid w:val="00967D72"/>
    <w:rsid w:val="00967D89"/>
    <w:rsid w:val="009703F6"/>
    <w:rsid w:val="00971527"/>
    <w:rsid w:val="009721C7"/>
    <w:rsid w:val="009723B2"/>
    <w:rsid w:val="009724A7"/>
    <w:rsid w:val="009725CB"/>
    <w:rsid w:val="00972719"/>
    <w:rsid w:val="00973182"/>
    <w:rsid w:val="00973492"/>
    <w:rsid w:val="00973618"/>
    <w:rsid w:val="00973FCF"/>
    <w:rsid w:val="0097606C"/>
    <w:rsid w:val="009764B6"/>
    <w:rsid w:val="009765BF"/>
    <w:rsid w:val="0097664F"/>
    <w:rsid w:val="00976B55"/>
    <w:rsid w:val="00977325"/>
    <w:rsid w:val="00977874"/>
    <w:rsid w:val="00977EDC"/>
    <w:rsid w:val="00977F6D"/>
    <w:rsid w:val="00980A47"/>
    <w:rsid w:val="0098152B"/>
    <w:rsid w:val="00982202"/>
    <w:rsid w:val="00982769"/>
    <w:rsid w:val="00983B98"/>
    <w:rsid w:val="00984700"/>
    <w:rsid w:val="00984E5A"/>
    <w:rsid w:val="00986DBC"/>
    <w:rsid w:val="00986F51"/>
    <w:rsid w:val="009876EC"/>
    <w:rsid w:val="009900C2"/>
    <w:rsid w:val="00990166"/>
    <w:rsid w:val="009903C8"/>
    <w:rsid w:val="00990D87"/>
    <w:rsid w:val="009911B5"/>
    <w:rsid w:val="00991286"/>
    <w:rsid w:val="00991954"/>
    <w:rsid w:val="00991FD3"/>
    <w:rsid w:val="00992014"/>
    <w:rsid w:val="009925DD"/>
    <w:rsid w:val="00992D3E"/>
    <w:rsid w:val="00993A75"/>
    <w:rsid w:val="00993E76"/>
    <w:rsid w:val="009951E6"/>
    <w:rsid w:val="00995243"/>
    <w:rsid w:val="0099539F"/>
    <w:rsid w:val="009955A8"/>
    <w:rsid w:val="00996F5A"/>
    <w:rsid w:val="009975CC"/>
    <w:rsid w:val="009A037A"/>
    <w:rsid w:val="009A11EF"/>
    <w:rsid w:val="009A1231"/>
    <w:rsid w:val="009A1567"/>
    <w:rsid w:val="009A1E52"/>
    <w:rsid w:val="009A2180"/>
    <w:rsid w:val="009A21F1"/>
    <w:rsid w:val="009A27A4"/>
    <w:rsid w:val="009A2E1F"/>
    <w:rsid w:val="009A2FCC"/>
    <w:rsid w:val="009A4849"/>
    <w:rsid w:val="009A4D42"/>
    <w:rsid w:val="009A5200"/>
    <w:rsid w:val="009A5256"/>
    <w:rsid w:val="009A5EBE"/>
    <w:rsid w:val="009A6B4D"/>
    <w:rsid w:val="009A7B78"/>
    <w:rsid w:val="009B00A5"/>
    <w:rsid w:val="009B020E"/>
    <w:rsid w:val="009B0367"/>
    <w:rsid w:val="009B0D2C"/>
    <w:rsid w:val="009B1012"/>
    <w:rsid w:val="009B11BE"/>
    <w:rsid w:val="009B1FFD"/>
    <w:rsid w:val="009B30A3"/>
    <w:rsid w:val="009B36D0"/>
    <w:rsid w:val="009B3730"/>
    <w:rsid w:val="009B4071"/>
    <w:rsid w:val="009B427F"/>
    <w:rsid w:val="009B4E49"/>
    <w:rsid w:val="009B522D"/>
    <w:rsid w:val="009B5284"/>
    <w:rsid w:val="009B5AB4"/>
    <w:rsid w:val="009B7BC8"/>
    <w:rsid w:val="009B7F38"/>
    <w:rsid w:val="009C0051"/>
    <w:rsid w:val="009C019D"/>
    <w:rsid w:val="009C05C7"/>
    <w:rsid w:val="009C07D1"/>
    <w:rsid w:val="009C0BE0"/>
    <w:rsid w:val="009C0CCC"/>
    <w:rsid w:val="009C1CD9"/>
    <w:rsid w:val="009C1DF1"/>
    <w:rsid w:val="009C2209"/>
    <w:rsid w:val="009C237B"/>
    <w:rsid w:val="009C2A35"/>
    <w:rsid w:val="009C2BE3"/>
    <w:rsid w:val="009C34C8"/>
    <w:rsid w:val="009C3E12"/>
    <w:rsid w:val="009C492B"/>
    <w:rsid w:val="009C4A27"/>
    <w:rsid w:val="009C4D5C"/>
    <w:rsid w:val="009C4FF7"/>
    <w:rsid w:val="009C5BA8"/>
    <w:rsid w:val="009C6C7B"/>
    <w:rsid w:val="009C72FD"/>
    <w:rsid w:val="009C733F"/>
    <w:rsid w:val="009C74CD"/>
    <w:rsid w:val="009C74D4"/>
    <w:rsid w:val="009D07A2"/>
    <w:rsid w:val="009D139D"/>
    <w:rsid w:val="009D1436"/>
    <w:rsid w:val="009D1743"/>
    <w:rsid w:val="009D1A42"/>
    <w:rsid w:val="009D2E9E"/>
    <w:rsid w:val="009D3168"/>
    <w:rsid w:val="009D36B3"/>
    <w:rsid w:val="009D380C"/>
    <w:rsid w:val="009D3957"/>
    <w:rsid w:val="009D3B4F"/>
    <w:rsid w:val="009D3DAF"/>
    <w:rsid w:val="009D42CF"/>
    <w:rsid w:val="009D4646"/>
    <w:rsid w:val="009D479D"/>
    <w:rsid w:val="009D4AD6"/>
    <w:rsid w:val="009D4B36"/>
    <w:rsid w:val="009D4C43"/>
    <w:rsid w:val="009D4F52"/>
    <w:rsid w:val="009D5DFA"/>
    <w:rsid w:val="009D5E08"/>
    <w:rsid w:val="009D6315"/>
    <w:rsid w:val="009D6AF5"/>
    <w:rsid w:val="009D735D"/>
    <w:rsid w:val="009D7EEC"/>
    <w:rsid w:val="009E07CF"/>
    <w:rsid w:val="009E16D9"/>
    <w:rsid w:val="009E1ECF"/>
    <w:rsid w:val="009E1F34"/>
    <w:rsid w:val="009E2008"/>
    <w:rsid w:val="009E20A3"/>
    <w:rsid w:val="009E25F8"/>
    <w:rsid w:val="009E37EF"/>
    <w:rsid w:val="009E3B75"/>
    <w:rsid w:val="009E46F5"/>
    <w:rsid w:val="009E4BC8"/>
    <w:rsid w:val="009E4F08"/>
    <w:rsid w:val="009E5273"/>
    <w:rsid w:val="009E5502"/>
    <w:rsid w:val="009E5788"/>
    <w:rsid w:val="009E59B8"/>
    <w:rsid w:val="009E59F9"/>
    <w:rsid w:val="009E5AEA"/>
    <w:rsid w:val="009E65A2"/>
    <w:rsid w:val="009E660F"/>
    <w:rsid w:val="009E6828"/>
    <w:rsid w:val="009E685B"/>
    <w:rsid w:val="009E6D29"/>
    <w:rsid w:val="009E6F5E"/>
    <w:rsid w:val="009E702A"/>
    <w:rsid w:val="009E72F9"/>
    <w:rsid w:val="009E7770"/>
    <w:rsid w:val="009E7AE2"/>
    <w:rsid w:val="009F03E8"/>
    <w:rsid w:val="009F08DF"/>
    <w:rsid w:val="009F128A"/>
    <w:rsid w:val="009F1931"/>
    <w:rsid w:val="009F220E"/>
    <w:rsid w:val="009F2D34"/>
    <w:rsid w:val="009F2EDA"/>
    <w:rsid w:val="009F2F50"/>
    <w:rsid w:val="009F3692"/>
    <w:rsid w:val="009F3A0C"/>
    <w:rsid w:val="009F3B50"/>
    <w:rsid w:val="009F3BE5"/>
    <w:rsid w:val="009F406E"/>
    <w:rsid w:val="009F4506"/>
    <w:rsid w:val="009F4624"/>
    <w:rsid w:val="009F4647"/>
    <w:rsid w:val="009F4D09"/>
    <w:rsid w:val="009F542B"/>
    <w:rsid w:val="009F5C21"/>
    <w:rsid w:val="009F647E"/>
    <w:rsid w:val="009F697E"/>
    <w:rsid w:val="009F72D4"/>
    <w:rsid w:val="009F7A60"/>
    <w:rsid w:val="00A000D8"/>
    <w:rsid w:val="00A00618"/>
    <w:rsid w:val="00A01029"/>
    <w:rsid w:val="00A01446"/>
    <w:rsid w:val="00A02C95"/>
    <w:rsid w:val="00A04804"/>
    <w:rsid w:val="00A0514C"/>
    <w:rsid w:val="00A053CD"/>
    <w:rsid w:val="00A055C5"/>
    <w:rsid w:val="00A06303"/>
    <w:rsid w:val="00A0674B"/>
    <w:rsid w:val="00A06CE6"/>
    <w:rsid w:val="00A072FF"/>
    <w:rsid w:val="00A10E50"/>
    <w:rsid w:val="00A10FA0"/>
    <w:rsid w:val="00A11077"/>
    <w:rsid w:val="00A110B5"/>
    <w:rsid w:val="00A11DF4"/>
    <w:rsid w:val="00A1294A"/>
    <w:rsid w:val="00A12DAA"/>
    <w:rsid w:val="00A13261"/>
    <w:rsid w:val="00A133BA"/>
    <w:rsid w:val="00A1356B"/>
    <w:rsid w:val="00A13D6E"/>
    <w:rsid w:val="00A14B49"/>
    <w:rsid w:val="00A14C51"/>
    <w:rsid w:val="00A157C7"/>
    <w:rsid w:val="00A1632E"/>
    <w:rsid w:val="00A16747"/>
    <w:rsid w:val="00A17359"/>
    <w:rsid w:val="00A17555"/>
    <w:rsid w:val="00A178CB"/>
    <w:rsid w:val="00A20582"/>
    <w:rsid w:val="00A20E05"/>
    <w:rsid w:val="00A21AE8"/>
    <w:rsid w:val="00A21CE6"/>
    <w:rsid w:val="00A232AC"/>
    <w:rsid w:val="00A23CC6"/>
    <w:rsid w:val="00A23D5A"/>
    <w:rsid w:val="00A23EA6"/>
    <w:rsid w:val="00A24384"/>
    <w:rsid w:val="00A246B7"/>
    <w:rsid w:val="00A25240"/>
    <w:rsid w:val="00A25503"/>
    <w:rsid w:val="00A25A7B"/>
    <w:rsid w:val="00A25E00"/>
    <w:rsid w:val="00A26E26"/>
    <w:rsid w:val="00A27668"/>
    <w:rsid w:val="00A27ECA"/>
    <w:rsid w:val="00A30C03"/>
    <w:rsid w:val="00A316CF"/>
    <w:rsid w:val="00A31A78"/>
    <w:rsid w:val="00A31C0E"/>
    <w:rsid w:val="00A3278C"/>
    <w:rsid w:val="00A32952"/>
    <w:rsid w:val="00A33D91"/>
    <w:rsid w:val="00A34BB4"/>
    <w:rsid w:val="00A35202"/>
    <w:rsid w:val="00A35406"/>
    <w:rsid w:val="00A362BC"/>
    <w:rsid w:val="00A3655D"/>
    <w:rsid w:val="00A41076"/>
    <w:rsid w:val="00A4151C"/>
    <w:rsid w:val="00A41912"/>
    <w:rsid w:val="00A41EF9"/>
    <w:rsid w:val="00A41F16"/>
    <w:rsid w:val="00A42449"/>
    <w:rsid w:val="00A433AA"/>
    <w:rsid w:val="00A44AF4"/>
    <w:rsid w:val="00A45025"/>
    <w:rsid w:val="00A456BE"/>
    <w:rsid w:val="00A45730"/>
    <w:rsid w:val="00A46088"/>
    <w:rsid w:val="00A460D2"/>
    <w:rsid w:val="00A46247"/>
    <w:rsid w:val="00A46865"/>
    <w:rsid w:val="00A46948"/>
    <w:rsid w:val="00A46D9E"/>
    <w:rsid w:val="00A46E4D"/>
    <w:rsid w:val="00A46F1B"/>
    <w:rsid w:val="00A47061"/>
    <w:rsid w:val="00A476C4"/>
    <w:rsid w:val="00A47AD5"/>
    <w:rsid w:val="00A47DE0"/>
    <w:rsid w:val="00A505DF"/>
    <w:rsid w:val="00A51226"/>
    <w:rsid w:val="00A51A47"/>
    <w:rsid w:val="00A5288F"/>
    <w:rsid w:val="00A52897"/>
    <w:rsid w:val="00A5354A"/>
    <w:rsid w:val="00A537D5"/>
    <w:rsid w:val="00A53826"/>
    <w:rsid w:val="00A54A4D"/>
    <w:rsid w:val="00A54B9B"/>
    <w:rsid w:val="00A55071"/>
    <w:rsid w:val="00A55395"/>
    <w:rsid w:val="00A55D66"/>
    <w:rsid w:val="00A56B00"/>
    <w:rsid w:val="00A60065"/>
    <w:rsid w:val="00A60080"/>
    <w:rsid w:val="00A6043D"/>
    <w:rsid w:val="00A60AAD"/>
    <w:rsid w:val="00A60CBA"/>
    <w:rsid w:val="00A6130C"/>
    <w:rsid w:val="00A61603"/>
    <w:rsid w:val="00A6262C"/>
    <w:rsid w:val="00A62657"/>
    <w:rsid w:val="00A631CE"/>
    <w:rsid w:val="00A631EB"/>
    <w:rsid w:val="00A636E2"/>
    <w:rsid w:val="00A6389D"/>
    <w:rsid w:val="00A63CD5"/>
    <w:rsid w:val="00A644A7"/>
    <w:rsid w:val="00A6511E"/>
    <w:rsid w:val="00A65B9A"/>
    <w:rsid w:val="00A65E26"/>
    <w:rsid w:val="00A662D1"/>
    <w:rsid w:val="00A67225"/>
    <w:rsid w:val="00A6744A"/>
    <w:rsid w:val="00A67A86"/>
    <w:rsid w:val="00A70108"/>
    <w:rsid w:val="00A7093A"/>
    <w:rsid w:val="00A710F9"/>
    <w:rsid w:val="00A717C7"/>
    <w:rsid w:val="00A71C5B"/>
    <w:rsid w:val="00A71E10"/>
    <w:rsid w:val="00A72253"/>
    <w:rsid w:val="00A7240F"/>
    <w:rsid w:val="00A7248B"/>
    <w:rsid w:val="00A72CBE"/>
    <w:rsid w:val="00A72E56"/>
    <w:rsid w:val="00A72EBD"/>
    <w:rsid w:val="00A730C9"/>
    <w:rsid w:val="00A73113"/>
    <w:rsid w:val="00A7343A"/>
    <w:rsid w:val="00A7378D"/>
    <w:rsid w:val="00A73D17"/>
    <w:rsid w:val="00A73E6E"/>
    <w:rsid w:val="00A7400F"/>
    <w:rsid w:val="00A74216"/>
    <w:rsid w:val="00A747D2"/>
    <w:rsid w:val="00A74B6D"/>
    <w:rsid w:val="00A75570"/>
    <w:rsid w:val="00A758BE"/>
    <w:rsid w:val="00A75A93"/>
    <w:rsid w:val="00A75BC2"/>
    <w:rsid w:val="00A764EE"/>
    <w:rsid w:val="00A77905"/>
    <w:rsid w:val="00A802BE"/>
    <w:rsid w:val="00A80638"/>
    <w:rsid w:val="00A807F3"/>
    <w:rsid w:val="00A80807"/>
    <w:rsid w:val="00A80D34"/>
    <w:rsid w:val="00A80F74"/>
    <w:rsid w:val="00A80F99"/>
    <w:rsid w:val="00A818BC"/>
    <w:rsid w:val="00A81A69"/>
    <w:rsid w:val="00A82735"/>
    <w:rsid w:val="00A82AD0"/>
    <w:rsid w:val="00A83523"/>
    <w:rsid w:val="00A84183"/>
    <w:rsid w:val="00A84E1A"/>
    <w:rsid w:val="00A84EE7"/>
    <w:rsid w:val="00A8504E"/>
    <w:rsid w:val="00A8662F"/>
    <w:rsid w:val="00A866A2"/>
    <w:rsid w:val="00A86B9B"/>
    <w:rsid w:val="00A86CC8"/>
    <w:rsid w:val="00A87881"/>
    <w:rsid w:val="00A9115E"/>
    <w:rsid w:val="00A91A2E"/>
    <w:rsid w:val="00A92383"/>
    <w:rsid w:val="00A93154"/>
    <w:rsid w:val="00A944EB"/>
    <w:rsid w:val="00A94BA8"/>
    <w:rsid w:val="00A94FF1"/>
    <w:rsid w:val="00A9538F"/>
    <w:rsid w:val="00A96D40"/>
    <w:rsid w:val="00A970D4"/>
    <w:rsid w:val="00A97698"/>
    <w:rsid w:val="00A97A67"/>
    <w:rsid w:val="00A97B4E"/>
    <w:rsid w:val="00AA03DD"/>
    <w:rsid w:val="00AA05F8"/>
    <w:rsid w:val="00AA3728"/>
    <w:rsid w:val="00AA3935"/>
    <w:rsid w:val="00AA3CA1"/>
    <w:rsid w:val="00AA40D1"/>
    <w:rsid w:val="00AA4336"/>
    <w:rsid w:val="00AA4468"/>
    <w:rsid w:val="00AA4C99"/>
    <w:rsid w:val="00AA50A0"/>
    <w:rsid w:val="00AA513A"/>
    <w:rsid w:val="00AA6AF2"/>
    <w:rsid w:val="00AA7601"/>
    <w:rsid w:val="00AA79A6"/>
    <w:rsid w:val="00AA7F39"/>
    <w:rsid w:val="00AB0FF5"/>
    <w:rsid w:val="00AB147B"/>
    <w:rsid w:val="00AB162F"/>
    <w:rsid w:val="00AB1ED6"/>
    <w:rsid w:val="00AB2BAB"/>
    <w:rsid w:val="00AB2CB7"/>
    <w:rsid w:val="00AB320D"/>
    <w:rsid w:val="00AB32B8"/>
    <w:rsid w:val="00AB3CF7"/>
    <w:rsid w:val="00AB445A"/>
    <w:rsid w:val="00AB47F8"/>
    <w:rsid w:val="00AB4AA1"/>
    <w:rsid w:val="00AB4CFB"/>
    <w:rsid w:val="00AB4E1F"/>
    <w:rsid w:val="00AB56C5"/>
    <w:rsid w:val="00AB5A7F"/>
    <w:rsid w:val="00AB5B37"/>
    <w:rsid w:val="00AB5BE9"/>
    <w:rsid w:val="00AB64B7"/>
    <w:rsid w:val="00AB6D6A"/>
    <w:rsid w:val="00AB6FB6"/>
    <w:rsid w:val="00AC031B"/>
    <w:rsid w:val="00AC0A47"/>
    <w:rsid w:val="00AC0AF1"/>
    <w:rsid w:val="00AC0F2C"/>
    <w:rsid w:val="00AC102C"/>
    <w:rsid w:val="00AC18ED"/>
    <w:rsid w:val="00AC1E77"/>
    <w:rsid w:val="00AC2034"/>
    <w:rsid w:val="00AC247D"/>
    <w:rsid w:val="00AC2743"/>
    <w:rsid w:val="00AC2993"/>
    <w:rsid w:val="00AC36D3"/>
    <w:rsid w:val="00AC3C8D"/>
    <w:rsid w:val="00AC404A"/>
    <w:rsid w:val="00AC4373"/>
    <w:rsid w:val="00AC44AA"/>
    <w:rsid w:val="00AC4EEA"/>
    <w:rsid w:val="00AC5020"/>
    <w:rsid w:val="00AC52EA"/>
    <w:rsid w:val="00AC55A3"/>
    <w:rsid w:val="00AC5B3E"/>
    <w:rsid w:val="00AC7BD4"/>
    <w:rsid w:val="00AC7C75"/>
    <w:rsid w:val="00AC7D65"/>
    <w:rsid w:val="00AD0544"/>
    <w:rsid w:val="00AD0E57"/>
    <w:rsid w:val="00AD1B10"/>
    <w:rsid w:val="00AD2152"/>
    <w:rsid w:val="00AD240F"/>
    <w:rsid w:val="00AD323F"/>
    <w:rsid w:val="00AD3685"/>
    <w:rsid w:val="00AD3CCA"/>
    <w:rsid w:val="00AD3EE8"/>
    <w:rsid w:val="00AD458D"/>
    <w:rsid w:val="00AD48FF"/>
    <w:rsid w:val="00AD503F"/>
    <w:rsid w:val="00AD530B"/>
    <w:rsid w:val="00AD57DA"/>
    <w:rsid w:val="00AD5C48"/>
    <w:rsid w:val="00AD6220"/>
    <w:rsid w:val="00AD6D47"/>
    <w:rsid w:val="00AD7006"/>
    <w:rsid w:val="00AD72DC"/>
    <w:rsid w:val="00AE00F8"/>
    <w:rsid w:val="00AE08D1"/>
    <w:rsid w:val="00AE0B0B"/>
    <w:rsid w:val="00AE1A69"/>
    <w:rsid w:val="00AE1A84"/>
    <w:rsid w:val="00AE2681"/>
    <w:rsid w:val="00AE3DFA"/>
    <w:rsid w:val="00AE42A5"/>
    <w:rsid w:val="00AE51E5"/>
    <w:rsid w:val="00AE5A6C"/>
    <w:rsid w:val="00AE5BB5"/>
    <w:rsid w:val="00AE5F72"/>
    <w:rsid w:val="00AE6767"/>
    <w:rsid w:val="00AE6A51"/>
    <w:rsid w:val="00AE6CB3"/>
    <w:rsid w:val="00AE706A"/>
    <w:rsid w:val="00AE73B2"/>
    <w:rsid w:val="00AE73E0"/>
    <w:rsid w:val="00AE77A1"/>
    <w:rsid w:val="00AE796D"/>
    <w:rsid w:val="00AE7BCC"/>
    <w:rsid w:val="00AF0927"/>
    <w:rsid w:val="00AF094D"/>
    <w:rsid w:val="00AF0A1B"/>
    <w:rsid w:val="00AF1FA9"/>
    <w:rsid w:val="00AF315C"/>
    <w:rsid w:val="00AF3165"/>
    <w:rsid w:val="00AF4EF3"/>
    <w:rsid w:val="00AF5481"/>
    <w:rsid w:val="00AF6136"/>
    <w:rsid w:val="00AF6196"/>
    <w:rsid w:val="00AF6790"/>
    <w:rsid w:val="00AF6CB7"/>
    <w:rsid w:val="00AF745B"/>
    <w:rsid w:val="00AF7B6F"/>
    <w:rsid w:val="00AF7D3A"/>
    <w:rsid w:val="00AF7EF6"/>
    <w:rsid w:val="00B02748"/>
    <w:rsid w:val="00B02C8A"/>
    <w:rsid w:val="00B03083"/>
    <w:rsid w:val="00B03532"/>
    <w:rsid w:val="00B03EFC"/>
    <w:rsid w:val="00B04538"/>
    <w:rsid w:val="00B05008"/>
    <w:rsid w:val="00B05111"/>
    <w:rsid w:val="00B0522C"/>
    <w:rsid w:val="00B053C1"/>
    <w:rsid w:val="00B05767"/>
    <w:rsid w:val="00B06227"/>
    <w:rsid w:val="00B06FA8"/>
    <w:rsid w:val="00B071F4"/>
    <w:rsid w:val="00B07587"/>
    <w:rsid w:val="00B10211"/>
    <w:rsid w:val="00B10329"/>
    <w:rsid w:val="00B10480"/>
    <w:rsid w:val="00B107BB"/>
    <w:rsid w:val="00B107DE"/>
    <w:rsid w:val="00B10B55"/>
    <w:rsid w:val="00B1117F"/>
    <w:rsid w:val="00B12309"/>
    <w:rsid w:val="00B12E3F"/>
    <w:rsid w:val="00B12F78"/>
    <w:rsid w:val="00B13383"/>
    <w:rsid w:val="00B13D33"/>
    <w:rsid w:val="00B1560F"/>
    <w:rsid w:val="00B1688F"/>
    <w:rsid w:val="00B16C52"/>
    <w:rsid w:val="00B174F0"/>
    <w:rsid w:val="00B178BE"/>
    <w:rsid w:val="00B17D73"/>
    <w:rsid w:val="00B20220"/>
    <w:rsid w:val="00B2044E"/>
    <w:rsid w:val="00B207BE"/>
    <w:rsid w:val="00B20B76"/>
    <w:rsid w:val="00B20C43"/>
    <w:rsid w:val="00B20D57"/>
    <w:rsid w:val="00B214B3"/>
    <w:rsid w:val="00B217F3"/>
    <w:rsid w:val="00B2191B"/>
    <w:rsid w:val="00B21CB1"/>
    <w:rsid w:val="00B21F4A"/>
    <w:rsid w:val="00B2257E"/>
    <w:rsid w:val="00B230C5"/>
    <w:rsid w:val="00B2435E"/>
    <w:rsid w:val="00B24417"/>
    <w:rsid w:val="00B2515D"/>
    <w:rsid w:val="00B251BA"/>
    <w:rsid w:val="00B255F5"/>
    <w:rsid w:val="00B25B66"/>
    <w:rsid w:val="00B25C08"/>
    <w:rsid w:val="00B25CB2"/>
    <w:rsid w:val="00B26E96"/>
    <w:rsid w:val="00B27AC2"/>
    <w:rsid w:val="00B3031A"/>
    <w:rsid w:val="00B31059"/>
    <w:rsid w:val="00B31095"/>
    <w:rsid w:val="00B31564"/>
    <w:rsid w:val="00B317D1"/>
    <w:rsid w:val="00B32749"/>
    <w:rsid w:val="00B327E0"/>
    <w:rsid w:val="00B328E5"/>
    <w:rsid w:val="00B33621"/>
    <w:rsid w:val="00B33A2C"/>
    <w:rsid w:val="00B33E7C"/>
    <w:rsid w:val="00B341D5"/>
    <w:rsid w:val="00B34A3B"/>
    <w:rsid w:val="00B35329"/>
    <w:rsid w:val="00B35BCF"/>
    <w:rsid w:val="00B36368"/>
    <w:rsid w:val="00B36BE4"/>
    <w:rsid w:val="00B36ED1"/>
    <w:rsid w:val="00B37240"/>
    <w:rsid w:val="00B37609"/>
    <w:rsid w:val="00B37E80"/>
    <w:rsid w:val="00B40295"/>
    <w:rsid w:val="00B40AD0"/>
    <w:rsid w:val="00B40FBE"/>
    <w:rsid w:val="00B4173F"/>
    <w:rsid w:val="00B41C7B"/>
    <w:rsid w:val="00B429A1"/>
    <w:rsid w:val="00B42CA6"/>
    <w:rsid w:val="00B43DB7"/>
    <w:rsid w:val="00B44150"/>
    <w:rsid w:val="00B44B74"/>
    <w:rsid w:val="00B450AE"/>
    <w:rsid w:val="00B45A61"/>
    <w:rsid w:val="00B45AE9"/>
    <w:rsid w:val="00B46212"/>
    <w:rsid w:val="00B46C07"/>
    <w:rsid w:val="00B46F44"/>
    <w:rsid w:val="00B46F73"/>
    <w:rsid w:val="00B478F4"/>
    <w:rsid w:val="00B47F37"/>
    <w:rsid w:val="00B50224"/>
    <w:rsid w:val="00B50B63"/>
    <w:rsid w:val="00B50D49"/>
    <w:rsid w:val="00B510D9"/>
    <w:rsid w:val="00B515D1"/>
    <w:rsid w:val="00B519E6"/>
    <w:rsid w:val="00B52561"/>
    <w:rsid w:val="00B52624"/>
    <w:rsid w:val="00B526F4"/>
    <w:rsid w:val="00B52884"/>
    <w:rsid w:val="00B5384D"/>
    <w:rsid w:val="00B5408F"/>
    <w:rsid w:val="00B54DB8"/>
    <w:rsid w:val="00B551D0"/>
    <w:rsid w:val="00B551FB"/>
    <w:rsid w:val="00B55374"/>
    <w:rsid w:val="00B5628D"/>
    <w:rsid w:val="00B56D91"/>
    <w:rsid w:val="00B578AC"/>
    <w:rsid w:val="00B57970"/>
    <w:rsid w:val="00B57ECD"/>
    <w:rsid w:val="00B60229"/>
    <w:rsid w:val="00B607CA"/>
    <w:rsid w:val="00B60F18"/>
    <w:rsid w:val="00B6142B"/>
    <w:rsid w:val="00B6146F"/>
    <w:rsid w:val="00B6188A"/>
    <w:rsid w:val="00B61C07"/>
    <w:rsid w:val="00B62A7A"/>
    <w:rsid w:val="00B631D8"/>
    <w:rsid w:val="00B63C1D"/>
    <w:rsid w:val="00B64174"/>
    <w:rsid w:val="00B6475A"/>
    <w:rsid w:val="00B655DD"/>
    <w:rsid w:val="00B6590A"/>
    <w:rsid w:val="00B65951"/>
    <w:rsid w:val="00B65AFE"/>
    <w:rsid w:val="00B6680C"/>
    <w:rsid w:val="00B66D5E"/>
    <w:rsid w:val="00B66FD8"/>
    <w:rsid w:val="00B67144"/>
    <w:rsid w:val="00B675AB"/>
    <w:rsid w:val="00B707AE"/>
    <w:rsid w:val="00B728A9"/>
    <w:rsid w:val="00B72AA3"/>
    <w:rsid w:val="00B72B77"/>
    <w:rsid w:val="00B73EBA"/>
    <w:rsid w:val="00B7464A"/>
    <w:rsid w:val="00B75226"/>
    <w:rsid w:val="00B75AD4"/>
    <w:rsid w:val="00B75EDF"/>
    <w:rsid w:val="00B763CC"/>
    <w:rsid w:val="00B76605"/>
    <w:rsid w:val="00B766F1"/>
    <w:rsid w:val="00B76B6F"/>
    <w:rsid w:val="00B776E5"/>
    <w:rsid w:val="00B77931"/>
    <w:rsid w:val="00B77FDB"/>
    <w:rsid w:val="00B8048D"/>
    <w:rsid w:val="00B80B14"/>
    <w:rsid w:val="00B80B5E"/>
    <w:rsid w:val="00B81126"/>
    <w:rsid w:val="00B81165"/>
    <w:rsid w:val="00B811C3"/>
    <w:rsid w:val="00B81E32"/>
    <w:rsid w:val="00B82B7E"/>
    <w:rsid w:val="00B82EF0"/>
    <w:rsid w:val="00B83225"/>
    <w:rsid w:val="00B83F26"/>
    <w:rsid w:val="00B840E9"/>
    <w:rsid w:val="00B843B5"/>
    <w:rsid w:val="00B84A72"/>
    <w:rsid w:val="00B84F7B"/>
    <w:rsid w:val="00B85069"/>
    <w:rsid w:val="00B857DE"/>
    <w:rsid w:val="00B85BF1"/>
    <w:rsid w:val="00B85CF6"/>
    <w:rsid w:val="00B86F7E"/>
    <w:rsid w:val="00B87F70"/>
    <w:rsid w:val="00B90454"/>
    <w:rsid w:val="00B909B1"/>
    <w:rsid w:val="00B90E84"/>
    <w:rsid w:val="00B92645"/>
    <w:rsid w:val="00B927A3"/>
    <w:rsid w:val="00B927C9"/>
    <w:rsid w:val="00B92928"/>
    <w:rsid w:val="00B92EF6"/>
    <w:rsid w:val="00B93194"/>
    <w:rsid w:val="00B935FB"/>
    <w:rsid w:val="00B94005"/>
    <w:rsid w:val="00B950DB"/>
    <w:rsid w:val="00B95B99"/>
    <w:rsid w:val="00B960FE"/>
    <w:rsid w:val="00B96263"/>
    <w:rsid w:val="00B96327"/>
    <w:rsid w:val="00B96346"/>
    <w:rsid w:val="00B9663F"/>
    <w:rsid w:val="00B96B6A"/>
    <w:rsid w:val="00B9707F"/>
    <w:rsid w:val="00B97A00"/>
    <w:rsid w:val="00BA0FDC"/>
    <w:rsid w:val="00BA21B1"/>
    <w:rsid w:val="00BA3B41"/>
    <w:rsid w:val="00BA45F6"/>
    <w:rsid w:val="00BA4E34"/>
    <w:rsid w:val="00BA5021"/>
    <w:rsid w:val="00BA5873"/>
    <w:rsid w:val="00BA5DBF"/>
    <w:rsid w:val="00BA5FF7"/>
    <w:rsid w:val="00BA74EB"/>
    <w:rsid w:val="00BA75A8"/>
    <w:rsid w:val="00BB230E"/>
    <w:rsid w:val="00BB3204"/>
    <w:rsid w:val="00BB337B"/>
    <w:rsid w:val="00BB39E0"/>
    <w:rsid w:val="00BB3B40"/>
    <w:rsid w:val="00BB3BD9"/>
    <w:rsid w:val="00BB537A"/>
    <w:rsid w:val="00BB5710"/>
    <w:rsid w:val="00BB5EEB"/>
    <w:rsid w:val="00BB5FA2"/>
    <w:rsid w:val="00BB78A8"/>
    <w:rsid w:val="00BC050B"/>
    <w:rsid w:val="00BC0C7D"/>
    <w:rsid w:val="00BC0F18"/>
    <w:rsid w:val="00BC0F79"/>
    <w:rsid w:val="00BC16C0"/>
    <w:rsid w:val="00BC21AC"/>
    <w:rsid w:val="00BC3E86"/>
    <w:rsid w:val="00BC3FFC"/>
    <w:rsid w:val="00BC40CA"/>
    <w:rsid w:val="00BC41F5"/>
    <w:rsid w:val="00BC4306"/>
    <w:rsid w:val="00BC4BBA"/>
    <w:rsid w:val="00BC5B36"/>
    <w:rsid w:val="00BC6298"/>
    <w:rsid w:val="00BC6664"/>
    <w:rsid w:val="00BC6C5C"/>
    <w:rsid w:val="00BC6F79"/>
    <w:rsid w:val="00BC72F8"/>
    <w:rsid w:val="00BC776B"/>
    <w:rsid w:val="00BC7DBE"/>
    <w:rsid w:val="00BC7E13"/>
    <w:rsid w:val="00BD07C3"/>
    <w:rsid w:val="00BD082B"/>
    <w:rsid w:val="00BD0CA3"/>
    <w:rsid w:val="00BD1E1B"/>
    <w:rsid w:val="00BD20F6"/>
    <w:rsid w:val="00BD2305"/>
    <w:rsid w:val="00BD279C"/>
    <w:rsid w:val="00BD2CDD"/>
    <w:rsid w:val="00BD43C9"/>
    <w:rsid w:val="00BD49A7"/>
    <w:rsid w:val="00BD4EDB"/>
    <w:rsid w:val="00BD5210"/>
    <w:rsid w:val="00BD5257"/>
    <w:rsid w:val="00BD565C"/>
    <w:rsid w:val="00BD5C0A"/>
    <w:rsid w:val="00BD7EB1"/>
    <w:rsid w:val="00BE033E"/>
    <w:rsid w:val="00BE040A"/>
    <w:rsid w:val="00BE111F"/>
    <w:rsid w:val="00BE12D9"/>
    <w:rsid w:val="00BE1583"/>
    <w:rsid w:val="00BE1D54"/>
    <w:rsid w:val="00BE203B"/>
    <w:rsid w:val="00BE233E"/>
    <w:rsid w:val="00BE2495"/>
    <w:rsid w:val="00BE2547"/>
    <w:rsid w:val="00BE38F9"/>
    <w:rsid w:val="00BE3D00"/>
    <w:rsid w:val="00BE66F9"/>
    <w:rsid w:val="00BE6710"/>
    <w:rsid w:val="00BF04A7"/>
    <w:rsid w:val="00BF06DE"/>
    <w:rsid w:val="00BF12A6"/>
    <w:rsid w:val="00BF15B7"/>
    <w:rsid w:val="00BF1631"/>
    <w:rsid w:val="00BF179B"/>
    <w:rsid w:val="00BF1B3C"/>
    <w:rsid w:val="00BF247F"/>
    <w:rsid w:val="00BF2482"/>
    <w:rsid w:val="00BF3500"/>
    <w:rsid w:val="00BF38D4"/>
    <w:rsid w:val="00BF39CD"/>
    <w:rsid w:val="00BF3F2A"/>
    <w:rsid w:val="00BF40F8"/>
    <w:rsid w:val="00BF4E77"/>
    <w:rsid w:val="00BF52DF"/>
    <w:rsid w:val="00BF5367"/>
    <w:rsid w:val="00BF5626"/>
    <w:rsid w:val="00BF5DE3"/>
    <w:rsid w:val="00BF6D9F"/>
    <w:rsid w:val="00BF70C2"/>
    <w:rsid w:val="00BF7158"/>
    <w:rsid w:val="00BF7E58"/>
    <w:rsid w:val="00C0026E"/>
    <w:rsid w:val="00C01B95"/>
    <w:rsid w:val="00C0257C"/>
    <w:rsid w:val="00C02DD4"/>
    <w:rsid w:val="00C0305F"/>
    <w:rsid w:val="00C03111"/>
    <w:rsid w:val="00C03161"/>
    <w:rsid w:val="00C04086"/>
    <w:rsid w:val="00C04147"/>
    <w:rsid w:val="00C049BD"/>
    <w:rsid w:val="00C04A6F"/>
    <w:rsid w:val="00C05CC4"/>
    <w:rsid w:val="00C06034"/>
    <w:rsid w:val="00C06A11"/>
    <w:rsid w:val="00C06BB8"/>
    <w:rsid w:val="00C070BC"/>
    <w:rsid w:val="00C07DFB"/>
    <w:rsid w:val="00C10100"/>
    <w:rsid w:val="00C103E0"/>
    <w:rsid w:val="00C1084D"/>
    <w:rsid w:val="00C11460"/>
    <w:rsid w:val="00C11631"/>
    <w:rsid w:val="00C119ED"/>
    <w:rsid w:val="00C1222A"/>
    <w:rsid w:val="00C12921"/>
    <w:rsid w:val="00C129CE"/>
    <w:rsid w:val="00C1375C"/>
    <w:rsid w:val="00C13D8E"/>
    <w:rsid w:val="00C14289"/>
    <w:rsid w:val="00C14479"/>
    <w:rsid w:val="00C153D4"/>
    <w:rsid w:val="00C153FA"/>
    <w:rsid w:val="00C155CA"/>
    <w:rsid w:val="00C15714"/>
    <w:rsid w:val="00C15890"/>
    <w:rsid w:val="00C1596A"/>
    <w:rsid w:val="00C15B8D"/>
    <w:rsid w:val="00C15C99"/>
    <w:rsid w:val="00C15D4C"/>
    <w:rsid w:val="00C15EB1"/>
    <w:rsid w:val="00C16CD9"/>
    <w:rsid w:val="00C17320"/>
    <w:rsid w:val="00C20959"/>
    <w:rsid w:val="00C21117"/>
    <w:rsid w:val="00C2283D"/>
    <w:rsid w:val="00C262E4"/>
    <w:rsid w:val="00C266A6"/>
    <w:rsid w:val="00C26A88"/>
    <w:rsid w:val="00C26B5E"/>
    <w:rsid w:val="00C30999"/>
    <w:rsid w:val="00C30CBF"/>
    <w:rsid w:val="00C31131"/>
    <w:rsid w:val="00C313F7"/>
    <w:rsid w:val="00C31F03"/>
    <w:rsid w:val="00C322ED"/>
    <w:rsid w:val="00C32D5E"/>
    <w:rsid w:val="00C345F5"/>
    <w:rsid w:val="00C34A6D"/>
    <w:rsid w:val="00C352B1"/>
    <w:rsid w:val="00C35E66"/>
    <w:rsid w:val="00C36503"/>
    <w:rsid w:val="00C36E88"/>
    <w:rsid w:val="00C37743"/>
    <w:rsid w:val="00C40B64"/>
    <w:rsid w:val="00C4195B"/>
    <w:rsid w:val="00C41D49"/>
    <w:rsid w:val="00C4216A"/>
    <w:rsid w:val="00C42865"/>
    <w:rsid w:val="00C43E55"/>
    <w:rsid w:val="00C44137"/>
    <w:rsid w:val="00C4476C"/>
    <w:rsid w:val="00C451B6"/>
    <w:rsid w:val="00C456BF"/>
    <w:rsid w:val="00C47102"/>
    <w:rsid w:val="00C4766E"/>
    <w:rsid w:val="00C50061"/>
    <w:rsid w:val="00C500AB"/>
    <w:rsid w:val="00C50715"/>
    <w:rsid w:val="00C50819"/>
    <w:rsid w:val="00C5114D"/>
    <w:rsid w:val="00C518E5"/>
    <w:rsid w:val="00C51DED"/>
    <w:rsid w:val="00C51E28"/>
    <w:rsid w:val="00C52428"/>
    <w:rsid w:val="00C52A82"/>
    <w:rsid w:val="00C52D7F"/>
    <w:rsid w:val="00C52F35"/>
    <w:rsid w:val="00C530C5"/>
    <w:rsid w:val="00C555C8"/>
    <w:rsid w:val="00C55C1E"/>
    <w:rsid w:val="00C55C7C"/>
    <w:rsid w:val="00C565FF"/>
    <w:rsid w:val="00C56C44"/>
    <w:rsid w:val="00C57759"/>
    <w:rsid w:val="00C57C06"/>
    <w:rsid w:val="00C57D95"/>
    <w:rsid w:val="00C60E9B"/>
    <w:rsid w:val="00C6145A"/>
    <w:rsid w:val="00C61975"/>
    <w:rsid w:val="00C62D2D"/>
    <w:rsid w:val="00C630A8"/>
    <w:rsid w:val="00C641FF"/>
    <w:rsid w:val="00C644D2"/>
    <w:rsid w:val="00C64A42"/>
    <w:rsid w:val="00C65183"/>
    <w:rsid w:val="00C651C2"/>
    <w:rsid w:val="00C65266"/>
    <w:rsid w:val="00C6554C"/>
    <w:rsid w:val="00C66B7C"/>
    <w:rsid w:val="00C66E7E"/>
    <w:rsid w:val="00C67B6F"/>
    <w:rsid w:val="00C7057A"/>
    <w:rsid w:val="00C7138C"/>
    <w:rsid w:val="00C714AC"/>
    <w:rsid w:val="00C71A11"/>
    <w:rsid w:val="00C72EBF"/>
    <w:rsid w:val="00C73473"/>
    <w:rsid w:val="00C7414A"/>
    <w:rsid w:val="00C744F5"/>
    <w:rsid w:val="00C748F5"/>
    <w:rsid w:val="00C74B0D"/>
    <w:rsid w:val="00C74D51"/>
    <w:rsid w:val="00C755A7"/>
    <w:rsid w:val="00C75A32"/>
    <w:rsid w:val="00C75D54"/>
    <w:rsid w:val="00C75EFA"/>
    <w:rsid w:val="00C76800"/>
    <w:rsid w:val="00C76CC4"/>
    <w:rsid w:val="00C77AF4"/>
    <w:rsid w:val="00C77F9D"/>
    <w:rsid w:val="00C81DD3"/>
    <w:rsid w:val="00C822D4"/>
    <w:rsid w:val="00C824F9"/>
    <w:rsid w:val="00C82930"/>
    <w:rsid w:val="00C82CFE"/>
    <w:rsid w:val="00C83CF3"/>
    <w:rsid w:val="00C8528B"/>
    <w:rsid w:val="00C85379"/>
    <w:rsid w:val="00C85540"/>
    <w:rsid w:val="00C85A66"/>
    <w:rsid w:val="00C86083"/>
    <w:rsid w:val="00C867C0"/>
    <w:rsid w:val="00C87D9A"/>
    <w:rsid w:val="00C87E36"/>
    <w:rsid w:val="00C90477"/>
    <w:rsid w:val="00C905F8"/>
    <w:rsid w:val="00C90EB8"/>
    <w:rsid w:val="00C912BD"/>
    <w:rsid w:val="00C91CF0"/>
    <w:rsid w:val="00C91FD0"/>
    <w:rsid w:val="00C9211A"/>
    <w:rsid w:val="00C935EE"/>
    <w:rsid w:val="00C93C0B"/>
    <w:rsid w:val="00C9462A"/>
    <w:rsid w:val="00C958E5"/>
    <w:rsid w:val="00C95B20"/>
    <w:rsid w:val="00C964D0"/>
    <w:rsid w:val="00C967B2"/>
    <w:rsid w:val="00C96AB5"/>
    <w:rsid w:val="00C9717F"/>
    <w:rsid w:val="00C97AF1"/>
    <w:rsid w:val="00C97C4F"/>
    <w:rsid w:val="00CA0CE0"/>
    <w:rsid w:val="00CA1A36"/>
    <w:rsid w:val="00CA1A58"/>
    <w:rsid w:val="00CA1E60"/>
    <w:rsid w:val="00CA23AA"/>
    <w:rsid w:val="00CA3362"/>
    <w:rsid w:val="00CA3378"/>
    <w:rsid w:val="00CA4274"/>
    <w:rsid w:val="00CA4BC9"/>
    <w:rsid w:val="00CA4F48"/>
    <w:rsid w:val="00CA5378"/>
    <w:rsid w:val="00CA5C11"/>
    <w:rsid w:val="00CA6739"/>
    <w:rsid w:val="00CA6B49"/>
    <w:rsid w:val="00CA6EDA"/>
    <w:rsid w:val="00CA6EE2"/>
    <w:rsid w:val="00CA744B"/>
    <w:rsid w:val="00CA7889"/>
    <w:rsid w:val="00CB17C4"/>
    <w:rsid w:val="00CB1BA9"/>
    <w:rsid w:val="00CB1C3E"/>
    <w:rsid w:val="00CB1D8C"/>
    <w:rsid w:val="00CB2205"/>
    <w:rsid w:val="00CB2836"/>
    <w:rsid w:val="00CB2DEE"/>
    <w:rsid w:val="00CB322C"/>
    <w:rsid w:val="00CB3527"/>
    <w:rsid w:val="00CB3E2D"/>
    <w:rsid w:val="00CB43D4"/>
    <w:rsid w:val="00CB4609"/>
    <w:rsid w:val="00CB4983"/>
    <w:rsid w:val="00CB611C"/>
    <w:rsid w:val="00CB6345"/>
    <w:rsid w:val="00CB7339"/>
    <w:rsid w:val="00CB79EB"/>
    <w:rsid w:val="00CC02F1"/>
    <w:rsid w:val="00CC141C"/>
    <w:rsid w:val="00CC16AD"/>
    <w:rsid w:val="00CC1AA8"/>
    <w:rsid w:val="00CC1CCC"/>
    <w:rsid w:val="00CC1D58"/>
    <w:rsid w:val="00CC279F"/>
    <w:rsid w:val="00CC29AE"/>
    <w:rsid w:val="00CC2E7A"/>
    <w:rsid w:val="00CC3B6E"/>
    <w:rsid w:val="00CC4011"/>
    <w:rsid w:val="00CC73F2"/>
    <w:rsid w:val="00CC7A0C"/>
    <w:rsid w:val="00CD0B13"/>
    <w:rsid w:val="00CD0E8B"/>
    <w:rsid w:val="00CD0FE7"/>
    <w:rsid w:val="00CD1040"/>
    <w:rsid w:val="00CD1DCD"/>
    <w:rsid w:val="00CD3114"/>
    <w:rsid w:val="00CD3471"/>
    <w:rsid w:val="00CD4026"/>
    <w:rsid w:val="00CD40C2"/>
    <w:rsid w:val="00CD4BCE"/>
    <w:rsid w:val="00CD6726"/>
    <w:rsid w:val="00CD6CA8"/>
    <w:rsid w:val="00CD6D56"/>
    <w:rsid w:val="00CD6E6E"/>
    <w:rsid w:val="00CD729A"/>
    <w:rsid w:val="00CD799A"/>
    <w:rsid w:val="00CD7C0C"/>
    <w:rsid w:val="00CD7DEF"/>
    <w:rsid w:val="00CE055B"/>
    <w:rsid w:val="00CE080E"/>
    <w:rsid w:val="00CE1CBE"/>
    <w:rsid w:val="00CE2193"/>
    <w:rsid w:val="00CE28D7"/>
    <w:rsid w:val="00CE29FF"/>
    <w:rsid w:val="00CE2B35"/>
    <w:rsid w:val="00CE2C76"/>
    <w:rsid w:val="00CE303F"/>
    <w:rsid w:val="00CE3105"/>
    <w:rsid w:val="00CE3683"/>
    <w:rsid w:val="00CE3948"/>
    <w:rsid w:val="00CE3CC4"/>
    <w:rsid w:val="00CE3E86"/>
    <w:rsid w:val="00CE3F16"/>
    <w:rsid w:val="00CE46BF"/>
    <w:rsid w:val="00CE55C0"/>
    <w:rsid w:val="00CE578E"/>
    <w:rsid w:val="00CE6DD0"/>
    <w:rsid w:val="00CE79A6"/>
    <w:rsid w:val="00CF0121"/>
    <w:rsid w:val="00CF0831"/>
    <w:rsid w:val="00CF0D75"/>
    <w:rsid w:val="00CF1C95"/>
    <w:rsid w:val="00CF1EB5"/>
    <w:rsid w:val="00CF3060"/>
    <w:rsid w:val="00CF3404"/>
    <w:rsid w:val="00CF48EC"/>
    <w:rsid w:val="00CF4CD2"/>
    <w:rsid w:val="00CF50F4"/>
    <w:rsid w:val="00CF77FA"/>
    <w:rsid w:val="00CF7915"/>
    <w:rsid w:val="00D0066A"/>
    <w:rsid w:val="00D006E2"/>
    <w:rsid w:val="00D014E1"/>
    <w:rsid w:val="00D018EE"/>
    <w:rsid w:val="00D01CDC"/>
    <w:rsid w:val="00D0219D"/>
    <w:rsid w:val="00D02242"/>
    <w:rsid w:val="00D02F7D"/>
    <w:rsid w:val="00D0374F"/>
    <w:rsid w:val="00D03D01"/>
    <w:rsid w:val="00D04096"/>
    <w:rsid w:val="00D051C2"/>
    <w:rsid w:val="00D05AAC"/>
    <w:rsid w:val="00D05E9A"/>
    <w:rsid w:val="00D11817"/>
    <w:rsid w:val="00D11AAD"/>
    <w:rsid w:val="00D11F0F"/>
    <w:rsid w:val="00D11FB8"/>
    <w:rsid w:val="00D12103"/>
    <w:rsid w:val="00D12745"/>
    <w:rsid w:val="00D131D0"/>
    <w:rsid w:val="00D13942"/>
    <w:rsid w:val="00D1410F"/>
    <w:rsid w:val="00D14BC5"/>
    <w:rsid w:val="00D14D4F"/>
    <w:rsid w:val="00D1529A"/>
    <w:rsid w:val="00D15B4B"/>
    <w:rsid w:val="00D16B6A"/>
    <w:rsid w:val="00D16CAA"/>
    <w:rsid w:val="00D1731C"/>
    <w:rsid w:val="00D173B5"/>
    <w:rsid w:val="00D17779"/>
    <w:rsid w:val="00D17DAD"/>
    <w:rsid w:val="00D17E63"/>
    <w:rsid w:val="00D17EA8"/>
    <w:rsid w:val="00D208B2"/>
    <w:rsid w:val="00D20FF6"/>
    <w:rsid w:val="00D21336"/>
    <w:rsid w:val="00D21B09"/>
    <w:rsid w:val="00D21CC0"/>
    <w:rsid w:val="00D21E79"/>
    <w:rsid w:val="00D22F15"/>
    <w:rsid w:val="00D232DF"/>
    <w:rsid w:val="00D23674"/>
    <w:rsid w:val="00D23730"/>
    <w:rsid w:val="00D2397B"/>
    <w:rsid w:val="00D23A8C"/>
    <w:rsid w:val="00D2418E"/>
    <w:rsid w:val="00D24601"/>
    <w:rsid w:val="00D2495E"/>
    <w:rsid w:val="00D24966"/>
    <w:rsid w:val="00D24B1C"/>
    <w:rsid w:val="00D24BEE"/>
    <w:rsid w:val="00D26424"/>
    <w:rsid w:val="00D26A0F"/>
    <w:rsid w:val="00D26C1F"/>
    <w:rsid w:val="00D2757E"/>
    <w:rsid w:val="00D305EE"/>
    <w:rsid w:val="00D3137F"/>
    <w:rsid w:val="00D313CA"/>
    <w:rsid w:val="00D31853"/>
    <w:rsid w:val="00D31D6B"/>
    <w:rsid w:val="00D321FD"/>
    <w:rsid w:val="00D3325E"/>
    <w:rsid w:val="00D3340B"/>
    <w:rsid w:val="00D33930"/>
    <w:rsid w:val="00D33CBB"/>
    <w:rsid w:val="00D33D60"/>
    <w:rsid w:val="00D352D2"/>
    <w:rsid w:val="00D353C3"/>
    <w:rsid w:val="00D35C75"/>
    <w:rsid w:val="00D361A2"/>
    <w:rsid w:val="00D3694D"/>
    <w:rsid w:val="00D36BEC"/>
    <w:rsid w:val="00D36FB4"/>
    <w:rsid w:val="00D3741A"/>
    <w:rsid w:val="00D37536"/>
    <w:rsid w:val="00D376DF"/>
    <w:rsid w:val="00D37848"/>
    <w:rsid w:val="00D37DFB"/>
    <w:rsid w:val="00D37E8B"/>
    <w:rsid w:val="00D400E6"/>
    <w:rsid w:val="00D40B9A"/>
    <w:rsid w:val="00D42A6C"/>
    <w:rsid w:val="00D43BD2"/>
    <w:rsid w:val="00D43E3A"/>
    <w:rsid w:val="00D43FF8"/>
    <w:rsid w:val="00D4431D"/>
    <w:rsid w:val="00D45321"/>
    <w:rsid w:val="00D45AF0"/>
    <w:rsid w:val="00D45CF4"/>
    <w:rsid w:val="00D45E80"/>
    <w:rsid w:val="00D468E6"/>
    <w:rsid w:val="00D468F9"/>
    <w:rsid w:val="00D46DB6"/>
    <w:rsid w:val="00D46F14"/>
    <w:rsid w:val="00D47A70"/>
    <w:rsid w:val="00D47DF2"/>
    <w:rsid w:val="00D51F62"/>
    <w:rsid w:val="00D5247B"/>
    <w:rsid w:val="00D52DC6"/>
    <w:rsid w:val="00D52FD0"/>
    <w:rsid w:val="00D53157"/>
    <w:rsid w:val="00D53888"/>
    <w:rsid w:val="00D53B92"/>
    <w:rsid w:val="00D53BE3"/>
    <w:rsid w:val="00D5420D"/>
    <w:rsid w:val="00D542DC"/>
    <w:rsid w:val="00D5446D"/>
    <w:rsid w:val="00D544AF"/>
    <w:rsid w:val="00D547D7"/>
    <w:rsid w:val="00D5588D"/>
    <w:rsid w:val="00D55941"/>
    <w:rsid w:val="00D55ABB"/>
    <w:rsid w:val="00D56741"/>
    <w:rsid w:val="00D56D7A"/>
    <w:rsid w:val="00D5705C"/>
    <w:rsid w:val="00D571AD"/>
    <w:rsid w:val="00D573AA"/>
    <w:rsid w:val="00D600B9"/>
    <w:rsid w:val="00D60543"/>
    <w:rsid w:val="00D60A9B"/>
    <w:rsid w:val="00D60B18"/>
    <w:rsid w:val="00D60B72"/>
    <w:rsid w:val="00D6105A"/>
    <w:rsid w:val="00D6170E"/>
    <w:rsid w:val="00D61BEB"/>
    <w:rsid w:val="00D61D13"/>
    <w:rsid w:val="00D61E15"/>
    <w:rsid w:val="00D625F4"/>
    <w:rsid w:val="00D62E4E"/>
    <w:rsid w:val="00D62EAF"/>
    <w:rsid w:val="00D62F07"/>
    <w:rsid w:val="00D63E06"/>
    <w:rsid w:val="00D64A39"/>
    <w:rsid w:val="00D653D9"/>
    <w:rsid w:val="00D6581F"/>
    <w:rsid w:val="00D66042"/>
    <w:rsid w:val="00D669F5"/>
    <w:rsid w:val="00D67104"/>
    <w:rsid w:val="00D67F2C"/>
    <w:rsid w:val="00D70234"/>
    <w:rsid w:val="00D703C7"/>
    <w:rsid w:val="00D711CA"/>
    <w:rsid w:val="00D712FF"/>
    <w:rsid w:val="00D714A3"/>
    <w:rsid w:val="00D715FE"/>
    <w:rsid w:val="00D7169E"/>
    <w:rsid w:val="00D718D9"/>
    <w:rsid w:val="00D71D87"/>
    <w:rsid w:val="00D721EA"/>
    <w:rsid w:val="00D7248D"/>
    <w:rsid w:val="00D7299E"/>
    <w:rsid w:val="00D73523"/>
    <w:rsid w:val="00D74299"/>
    <w:rsid w:val="00D7455E"/>
    <w:rsid w:val="00D750C4"/>
    <w:rsid w:val="00D75A53"/>
    <w:rsid w:val="00D761AD"/>
    <w:rsid w:val="00D76868"/>
    <w:rsid w:val="00D775F2"/>
    <w:rsid w:val="00D77BA2"/>
    <w:rsid w:val="00D80CD6"/>
    <w:rsid w:val="00D80F2B"/>
    <w:rsid w:val="00D80F5F"/>
    <w:rsid w:val="00D81669"/>
    <w:rsid w:val="00D822EB"/>
    <w:rsid w:val="00D82700"/>
    <w:rsid w:val="00D82711"/>
    <w:rsid w:val="00D836C2"/>
    <w:rsid w:val="00D843DA"/>
    <w:rsid w:val="00D84BF9"/>
    <w:rsid w:val="00D85A95"/>
    <w:rsid w:val="00D85E63"/>
    <w:rsid w:val="00D860EA"/>
    <w:rsid w:val="00D86BC6"/>
    <w:rsid w:val="00D86BF6"/>
    <w:rsid w:val="00D87047"/>
    <w:rsid w:val="00D87670"/>
    <w:rsid w:val="00D8780D"/>
    <w:rsid w:val="00D87A73"/>
    <w:rsid w:val="00D87FA2"/>
    <w:rsid w:val="00D9018C"/>
    <w:rsid w:val="00D90366"/>
    <w:rsid w:val="00D90B31"/>
    <w:rsid w:val="00D91712"/>
    <w:rsid w:val="00D91C93"/>
    <w:rsid w:val="00D9226A"/>
    <w:rsid w:val="00D92B21"/>
    <w:rsid w:val="00D933DE"/>
    <w:rsid w:val="00D93798"/>
    <w:rsid w:val="00D93E3D"/>
    <w:rsid w:val="00D943C3"/>
    <w:rsid w:val="00D94660"/>
    <w:rsid w:val="00D94B85"/>
    <w:rsid w:val="00D955FD"/>
    <w:rsid w:val="00D9707F"/>
    <w:rsid w:val="00D9711B"/>
    <w:rsid w:val="00D9750A"/>
    <w:rsid w:val="00D9769B"/>
    <w:rsid w:val="00DA085E"/>
    <w:rsid w:val="00DA15B0"/>
    <w:rsid w:val="00DA1FE2"/>
    <w:rsid w:val="00DA387F"/>
    <w:rsid w:val="00DA4801"/>
    <w:rsid w:val="00DA4DD8"/>
    <w:rsid w:val="00DA4F22"/>
    <w:rsid w:val="00DA5844"/>
    <w:rsid w:val="00DA64F3"/>
    <w:rsid w:val="00DA665A"/>
    <w:rsid w:val="00DA6689"/>
    <w:rsid w:val="00DA7410"/>
    <w:rsid w:val="00DA7665"/>
    <w:rsid w:val="00DA790D"/>
    <w:rsid w:val="00DA7A1D"/>
    <w:rsid w:val="00DA7C1C"/>
    <w:rsid w:val="00DB0006"/>
    <w:rsid w:val="00DB070C"/>
    <w:rsid w:val="00DB0CF7"/>
    <w:rsid w:val="00DB0DEC"/>
    <w:rsid w:val="00DB1B37"/>
    <w:rsid w:val="00DB1F1B"/>
    <w:rsid w:val="00DB20EF"/>
    <w:rsid w:val="00DB28C5"/>
    <w:rsid w:val="00DB3A4A"/>
    <w:rsid w:val="00DB3B99"/>
    <w:rsid w:val="00DB3F00"/>
    <w:rsid w:val="00DB478C"/>
    <w:rsid w:val="00DB4FA6"/>
    <w:rsid w:val="00DB50F1"/>
    <w:rsid w:val="00DB592E"/>
    <w:rsid w:val="00DB72B8"/>
    <w:rsid w:val="00DB7702"/>
    <w:rsid w:val="00DC0021"/>
    <w:rsid w:val="00DC0412"/>
    <w:rsid w:val="00DC0D10"/>
    <w:rsid w:val="00DC152A"/>
    <w:rsid w:val="00DC1690"/>
    <w:rsid w:val="00DC16E1"/>
    <w:rsid w:val="00DC1754"/>
    <w:rsid w:val="00DC1E06"/>
    <w:rsid w:val="00DC3405"/>
    <w:rsid w:val="00DC34A2"/>
    <w:rsid w:val="00DC48DA"/>
    <w:rsid w:val="00DC4C5F"/>
    <w:rsid w:val="00DC4FD3"/>
    <w:rsid w:val="00DC5D8C"/>
    <w:rsid w:val="00DC5DB6"/>
    <w:rsid w:val="00DC6447"/>
    <w:rsid w:val="00DC64A6"/>
    <w:rsid w:val="00DC6619"/>
    <w:rsid w:val="00DC6E22"/>
    <w:rsid w:val="00DD0837"/>
    <w:rsid w:val="00DD0EA5"/>
    <w:rsid w:val="00DD1084"/>
    <w:rsid w:val="00DD16BA"/>
    <w:rsid w:val="00DD1EE9"/>
    <w:rsid w:val="00DD2B47"/>
    <w:rsid w:val="00DD2CE1"/>
    <w:rsid w:val="00DD319A"/>
    <w:rsid w:val="00DD3C0B"/>
    <w:rsid w:val="00DD4221"/>
    <w:rsid w:val="00DD4C0C"/>
    <w:rsid w:val="00DD5159"/>
    <w:rsid w:val="00DD5C05"/>
    <w:rsid w:val="00DD5FAD"/>
    <w:rsid w:val="00DD6178"/>
    <w:rsid w:val="00DD7229"/>
    <w:rsid w:val="00DD7572"/>
    <w:rsid w:val="00DD7A7A"/>
    <w:rsid w:val="00DD7C98"/>
    <w:rsid w:val="00DE040A"/>
    <w:rsid w:val="00DE18F6"/>
    <w:rsid w:val="00DE1BC9"/>
    <w:rsid w:val="00DE1FA9"/>
    <w:rsid w:val="00DE29C6"/>
    <w:rsid w:val="00DE2C84"/>
    <w:rsid w:val="00DE4A29"/>
    <w:rsid w:val="00DE4F80"/>
    <w:rsid w:val="00DE5A40"/>
    <w:rsid w:val="00DE6AAD"/>
    <w:rsid w:val="00DE7F33"/>
    <w:rsid w:val="00DF0607"/>
    <w:rsid w:val="00DF07A0"/>
    <w:rsid w:val="00DF08F6"/>
    <w:rsid w:val="00DF11DC"/>
    <w:rsid w:val="00DF12C5"/>
    <w:rsid w:val="00DF29A0"/>
    <w:rsid w:val="00DF2E43"/>
    <w:rsid w:val="00DF3269"/>
    <w:rsid w:val="00DF33C6"/>
    <w:rsid w:val="00DF5182"/>
    <w:rsid w:val="00DF53FB"/>
    <w:rsid w:val="00DF5B12"/>
    <w:rsid w:val="00DF5E31"/>
    <w:rsid w:val="00DF5EBB"/>
    <w:rsid w:val="00DF6B6D"/>
    <w:rsid w:val="00DF6B8E"/>
    <w:rsid w:val="00DF6C05"/>
    <w:rsid w:val="00DF7224"/>
    <w:rsid w:val="00DF7F29"/>
    <w:rsid w:val="00E002FF"/>
    <w:rsid w:val="00E0085B"/>
    <w:rsid w:val="00E00870"/>
    <w:rsid w:val="00E0117B"/>
    <w:rsid w:val="00E0379E"/>
    <w:rsid w:val="00E0381D"/>
    <w:rsid w:val="00E03896"/>
    <w:rsid w:val="00E04270"/>
    <w:rsid w:val="00E046DC"/>
    <w:rsid w:val="00E051B8"/>
    <w:rsid w:val="00E05203"/>
    <w:rsid w:val="00E07026"/>
    <w:rsid w:val="00E105C1"/>
    <w:rsid w:val="00E11211"/>
    <w:rsid w:val="00E11284"/>
    <w:rsid w:val="00E112FE"/>
    <w:rsid w:val="00E11E54"/>
    <w:rsid w:val="00E123E8"/>
    <w:rsid w:val="00E129E4"/>
    <w:rsid w:val="00E13569"/>
    <w:rsid w:val="00E13AA8"/>
    <w:rsid w:val="00E13F15"/>
    <w:rsid w:val="00E1470C"/>
    <w:rsid w:val="00E14C01"/>
    <w:rsid w:val="00E159AA"/>
    <w:rsid w:val="00E15A32"/>
    <w:rsid w:val="00E16C6E"/>
    <w:rsid w:val="00E16EDF"/>
    <w:rsid w:val="00E17C01"/>
    <w:rsid w:val="00E17C89"/>
    <w:rsid w:val="00E2005F"/>
    <w:rsid w:val="00E205A8"/>
    <w:rsid w:val="00E21882"/>
    <w:rsid w:val="00E21B7E"/>
    <w:rsid w:val="00E220E0"/>
    <w:rsid w:val="00E22486"/>
    <w:rsid w:val="00E2257E"/>
    <w:rsid w:val="00E22A69"/>
    <w:rsid w:val="00E23610"/>
    <w:rsid w:val="00E2414A"/>
    <w:rsid w:val="00E24AD3"/>
    <w:rsid w:val="00E25854"/>
    <w:rsid w:val="00E259C1"/>
    <w:rsid w:val="00E259D3"/>
    <w:rsid w:val="00E260B8"/>
    <w:rsid w:val="00E26571"/>
    <w:rsid w:val="00E267F9"/>
    <w:rsid w:val="00E276F7"/>
    <w:rsid w:val="00E27AD8"/>
    <w:rsid w:val="00E30216"/>
    <w:rsid w:val="00E3084B"/>
    <w:rsid w:val="00E3095E"/>
    <w:rsid w:val="00E3100C"/>
    <w:rsid w:val="00E31B64"/>
    <w:rsid w:val="00E31E89"/>
    <w:rsid w:val="00E3202E"/>
    <w:rsid w:val="00E327D8"/>
    <w:rsid w:val="00E32950"/>
    <w:rsid w:val="00E32DD3"/>
    <w:rsid w:val="00E33360"/>
    <w:rsid w:val="00E33D59"/>
    <w:rsid w:val="00E3459F"/>
    <w:rsid w:val="00E35250"/>
    <w:rsid w:val="00E35BBC"/>
    <w:rsid w:val="00E35FC7"/>
    <w:rsid w:val="00E36B61"/>
    <w:rsid w:val="00E375A6"/>
    <w:rsid w:val="00E37AAC"/>
    <w:rsid w:val="00E37D4F"/>
    <w:rsid w:val="00E37E52"/>
    <w:rsid w:val="00E40191"/>
    <w:rsid w:val="00E40294"/>
    <w:rsid w:val="00E406D5"/>
    <w:rsid w:val="00E409A6"/>
    <w:rsid w:val="00E41040"/>
    <w:rsid w:val="00E41229"/>
    <w:rsid w:val="00E42B32"/>
    <w:rsid w:val="00E437DF"/>
    <w:rsid w:val="00E4459D"/>
    <w:rsid w:val="00E446DA"/>
    <w:rsid w:val="00E44E9E"/>
    <w:rsid w:val="00E4539E"/>
    <w:rsid w:val="00E4575B"/>
    <w:rsid w:val="00E46711"/>
    <w:rsid w:val="00E46821"/>
    <w:rsid w:val="00E46B28"/>
    <w:rsid w:val="00E46DF3"/>
    <w:rsid w:val="00E4721A"/>
    <w:rsid w:val="00E47318"/>
    <w:rsid w:val="00E47D92"/>
    <w:rsid w:val="00E50165"/>
    <w:rsid w:val="00E51D19"/>
    <w:rsid w:val="00E51E54"/>
    <w:rsid w:val="00E51F82"/>
    <w:rsid w:val="00E52948"/>
    <w:rsid w:val="00E52DDD"/>
    <w:rsid w:val="00E536DA"/>
    <w:rsid w:val="00E53744"/>
    <w:rsid w:val="00E54183"/>
    <w:rsid w:val="00E54223"/>
    <w:rsid w:val="00E543B1"/>
    <w:rsid w:val="00E5537F"/>
    <w:rsid w:val="00E55F0D"/>
    <w:rsid w:val="00E56192"/>
    <w:rsid w:val="00E5751D"/>
    <w:rsid w:val="00E57AE2"/>
    <w:rsid w:val="00E60D7A"/>
    <w:rsid w:val="00E61919"/>
    <w:rsid w:val="00E6205F"/>
    <w:rsid w:val="00E62805"/>
    <w:rsid w:val="00E62A10"/>
    <w:rsid w:val="00E633A9"/>
    <w:rsid w:val="00E63E88"/>
    <w:rsid w:val="00E653B8"/>
    <w:rsid w:val="00E6583E"/>
    <w:rsid w:val="00E65CB5"/>
    <w:rsid w:val="00E662C0"/>
    <w:rsid w:val="00E66F9C"/>
    <w:rsid w:val="00E67BAD"/>
    <w:rsid w:val="00E70FFD"/>
    <w:rsid w:val="00E714D9"/>
    <w:rsid w:val="00E71B9A"/>
    <w:rsid w:val="00E7263F"/>
    <w:rsid w:val="00E72F21"/>
    <w:rsid w:val="00E7339D"/>
    <w:rsid w:val="00E737D1"/>
    <w:rsid w:val="00E73E06"/>
    <w:rsid w:val="00E74BD5"/>
    <w:rsid w:val="00E75062"/>
    <w:rsid w:val="00E75518"/>
    <w:rsid w:val="00E75525"/>
    <w:rsid w:val="00E757B1"/>
    <w:rsid w:val="00E761F2"/>
    <w:rsid w:val="00E7687A"/>
    <w:rsid w:val="00E77780"/>
    <w:rsid w:val="00E77BC1"/>
    <w:rsid w:val="00E80879"/>
    <w:rsid w:val="00E81896"/>
    <w:rsid w:val="00E824C7"/>
    <w:rsid w:val="00E826B6"/>
    <w:rsid w:val="00E826F0"/>
    <w:rsid w:val="00E82DF2"/>
    <w:rsid w:val="00E82FDC"/>
    <w:rsid w:val="00E831BA"/>
    <w:rsid w:val="00E83980"/>
    <w:rsid w:val="00E84187"/>
    <w:rsid w:val="00E844FB"/>
    <w:rsid w:val="00E84750"/>
    <w:rsid w:val="00E848A8"/>
    <w:rsid w:val="00E848E5"/>
    <w:rsid w:val="00E84D6E"/>
    <w:rsid w:val="00E856D4"/>
    <w:rsid w:val="00E8588D"/>
    <w:rsid w:val="00E85B16"/>
    <w:rsid w:val="00E85BB0"/>
    <w:rsid w:val="00E85D10"/>
    <w:rsid w:val="00E85DDB"/>
    <w:rsid w:val="00E85F8C"/>
    <w:rsid w:val="00E86A72"/>
    <w:rsid w:val="00E873D6"/>
    <w:rsid w:val="00E87D25"/>
    <w:rsid w:val="00E87FDB"/>
    <w:rsid w:val="00E9011B"/>
    <w:rsid w:val="00E90F9C"/>
    <w:rsid w:val="00E91ADB"/>
    <w:rsid w:val="00E91C33"/>
    <w:rsid w:val="00E922D4"/>
    <w:rsid w:val="00E924A9"/>
    <w:rsid w:val="00E9282A"/>
    <w:rsid w:val="00E92BFE"/>
    <w:rsid w:val="00E94056"/>
    <w:rsid w:val="00E941F7"/>
    <w:rsid w:val="00E942F1"/>
    <w:rsid w:val="00E94A08"/>
    <w:rsid w:val="00E94CB3"/>
    <w:rsid w:val="00E950F8"/>
    <w:rsid w:val="00E95933"/>
    <w:rsid w:val="00E961C9"/>
    <w:rsid w:val="00E96ED1"/>
    <w:rsid w:val="00E97AE2"/>
    <w:rsid w:val="00EA05A5"/>
    <w:rsid w:val="00EA05D4"/>
    <w:rsid w:val="00EA0979"/>
    <w:rsid w:val="00EA1205"/>
    <w:rsid w:val="00EA156A"/>
    <w:rsid w:val="00EA1AE2"/>
    <w:rsid w:val="00EA26B3"/>
    <w:rsid w:val="00EA32B8"/>
    <w:rsid w:val="00EA4E5A"/>
    <w:rsid w:val="00EA4EEE"/>
    <w:rsid w:val="00EA63C2"/>
    <w:rsid w:val="00EA68F0"/>
    <w:rsid w:val="00EA7DB0"/>
    <w:rsid w:val="00EB00C6"/>
    <w:rsid w:val="00EB013E"/>
    <w:rsid w:val="00EB0555"/>
    <w:rsid w:val="00EB1EB2"/>
    <w:rsid w:val="00EB2B14"/>
    <w:rsid w:val="00EB3272"/>
    <w:rsid w:val="00EB343F"/>
    <w:rsid w:val="00EB3C02"/>
    <w:rsid w:val="00EB5DAB"/>
    <w:rsid w:val="00EB6512"/>
    <w:rsid w:val="00EB6963"/>
    <w:rsid w:val="00EB6C67"/>
    <w:rsid w:val="00EB77C9"/>
    <w:rsid w:val="00EB7B0D"/>
    <w:rsid w:val="00EB7CD1"/>
    <w:rsid w:val="00EB7EE4"/>
    <w:rsid w:val="00EC0073"/>
    <w:rsid w:val="00EC046A"/>
    <w:rsid w:val="00EC0618"/>
    <w:rsid w:val="00EC08D6"/>
    <w:rsid w:val="00EC0A56"/>
    <w:rsid w:val="00EC1176"/>
    <w:rsid w:val="00EC14C4"/>
    <w:rsid w:val="00EC2507"/>
    <w:rsid w:val="00EC2533"/>
    <w:rsid w:val="00EC2C5F"/>
    <w:rsid w:val="00EC2FC4"/>
    <w:rsid w:val="00EC3054"/>
    <w:rsid w:val="00EC3B04"/>
    <w:rsid w:val="00EC3E84"/>
    <w:rsid w:val="00EC4AD0"/>
    <w:rsid w:val="00EC4C80"/>
    <w:rsid w:val="00EC60A9"/>
    <w:rsid w:val="00EC6545"/>
    <w:rsid w:val="00EC7050"/>
    <w:rsid w:val="00EC778D"/>
    <w:rsid w:val="00ED0F86"/>
    <w:rsid w:val="00ED1348"/>
    <w:rsid w:val="00ED185B"/>
    <w:rsid w:val="00ED26CC"/>
    <w:rsid w:val="00ED2A1D"/>
    <w:rsid w:val="00ED2E43"/>
    <w:rsid w:val="00ED41B8"/>
    <w:rsid w:val="00ED47D7"/>
    <w:rsid w:val="00ED4C55"/>
    <w:rsid w:val="00ED4E18"/>
    <w:rsid w:val="00ED5275"/>
    <w:rsid w:val="00ED56C9"/>
    <w:rsid w:val="00ED5985"/>
    <w:rsid w:val="00ED5BC3"/>
    <w:rsid w:val="00ED6075"/>
    <w:rsid w:val="00ED6892"/>
    <w:rsid w:val="00ED69F1"/>
    <w:rsid w:val="00EE0401"/>
    <w:rsid w:val="00EE058D"/>
    <w:rsid w:val="00EE0985"/>
    <w:rsid w:val="00EE0A1D"/>
    <w:rsid w:val="00EE0CEE"/>
    <w:rsid w:val="00EE1377"/>
    <w:rsid w:val="00EE30EB"/>
    <w:rsid w:val="00EE321B"/>
    <w:rsid w:val="00EE33DF"/>
    <w:rsid w:val="00EE36E4"/>
    <w:rsid w:val="00EE3E1E"/>
    <w:rsid w:val="00EE42E2"/>
    <w:rsid w:val="00EE4559"/>
    <w:rsid w:val="00EE4959"/>
    <w:rsid w:val="00EE4C34"/>
    <w:rsid w:val="00EE4DD1"/>
    <w:rsid w:val="00EE5535"/>
    <w:rsid w:val="00EE5B1A"/>
    <w:rsid w:val="00EE5B70"/>
    <w:rsid w:val="00EE5ED0"/>
    <w:rsid w:val="00EE6199"/>
    <w:rsid w:val="00EE7239"/>
    <w:rsid w:val="00EE73B5"/>
    <w:rsid w:val="00EE7792"/>
    <w:rsid w:val="00EE7E84"/>
    <w:rsid w:val="00EF0492"/>
    <w:rsid w:val="00EF0F99"/>
    <w:rsid w:val="00EF13DE"/>
    <w:rsid w:val="00EF1A13"/>
    <w:rsid w:val="00EF1FE2"/>
    <w:rsid w:val="00EF2AAB"/>
    <w:rsid w:val="00EF2F42"/>
    <w:rsid w:val="00EF482A"/>
    <w:rsid w:val="00EF4A3A"/>
    <w:rsid w:val="00EF4B67"/>
    <w:rsid w:val="00EF582D"/>
    <w:rsid w:val="00EF5BE3"/>
    <w:rsid w:val="00EF5BE4"/>
    <w:rsid w:val="00EF65F5"/>
    <w:rsid w:val="00EF6922"/>
    <w:rsid w:val="00EF6D7C"/>
    <w:rsid w:val="00EF6E36"/>
    <w:rsid w:val="00EF71BF"/>
    <w:rsid w:val="00EF71FE"/>
    <w:rsid w:val="00EF75D0"/>
    <w:rsid w:val="00F00A3B"/>
    <w:rsid w:val="00F00B53"/>
    <w:rsid w:val="00F01832"/>
    <w:rsid w:val="00F01EFD"/>
    <w:rsid w:val="00F02A29"/>
    <w:rsid w:val="00F02C43"/>
    <w:rsid w:val="00F02D01"/>
    <w:rsid w:val="00F02D28"/>
    <w:rsid w:val="00F034AD"/>
    <w:rsid w:val="00F03B57"/>
    <w:rsid w:val="00F03F5F"/>
    <w:rsid w:val="00F042A8"/>
    <w:rsid w:val="00F04B32"/>
    <w:rsid w:val="00F04D13"/>
    <w:rsid w:val="00F052F7"/>
    <w:rsid w:val="00F0543B"/>
    <w:rsid w:val="00F05DAB"/>
    <w:rsid w:val="00F060BE"/>
    <w:rsid w:val="00F06D5E"/>
    <w:rsid w:val="00F07813"/>
    <w:rsid w:val="00F07B3C"/>
    <w:rsid w:val="00F07D4F"/>
    <w:rsid w:val="00F102E5"/>
    <w:rsid w:val="00F111A1"/>
    <w:rsid w:val="00F11C3D"/>
    <w:rsid w:val="00F12430"/>
    <w:rsid w:val="00F12A4D"/>
    <w:rsid w:val="00F138BE"/>
    <w:rsid w:val="00F1480D"/>
    <w:rsid w:val="00F14B21"/>
    <w:rsid w:val="00F15225"/>
    <w:rsid w:val="00F153F1"/>
    <w:rsid w:val="00F1547D"/>
    <w:rsid w:val="00F16D9A"/>
    <w:rsid w:val="00F1723B"/>
    <w:rsid w:val="00F1747A"/>
    <w:rsid w:val="00F17CBD"/>
    <w:rsid w:val="00F20231"/>
    <w:rsid w:val="00F20514"/>
    <w:rsid w:val="00F20AF1"/>
    <w:rsid w:val="00F20C75"/>
    <w:rsid w:val="00F20CEE"/>
    <w:rsid w:val="00F2137E"/>
    <w:rsid w:val="00F21E7B"/>
    <w:rsid w:val="00F21FA9"/>
    <w:rsid w:val="00F23166"/>
    <w:rsid w:val="00F2332B"/>
    <w:rsid w:val="00F236E4"/>
    <w:rsid w:val="00F23BFF"/>
    <w:rsid w:val="00F24890"/>
    <w:rsid w:val="00F24B31"/>
    <w:rsid w:val="00F24EA9"/>
    <w:rsid w:val="00F2589A"/>
    <w:rsid w:val="00F258E6"/>
    <w:rsid w:val="00F27167"/>
    <w:rsid w:val="00F2775D"/>
    <w:rsid w:val="00F30882"/>
    <w:rsid w:val="00F31A3F"/>
    <w:rsid w:val="00F32383"/>
    <w:rsid w:val="00F32EC8"/>
    <w:rsid w:val="00F3329E"/>
    <w:rsid w:val="00F33982"/>
    <w:rsid w:val="00F34257"/>
    <w:rsid w:val="00F3431D"/>
    <w:rsid w:val="00F3433F"/>
    <w:rsid w:val="00F35040"/>
    <w:rsid w:val="00F35692"/>
    <w:rsid w:val="00F36153"/>
    <w:rsid w:val="00F36FAB"/>
    <w:rsid w:val="00F36FC6"/>
    <w:rsid w:val="00F37259"/>
    <w:rsid w:val="00F40618"/>
    <w:rsid w:val="00F40936"/>
    <w:rsid w:val="00F41370"/>
    <w:rsid w:val="00F426E6"/>
    <w:rsid w:val="00F43738"/>
    <w:rsid w:val="00F438B2"/>
    <w:rsid w:val="00F43D70"/>
    <w:rsid w:val="00F43F51"/>
    <w:rsid w:val="00F44549"/>
    <w:rsid w:val="00F45023"/>
    <w:rsid w:val="00F45345"/>
    <w:rsid w:val="00F45759"/>
    <w:rsid w:val="00F45AEA"/>
    <w:rsid w:val="00F46B91"/>
    <w:rsid w:val="00F46BE4"/>
    <w:rsid w:val="00F47305"/>
    <w:rsid w:val="00F47C7B"/>
    <w:rsid w:val="00F47CEF"/>
    <w:rsid w:val="00F503C5"/>
    <w:rsid w:val="00F506D4"/>
    <w:rsid w:val="00F50B67"/>
    <w:rsid w:val="00F51FAC"/>
    <w:rsid w:val="00F529E2"/>
    <w:rsid w:val="00F530CF"/>
    <w:rsid w:val="00F532F7"/>
    <w:rsid w:val="00F5481F"/>
    <w:rsid w:val="00F5522D"/>
    <w:rsid w:val="00F563E5"/>
    <w:rsid w:val="00F5703F"/>
    <w:rsid w:val="00F571B2"/>
    <w:rsid w:val="00F5737D"/>
    <w:rsid w:val="00F57F2F"/>
    <w:rsid w:val="00F606A6"/>
    <w:rsid w:val="00F608F2"/>
    <w:rsid w:val="00F60D22"/>
    <w:rsid w:val="00F60EF6"/>
    <w:rsid w:val="00F60FB4"/>
    <w:rsid w:val="00F61289"/>
    <w:rsid w:val="00F61879"/>
    <w:rsid w:val="00F61E7F"/>
    <w:rsid w:val="00F623B3"/>
    <w:rsid w:val="00F62896"/>
    <w:rsid w:val="00F635FA"/>
    <w:rsid w:val="00F63937"/>
    <w:rsid w:val="00F6509D"/>
    <w:rsid w:val="00F65E29"/>
    <w:rsid w:val="00F6684C"/>
    <w:rsid w:val="00F670B7"/>
    <w:rsid w:val="00F6794F"/>
    <w:rsid w:val="00F67F52"/>
    <w:rsid w:val="00F70422"/>
    <w:rsid w:val="00F7177F"/>
    <w:rsid w:val="00F73692"/>
    <w:rsid w:val="00F7408D"/>
    <w:rsid w:val="00F7488C"/>
    <w:rsid w:val="00F749FC"/>
    <w:rsid w:val="00F74B8E"/>
    <w:rsid w:val="00F751E2"/>
    <w:rsid w:val="00F75BBD"/>
    <w:rsid w:val="00F75C90"/>
    <w:rsid w:val="00F75E9C"/>
    <w:rsid w:val="00F776D9"/>
    <w:rsid w:val="00F77F4A"/>
    <w:rsid w:val="00F77F4E"/>
    <w:rsid w:val="00F80FE6"/>
    <w:rsid w:val="00F81AE5"/>
    <w:rsid w:val="00F84338"/>
    <w:rsid w:val="00F843E8"/>
    <w:rsid w:val="00F8483D"/>
    <w:rsid w:val="00F8596C"/>
    <w:rsid w:val="00F863DA"/>
    <w:rsid w:val="00F8670C"/>
    <w:rsid w:val="00F86B7A"/>
    <w:rsid w:val="00F900BA"/>
    <w:rsid w:val="00F901CC"/>
    <w:rsid w:val="00F90D03"/>
    <w:rsid w:val="00F90E4D"/>
    <w:rsid w:val="00F91840"/>
    <w:rsid w:val="00F91AFF"/>
    <w:rsid w:val="00F9207A"/>
    <w:rsid w:val="00F9265D"/>
    <w:rsid w:val="00F9266C"/>
    <w:rsid w:val="00F928D7"/>
    <w:rsid w:val="00F92949"/>
    <w:rsid w:val="00F92A13"/>
    <w:rsid w:val="00F930D8"/>
    <w:rsid w:val="00F934DE"/>
    <w:rsid w:val="00F939D5"/>
    <w:rsid w:val="00F93A52"/>
    <w:rsid w:val="00F94ED9"/>
    <w:rsid w:val="00F958C0"/>
    <w:rsid w:val="00F95B63"/>
    <w:rsid w:val="00F96611"/>
    <w:rsid w:val="00F96A7B"/>
    <w:rsid w:val="00F96D78"/>
    <w:rsid w:val="00F96F83"/>
    <w:rsid w:val="00F979B3"/>
    <w:rsid w:val="00FA02F4"/>
    <w:rsid w:val="00FA0720"/>
    <w:rsid w:val="00FA09C9"/>
    <w:rsid w:val="00FA0DE2"/>
    <w:rsid w:val="00FA1D98"/>
    <w:rsid w:val="00FA2529"/>
    <w:rsid w:val="00FA29C6"/>
    <w:rsid w:val="00FA2D8D"/>
    <w:rsid w:val="00FA34E3"/>
    <w:rsid w:val="00FA498E"/>
    <w:rsid w:val="00FA4B6B"/>
    <w:rsid w:val="00FA50DB"/>
    <w:rsid w:val="00FA573E"/>
    <w:rsid w:val="00FA57D4"/>
    <w:rsid w:val="00FA5979"/>
    <w:rsid w:val="00FA597D"/>
    <w:rsid w:val="00FA7747"/>
    <w:rsid w:val="00FA7CDF"/>
    <w:rsid w:val="00FB0407"/>
    <w:rsid w:val="00FB0D45"/>
    <w:rsid w:val="00FB0D76"/>
    <w:rsid w:val="00FB11DC"/>
    <w:rsid w:val="00FB13E9"/>
    <w:rsid w:val="00FB278B"/>
    <w:rsid w:val="00FB402C"/>
    <w:rsid w:val="00FB4049"/>
    <w:rsid w:val="00FB409A"/>
    <w:rsid w:val="00FB5E47"/>
    <w:rsid w:val="00FB67F5"/>
    <w:rsid w:val="00FB6A5E"/>
    <w:rsid w:val="00FB6A6B"/>
    <w:rsid w:val="00FB6C85"/>
    <w:rsid w:val="00FB78AD"/>
    <w:rsid w:val="00FB7992"/>
    <w:rsid w:val="00FB7ABF"/>
    <w:rsid w:val="00FB7DA6"/>
    <w:rsid w:val="00FB7F36"/>
    <w:rsid w:val="00FC0148"/>
    <w:rsid w:val="00FC1558"/>
    <w:rsid w:val="00FC172B"/>
    <w:rsid w:val="00FC1DA0"/>
    <w:rsid w:val="00FC1E93"/>
    <w:rsid w:val="00FC5D2C"/>
    <w:rsid w:val="00FC6038"/>
    <w:rsid w:val="00FC645D"/>
    <w:rsid w:val="00FC7543"/>
    <w:rsid w:val="00FC768F"/>
    <w:rsid w:val="00FC7BA9"/>
    <w:rsid w:val="00FC7C23"/>
    <w:rsid w:val="00FC7E2A"/>
    <w:rsid w:val="00FC7FA3"/>
    <w:rsid w:val="00FD0CEF"/>
    <w:rsid w:val="00FD0E9A"/>
    <w:rsid w:val="00FD10C1"/>
    <w:rsid w:val="00FD11E7"/>
    <w:rsid w:val="00FD19FA"/>
    <w:rsid w:val="00FD1B4C"/>
    <w:rsid w:val="00FD1FB2"/>
    <w:rsid w:val="00FD2CF5"/>
    <w:rsid w:val="00FD2D54"/>
    <w:rsid w:val="00FD2DF5"/>
    <w:rsid w:val="00FD313B"/>
    <w:rsid w:val="00FD3F72"/>
    <w:rsid w:val="00FD5286"/>
    <w:rsid w:val="00FD6C2D"/>
    <w:rsid w:val="00FD7A10"/>
    <w:rsid w:val="00FE0053"/>
    <w:rsid w:val="00FE02F7"/>
    <w:rsid w:val="00FE04D9"/>
    <w:rsid w:val="00FE0DA2"/>
    <w:rsid w:val="00FE0DEA"/>
    <w:rsid w:val="00FE13BC"/>
    <w:rsid w:val="00FE13F2"/>
    <w:rsid w:val="00FE1D0D"/>
    <w:rsid w:val="00FE1F04"/>
    <w:rsid w:val="00FE2658"/>
    <w:rsid w:val="00FE3590"/>
    <w:rsid w:val="00FE3AAB"/>
    <w:rsid w:val="00FE3ED2"/>
    <w:rsid w:val="00FE4810"/>
    <w:rsid w:val="00FE5092"/>
    <w:rsid w:val="00FE5487"/>
    <w:rsid w:val="00FE5741"/>
    <w:rsid w:val="00FE57D7"/>
    <w:rsid w:val="00FE585E"/>
    <w:rsid w:val="00FE61BD"/>
    <w:rsid w:val="00FE6F1F"/>
    <w:rsid w:val="00FE7985"/>
    <w:rsid w:val="00FF08CD"/>
    <w:rsid w:val="00FF099C"/>
    <w:rsid w:val="00FF16AE"/>
    <w:rsid w:val="00FF176A"/>
    <w:rsid w:val="00FF2D75"/>
    <w:rsid w:val="00FF3924"/>
    <w:rsid w:val="00FF3EBA"/>
    <w:rsid w:val="00FF41FE"/>
    <w:rsid w:val="00FF43DC"/>
    <w:rsid w:val="00FF4D01"/>
    <w:rsid w:val="00FF512D"/>
    <w:rsid w:val="00FF5B94"/>
    <w:rsid w:val="00FF5C95"/>
    <w:rsid w:val="00FF62DA"/>
    <w:rsid w:val="00FF6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0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8F7"/>
  </w:style>
  <w:style w:type="paragraph" w:styleId="Heading1">
    <w:name w:val="heading 1"/>
    <w:basedOn w:val="Normal"/>
    <w:next w:val="Normal"/>
    <w:link w:val="Heading1Char"/>
    <w:uiPriority w:val="9"/>
    <w:qFormat/>
    <w:rsid w:val="006A78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2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047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8F7"/>
    <w:pPr>
      <w:ind w:left="720"/>
      <w:contextualSpacing/>
    </w:pPr>
  </w:style>
  <w:style w:type="character" w:customStyle="1" w:styleId="xbe">
    <w:name w:val="_xbe"/>
    <w:basedOn w:val="DefaultParagraphFont"/>
    <w:rsid w:val="000B18F7"/>
  </w:style>
  <w:style w:type="paragraph" w:styleId="HTMLPreformatted">
    <w:name w:val="HTML Preformatted"/>
    <w:basedOn w:val="Normal"/>
    <w:link w:val="HTMLPreformattedChar"/>
    <w:uiPriority w:val="99"/>
    <w:unhideWhenUsed/>
    <w:rsid w:val="00B66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6FD8"/>
    <w:rPr>
      <w:rFonts w:ascii="Courier New" w:eastAsia="Times New Roman" w:hAnsi="Courier New" w:cs="Courier New"/>
      <w:sz w:val="20"/>
      <w:szCs w:val="20"/>
    </w:rPr>
  </w:style>
  <w:style w:type="paragraph" w:customStyle="1" w:styleId="Default">
    <w:name w:val="Default"/>
    <w:rsid w:val="0064242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AD3EE8"/>
    <w:rPr>
      <w:color w:val="0000FF" w:themeColor="hyperlink"/>
      <w:u w:val="single"/>
    </w:rPr>
  </w:style>
  <w:style w:type="paragraph" w:customStyle="1" w:styleId="Corps">
    <w:name w:val="Corps"/>
    <w:rsid w:val="00AD3EE8"/>
    <w:pPr>
      <w:pBdr>
        <w:top w:val="nil"/>
        <w:left w:val="nil"/>
        <w:bottom w:val="nil"/>
        <w:right w:val="nil"/>
        <w:between w:val="nil"/>
        <w:bar w:val="nil"/>
      </w:pBdr>
    </w:pPr>
    <w:rPr>
      <w:rFonts w:ascii="Calibri" w:eastAsia="Calibri" w:hAnsi="Calibri" w:cs="Calibri"/>
      <w:color w:val="000000"/>
      <w:u w:color="000000"/>
      <w:bdr w:val="nil"/>
      <w:lang w:val="fr-CA" w:eastAsia="fr-CA"/>
    </w:rPr>
  </w:style>
  <w:style w:type="paragraph" w:styleId="CommentText">
    <w:name w:val="annotation text"/>
    <w:basedOn w:val="Normal"/>
    <w:link w:val="CommentTextChar"/>
    <w:uiPriority w:val="99"/>
    <w:unhideWhenUsed/>
    <w:rsid w:val="00AD3EE8"/>
    <w:pPr>
      <w:spacing w:after="160"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rsid w:val="00AD3EE8"/>
    <w:rPr>
      <w:rFonts w:eastAsiaTheme="minorHAnsi"/>
      <w:sz w:val="20"/>
      <w:szCs w:val="20"/>
      <w:lang w:eastAsia="en-US"/>
    </w:rPr>
  </w:style>
  <w:style w:type="paragraph" w:styleId="Header">
    <w:name w:val="header"/>
    <w:basedOn w:val="Normal"/>
    <w:link w:val="HeaderChar"/>
    <w:uiPriority w:val="99"/>
    <w:unhideWhenUsed/>
    <w:rsid w:val="002C5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5C"/>
  </w:style>
  <w:style w:type="paragraph" w:styleId="Footer">
    <w:name w:val="footer"/>
    <w:basedOn w:val="Normal"/>
    <w:link w:val="FooterChar"/>
    <w:uiPriority w:val="99"/>
    <w:unhideWhenUsed/>
    <w:rsid w:val="002C5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5C"/>
  </w:style>
  <w:style w:type="character" w:customStyle="1" w:styleId="st">
    <w:name w:val="st"/>
    <w:basedOn w:val="DefaultParagraphFont"/>
    <w:rsid w:val="00DC4C5F"/>
  </w:style>
  <w:style w:type="character" w:customStyle="1" w:styleId="Heading2Char">
    <w:name w:val="Heading 2 Char"/>
    <w:basedOn w:val="DefaultParagraphFont"/>
    <w:link w:val="Heading2"/>
    <w:uiPriority w:val="9"/>
    <w:rsid w:val="00B2044E"/>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6A78E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B5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BE9"/>
    <w:rPr>
      <w:rFonts w:ascii="Tahoma" w:hAnsi="Tahoma" w:cs="Tahoma"/>
      <w:sz w:val="16"/>
      <w:szCs w:val="16"/>
    </w:rPr>
  </w:style>
  <w:style w:type="character" w:styleId="PlaceholderText">
    <w:name w:val="Placeholder Text"/>
    <w:basedOn w:val="DefaultParagraphFont"/>
    <w:uiPriority w:val="99"/>
    <w:semiHidden/>
    <w:rsid w:val="00083273"/>
    <w:rPr>
      <w:color w:val="808080"/>
    </w:rPr>
  </w:style>
  <w:style w:type="character" w:styleId="HTMLCite">
    <w:name w:val="HTML Cite"/>
    <w:basedOn w:val="DefaultParagraphFont"/>
    <w:uiPriority w:val="99"/>
    <w:semiHidden/>
    <w:unhideWhenUsed/>
    <w:rsid w:val="00967D72"/>
    <w:rPr>
      <w:i/>
      <w:iCs/>
    </w:rPr>
  </w:style>
  <w:style w:type="character" w:customStyle="1" w:styleId="cs1-lock-free">
    <w:name w:val="cs1-lock-free"/>
    <w:basedOn w:val="DefaultParagraphFont"/>
    <w:rsid w:val="00967D72"/>
  </w:style>
  <w:style w:type="character" w:customStyle="1" w:styleId="cs1-format">
    <w:name w:val="cs1-format"/>
    <w:basedOn w:val="DefaultParagraphFont"/>
    <w:rsid w:val="00D712FF"/>
  </w:style>
  <w:style w:type="character" w:styleId="CommentReference">
    <w:name w:val="annotation reference"/>
    <w:basedOn w:val="DefaultParagraphFont"/>
    <w:uiPriority w:val="99"/>
    <w:semiHidden/>
    <w:unhideWhenUsed/>
    <w:rsid w:val="00F900BA"/>
    <w:rPr>
      <w:sz w:val="16"/>
      <w:szCs w:val="16"/>
    </w:rPr>
  </w:style>
  <w:style w:type="paragraph" w:styleId="CommentSubject">
    <w:name w:val="annotation subject"/>
    <w:basedOn w:val="CommentText"/>
    <w:next w:val="CommentText"/>
    <w:link w:val="CommentSubjectChar"/>
    <w:uiPriority w:val="99"/>
    <w:semiHidden/>
    <w:unhideWhenUsed/>
    <w:rsid w:val="00F900BA"/>
    <w:pPr>
      <w:spacing w:after="200"/>
    </w:pPr>
    <w:rPr>
      <w:rFonts w:eastAsiaTheme="minorEastAsia"/>
      <w:b/>
      <w:bCs/>
      <w:lang w:eastAsia="zh-CN"/>
    </w:rPr>
  </w:style>
  <w:style w:type="character" w:customStyle="1" w:styleId="CommentSubjectChar">
    <w:name w:val="Comment Subject Char"/>
    <w:basedOn w:val="CommentTextChar"/>
    <w:link w:val="CommentSubject"/>
    <w:uiPriority w:val="99"/>
    <w:semiHidden/>
    <w:rsid w:val="00F900BA"/>
    <w:rPr>
      <w:rFonts w:eastAsiaTheme="minorHAnsi"/>
      <w:b/>
      <w:bCs/>
      <w:sz w:val="20"/>
      <w:szCs w:val="20"/>
      <w:lang w:eastAsia="en-US"/>
    </w:rPr>
  </w:style>
  <w:style w:type="paragraph" w:styleId="NormalWeb">
    <w:name w:val="Normal (Web)"/>
    <w:basedOn w:val="Normal"/>
    <w:uiPriority w:val="99"/>
    <w:unhideWhenUsed/>
    <w:rsid w:val="0087000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D468E6"/>
    <w:pPr>
      <w:spacing w:line="240" w:lineRule="auto"/>
    </w:pPr>
    <w:rPr>
      <w:i/>
      <w:iCs/>
      <w:color w:val="1F497D" w:themeColor="text2"/>
      <w:sz w:val="18"/>
      <w:szCs w:val="18"/>
    </w:rPr>
  </w:style>
  <w:style w:type="paragraph" w:styleId="Revision">
    <w:name w:val="Revision"/>
    <w:hidden/>
    <w:uiPriority w:val="99"/>
    <w:semiHidden/>
    <w:rsid w:val="004029D2"/>
    <w:pPr>
      <w:spacing w:after="0" w:line="240" w:lineRule="auto"/>
    </w:pPr>
  </w:style>
  <w:style w:type="character" w:customStyle="1" w:styleId="Heading3Char">
    <w:name w:val="Heading 3 Char"/>
    <w:basedOn w:val="DefaultParagraphFont"/>
    <w:link w:val="Heading3"/>
    <w:uiPriority w:val="9"/>
    <w:semiHidden/>
    <w:rsid w:val="00C90477"/>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C90477"/>
    <w:rPr>
      <w:color w:val="605E5C"/>
      <w:shd w:val="clear" w:color="auto" w:fill="E1DFDD"/>
    </w:rPr>
  </w:style>
  <w:style w:type="character" w:styleId="FollowedHyperlink">
    <w:name w:val="FollowedHyperlink"/>
    <w:basedOn w:val="DefaultParagraphFont"/>
    <w:uiPriority w:val="99"/>
    <w:semiHidden/>
    <w:unhideWhenUsed/>
    <w:rsid w:val="00EF4A3A"/>
    <w:rPr>
      <w:color w:val="800080" w:themeColor="followedHyperlink"/>
      <w:u w:val="single"/>
    </w:rPr>
  </w:style>
  <w:style w:type="paragraph" w:styleId="FootnoteText">
    <w:name w:val="footnote text"/>
    <w:basedOn w:val="Normal"/>
    <w:link w:val="FootnoteTextChar"/>
    <w:semiHidden/>
    <w:rsid w:val="00973618"/>
    <w:pPr>
      <w:spacing w:after="0" w:line="240" w:lineRule="auto"/>
    </w:pPr>
    <w:rPr>
      <w:rFonts w:ascii="Times New Roman" w:eastAsia="Times New Roman" w:hAnsi="Times New Roman" w:cs="Times New Roman"/>
      <w:sz w:val="24"/>
      <w:szCs w:val="24"/>
      <w:lang w:eastAsia="en-US"/>
    </w:rPr>
  </w:style>
  <w:style w:type="character" w:customStyle="1" w:styleId="FootnoteTextChar">
    <w:name w:val="Footnote Text Char"/>
    <w:basedOn w:val="DefaultParagraphFont"/>
    <w:link w:val="FootnoteText"/>
    <w:semiHidden/>
    <w:rsid w:val="00973618"/>
    <w:rPr>
      <w:rFonts w:ascii="Times New Roman" w:eastAsia="Times New Roman" w:hAnsi="Times New Roman" w:cs="Times New Roman"/>
      <w:sz w:val="24"/>
      <w:szCs w:val="24"/>
      <w:lang w:eastAsia="en-US"/>
    </w:rPr>
  </w:style>
  <w:style w:type="character" w:styleId="FootnoteReference">
    <w:name w:val="footnote reference"/>
    <w:basedOn w:val="DefaultParagraphFont"/>
    <w:semiHidden/>
    <w:rsid w:val="00973618"/>
    <w:rPr>
      <w:vertAlign w:val="superscript"/>
    </w:rPr>
  </w:style>
  <w:style w:type="character" w:customStyle="1" w:styleId="UnresolvedMention2">
    <w:name w:val="Unresolved Mention2"/>
    <w:basedOn w:val="DefaultParagraphFont"/>
    <w:uiPriority w:val="99"/>
    <w:semiHidden/>
    <w:unhideWhenUsed/>
    <w:rsid w:val="0007423E"/>
    <w:rPr>
      <w:color w:val="605E5C"/>
      <w:shd w:val="clear" w:color="auto" w:fill="E1DFDD"/>
    </w:rPr>
  </w:style>
  <w:style w:type="character" w:styleId="PageNumber">
    <w:name w:val="page number"/>
    <w:basedOn w:val="DefaultParagraphFont"/>
    <w:uiPriority w:val="99"/>
    <w:semiHidden/>
    <w:unhideWhenUsed/>
    <w:rsid w:val="0076415D"/>
  </w:style>
  <w:style w:type="character" w:customStyle="1" w:styleId="apple-converted-space">
    <w:name w:val="apple-converted-space"/>
    <w:basedOn w:val="DefaultParagraphFont"/>
    <w:rsid w:val="00D711CA"/>
  </w:style>
  <w:style w:type="paragraph" w:customStyle="1" w:styleId="nova-e-listitem">
    <w:name w:val="nova-e-list__item"/>
    <w:basedOn w:val="Normal"/>
    <w:rsid w:val="007774B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mphasistypesmallcaps">
    <w:name w:val="emphasistypesmallcaps"/>
    <w:basedOn w:val="DefaultParagraphFont"/>
    <w:rsid w:val="00FC645D"/>
  </w:style>
  <w:style w:type="character" w:styleId="Emphasis">
    <w:name w:val="Emphasis"/>
    <w:basedOn w:val="DefaultParagraphFont"/>
    <w:uiPriority w:val="20"/>
    <w:qFormat/>
    <w:rsid w:val="00FC645D"/>
    <w:rPr>
      <w:i/>
      <w:iCs/>
    </w:rPr>
  </w:style>
  <w:style w:type="character" w:styleId="LineNumber">
    <w:name w:val="line number"/>
    <w:basedOn w:val="DefaultParagraphFont"/>
    <w:uiPriority w:val="99"/>
    <w:semiHidden/>
    <w:unhideWhenUsed/>
    <w:rsid w:val="00365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3913">
      <w:bodyDiv w:val="1"/>
      <w:marLeft w:val="0"/>
      <w:marRight w:val="0"/>
      <w:marTop w:val="0"/>
      <w:marBottom w:val="0"/>
      <w:divBdr>
        <w:top w:val="none" w:sz="0" w:space="0" w:color="auto"/>
        <w:left w:val="none" w:sz="0" w:space="0" w:color="auto"/>
        <w:bottom w:val="none" w:sz="0" w:space="0" w:color="auto"/>
        <w:right w:val="none" w:sz="0" w:space="0" w:color="auto"/>
      </w:divBdr>
    </w:div>
    <w:div w:id="31225867">
      <w:bodyDiv w:val="1"/>
      <w:marLeft w:val="0"/>
      <w:marRight w:val="0"/>
      <w:marTop w:val="0"/>
      <w:marBottom w:val="0"/>
      <w:divBdr>
        <w:top w:val="none" w:sz="0" w:space="0" w:color="auto"/>
        <w:left w:val="none" w:sz="0" w:space="0" w:color="auto"/>
        <w:bottom w:val="none" w:sz="0" w:space="0" w:color="auto"/>
        <w:right w:val="none" w:sz="0" w:space="0" w:color="auto"/>
      </w:divBdr>
    </w:div>
    <w:div w:id="119110130">
      <w:bodyDiv w:val="1"/>
      <w:marLeft w:val="0"/>
      <w:marRight w:val="0"/>
      <w:marTop w:val="0"/>
      <w:marBottom w:val="0"/>
      <w:divBdr>
        <w:top w:val="none" w:sz="0" w:space="0" w:color="auto"/>
        <w:left w:val="none" w:sz="0" w:space="0" w:color="auto"/>
        <w:bottom w:val="none" w:sz="0" w:space="0" w:color="auto"/>
        <w:right w:val="none" w:sz="0" w:space="0" w:color="auto"/>
      </w:divBdr>
    </w:div>
    <w:div w:id="139082955">
      <w:bodyDiv w:val="1"/>
      <w:marLeft w:val="0"/>
      <w:marRight w:val="0"/>
      <w:marTop w:val="0"/>
      <w:marBottom w:val="0"/>
      <w:divBdr>
        <w:top w:val="none" w:sz="0" w:space="0" w:color="auto"/>
        <w:left w:val="none" w:sz="0" w:space="0" w:color="auto"/>
        <w:bottom w:val="none" w:sz="0" w:space="0" w:color="auto"/>
        <w:right w:val="none" w:sz="0" w:space="0" w:color="auto"/>
      </w:divBdr>
      <w:divsChild>
        <w:div w:id="503594996">
          <w:marLeft w:val="0"/>
          <w:marRight w:val="0"/>
          <w:marTop w:val="0"/>
          <w:marBottom w:val="0"/>
          <w:divBdr>
            <w:top w:val="none" w:sz="0" w:space="0" w:color="auto"/>
            <w:left w:val="none" w:sz="0" w:space="0" w:color="auto"/>
            <w:bottom w:val="none" w:sz="0" w:space="0" w:color="auto"/>
            <w:right w:val="none" w:sz="0" w:space="0" w:color="auto"/>
          </w:divBdr>
        </w:div>
      </w:divsChild>
    </w:div>
    <w:div w:id="143397552">
      <w:bodyDiv w:val="1"/>
      <w:marLeft w:val="0"/>
      <w:marRight w:val="0"/>
      <w:marTop w:val="0"/>
      <w:marBottom w:val="0"/>
      <w:divBdr>
        <w:top w:val="none" w:sz="0" w:space="0" w:color="auto"/>
        <w:left w:val="none" w:sz="0" w:space="0" w:color="auto"/>
        <w:bottom w:val="none" w:sz="0" w:space="0" w:color="auto"/>
        <w:right w:val="none" w:sz="0" w:space="0" w:color="auto"/>
      </w:divBdr>
    </w:div>
    <w:div w:id="193932825">
      <w:bodyDiv w:val="1"/>
      <w:marLeft w:val="0"/>
      <w:marRight w:val="0"/>
      <w:marTop w:val="0"/>
      <w:marBottom w:val="0"/>
      <w:divBdr>
        <w:top w:val="none" w:sz="0" w:space="0" w:color="auto"/>
        <w:left w:val="none" w:sz="0" w:space="0" w:color="auto"/>
        <w:bottom w:val="none" w:sz="0" w:space="0" w:color="auto"/>
        <w:right w:val="none" w:sz="0" w:space="0" w:color="auto"/>
      </w:divBdr>
    </w:div>
    <w:div w:id="272251576">
      <w:bodyDiv w:val="1"/>
      <w:marLeft w:val="0"/>
      <w:marRight w:val="0"/>
      <w:marTop w:val="0"/>
      <w:marBottom w:val="0"/>
      <w:divBdr>
        <w:top w:val="none" w:sz="0" w:space="0" w:color="auto"/>
        <w:left w:val="none" w:sz="0" w:space="0" w:color="auto"/>
        <w:bottom w:val="none" w:sz="0" w:space="0" w:color="auto"/>
        <w:right w:val="none" w:sz="0" w:space="0" w:color="auto"/>
      </w:divBdr>
    </w:div>
    <w:div w:id="308482348">
      <w:bodyDiv w:val="1"/>
      <w:marLeft w:val="0"/>
      <w:marRight w:val="0"/>
      <w:marTop w:val="0"/>
      <w:marBottom w:val="0"/>
      <w:divBdr>
        <w:top w:val="none" w:sz="0" w:space="0" w:color="auto"/>
        <w:left w:val="none" w:sz="0" w:space="0" w:color="auto"/>
        <w:bottom w:val="none" w:sz="0" w:space="0" w:color="auto"/>
        <w:right w:val="none" w:sz="0" w:space="0" w:color="auto"/>
      </w:divBdr>
    </w:div>
    <w:div w:id="317736577">
      <w:bodyDiv w:val="1"/>
      <w:marLeft w:val="0"/>
      <w:marRight w:val="0"/>
      <w:marTop w:val="0"/>
      <w:marBottom w:val="0"/>
      <w:divBdr>
        <w:top w:val="none" w:sz="0" w:space="0" w:color="auto"/>
        <w:left w:val="none" w:sz="0" w:space="0" w:color="auto"/>
        <w:bottom w:val="none" w:sz="0" w:space="0" w:color="auto"/>
        <w:right w:val="none" w:sz="0" w:space="0" w:color="auto"/>
      </w:divBdr>
    </w:div>
    <w:div w:id="353578213">
      <w:bodyDiv w:val="1"/>
      <w:marLeft w:val="0"/>
      <w:marRight w:val="0"/>
      <w:marTop w:val="0"/>
      <w:marBottom w:val="0"/>
      <w:divBdr>
        <w:top w:val="none" w:sz="0" w:space="0" w:color="auto"/>
        <w:left w:val="none" w:sz="0" w:space="0" w:color="auto"/>
        <w:bottom w:val="none" w:sz="0" w:space="0" w:color="auto"/>
        <w:right w:val="none" w:sz="0" w:space="0" w:color="auto"/>
      </w:divBdr>
    </w:div>
    <w:div w:id="498615676">
      <w:bodyDiv w:val="1"/>
      <w:marLeft w:val="0"/>
      <w:marRight w:val="0"/>
      <w:marTop w:val="0"/>
      <w:marBottom w:val="0"/>
      <w:divBdr>
        <w:top w:val="none" w:sz="0" w:space="0" w:color="auto"/>
        <w:left w:val="none" w:sz="0" w:space="0" w:color="auto"/>
        <w:bottom w:val="none" w:sz="0" w:space="0" w:color="auto"/>
        <w:right w:val="none" w:sz="0" w:space="0" w:color="auto"/>
      </w:divBdr>
    </w:div>
    <w:div w:id="499270527">
      <w:bodyDiv w:val="1"/>
      <w:marLeft w:val="0"/>
      <w:marRight w:val="0"/>
      <w:marTop w:val="0"/>
      <w:marBottom w:val="0"/>
      <w:divBdr>
        <w:top w:val="none" w:sz="0" w:space="0" w:color="auto"/>
        <w:left w:val="none" w:sz="0" w:space="0" w:color="auto"/>
        <w:bottom w:val="none" w:sz="0" w:space="0" w:color="auto"/>
        <w:right w:val="none" w:sz="0" w:space="0" w:color="auto"/>
      </w:divBdr>
    </w:div>
    <w:div w:id="522741355">
      <w:bodyDiv w:val="1"/>
      <w:marLeft w:val="0"/>
      <w:marRight w:val="0"/>
      <w:marTop w:val="0"/>
      <w:marBottom w:val="0"/>
      <w:divBdr>
        <w:top w:val="none" w:sz="0" w:space="0" w:color="auto"/>
        <w:left w:val="none" w:sz="0" w:space="0" w:color="auto"/>
        <w:bottom w:val="none" w:sz="0" w:space="0" w:color="auto"/>
        <w:right w:val="none" w:sz="0" w:space="0" w:color="auto"/>
      </w:divBdr>
    </w:div>
    <w:div w:id="630748376">
      <w:bodyDiv w:val="1"/>
      <w:marLeft w:val="0"/>
      <w:marRight w:val="0"/>
      <w:marTop w:val="0"/>
      <w:marBottom w:val="0"/>
      <w:divBdr>
        <w:top w:val="none" w:sz="0" w:space="0" w:color="auto"/>
        <w:left w:val="none" w:sz="0" w:space="0" w:color="auto"/>
        <w:bottom w:val="none" w:sz="0" w:space="0" w:color="auto"/>
        <w:right w:val="none" w:sz="0" w:space="0" w:color="auto"/>
      </w:divBdr>
      <w:divsChild>
        <w:div w:id="703944367">
          <w:marLeft w:val="0"/>
          <w:marRight w:val="0"/>
          <w:marTop w:val="0"/>
          <w:marBottom w:val="0"/>
          <w:divBdr>
            <w:top w:val="none" w:sz="0" w:space="0" w:color="auto"/>
            <w:left w:val="none" w:sz="0" w:space="0" w:color="auto"/>
            <w:bottom w:val="none" w:sz="0" w:space="0" w:color="auto"/>
            <w:right w:val="none" w:sz="0" w:space="0" w:color="auto"/>
          </w:divBdr>
        </w:div>
      </w:divsChild>
    </w:div>
    <w:div w:id="778180437">
      <w:bodyDiv w:val="1"/>
      <w:marLeft w:val="0"/>
      <w:marRight w:val="0"/>
      <w:marTop w:val="0"/>
      <w:marBottom w:val="0"/>
      <w:divBdr>
        <w:top w:val="none" w:sz="0" w:space="0" w:color="auto"/>
        <w:left w:val="none" w:sz="0" w:space="0" w:color="auto"/>
        <w:bottom w:val="none" w:sz="0" w:space="0" w:color="auto"/>
        <w:right w:val="none" w:sz="0" w:space="0" w:color="auto"/>
      </w:divBdr>
    </w:div>
    <w:div w:id="1160466140">
      <w:bodyDiv w:val="1"/>
      <w:marLeft w:val="0"/>
      <w:marRight w:val="0"/>
      <w:marTop w:val="0"/>
      <w:marBottom w:val="0"/>
      <w:divBdr>
        <w:top w:val="none" w:sz="0" w:space="0" w:color="auto"/>
        <w:left w:val="none" w:sz="0" w:space="0" w:color="auto"/>
        <w:bottom w:val="none" w:sz="0" w:space="0" w:color="auto"/>
        <w:right w:val="none" w:sz="0" w:space="0" w:color="auto"/>
      </w:divBdr>
    </w:div>
    <w:div w:id="1197351588">
      <w:bodyDiv w:val="1"/>
      <w:marLeft w:val="0"/>
      <w:marRight w:val="0"/>
      <w:marTop w:val="0"/>
      <w:marBottom w:val="0"/>
      <w:divBdr>
        <w:top w:val="none" w:sz="0" w:space="0" w:color="auto"/>
        <w:left w:val="none" w:sz="0" w:space="0" w:color="auto"/>
        <w:bottom w:val="none" w:sz="0" w:space="0" w:color="auto"/>
        <w:right w:val="none" w:sz="0" w:space="0" w:color="auto"/>
      </w:divBdr>
      <w:divsChild>
        <w:div w:id="1327054974">
          <w:marLeft w:val="0"/>
          <w:marRight w:val="0"/>
          <w:marTop w:val="0"/>
          <w:marBottom w:val="0"/>
          <w:divBdr>
            <w:top w:val="none" w:sz="0" w:space="0" w:color="auto"/>
            <w:left w:val="none" w:sz="0" w:space="0" w:color="auto"/>
            <w:bottom w:val="none" w:sz="0" w:space="0" w:color="auto"/>
            <w:right w:val="none" w:sz="0" w:space="0" w:color="auto"/>
          </w:divBdr>
          <w:divsChild>
            <w:div w:id="871919259">
              <w:marLeft w:val="0"/>
              <w:marRight w:val="0"/>
              <w:marTop w:val="0"/>
              <w:marBottom w:val="0"/>
              <w:divBdr>
                <w:top w:val="none" w:sz="0" w:space="0" w:color="auto"/>
                <w:left w:val="none" w:sz="0" w:space="0" w:color="auto"/>
                <w:bottom w:val="none" w:sz="0" w:space="0" w:color="auto"/>
                <w:right w:val="none" w:sz="0" w:space="0" w:color="auto"/>
              </w:divBdr>
              <w:divsChild>
                <w:div w:id="18953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80032">
      <w:bodyDiv w:val="1"/>
      <w:marLeft w:val="0"/>
      <w:marRight w:val="0"/>
      <w:marTop w:val="0"/>
      <w:marBottom w:val="0"/>
      <w:divBdr>
        <w:top w:val="none" w:sz="0" w:space="0" w:color="auto"/>
        <w:left w:val="none" w:sz="0" w:space="0" w:color="auto"/>
        <w:bottom w:val="none" w:sz="0" w:space="0" w:color="auto"/>
        <w:right w:val="none" w:sz="0" w:space="0" w:color="auto"/>
      </w:divBdr>
      <w:divsChild>
        <w:div w:id="240409762">
          <w:marLeft w:val="0"/>
          <w:marRight w:val="0"/>
          <w:marTop w:val="0"/>
          <w:marBottom w:val="0"/>
          <w:divBdr>
            <w:top w:val="none" w:sz="0" w:space="0" w:color="auto"/>
            <w:left w:val="none" w:sz="0" w:space="0" w:color="auto"/>
            <w:bottom w:val="none" w:sz="0" w:space="0" w:color="auto"/>
            <w:right w:val="none" w:sz="0" w:space="0" w:color="auto"/>
          </w:divBdr>
        </w:div>
      </w:divsChild>
    </w:div>
    <w:div w:id="1315333799">
      <w:bodyDiv w:val="1"/>
      <w:marLeft w:val="0"/>
      <w:marRight w:val="0"/>
      <w:marTop w:val="0"/>
      <w:marBottom w:val="0"/>
      <w:divBdr>
        <w:top w:val="none" w:sz="0" w:space="0" w:color="auto"/>
        <w:left w:val="none" w:sz="0" w:space="0" w:color="auto"/>
        <w:bottom w:val="none" w:sz="0" w:space="0" w:color="auto"/>
        <w:right w:val="none" w:sz="0" w:space="0" w:color="auto"/>
      </w:divBdr>
    </w:div>
    <w:div w:id="1374578715">
      <w:bodyDiv w:val="1"/>
      <w:marLeft w:val="0"/>
      <w:marRight w:val="0"/>
      <w:marTop w:val="0"/>
      <w:marBottom w:val="0"/>
      <w:divBdr>
        <w:top w:val="none" w:sz="0" w:space="0" w:color="auto"/>
        <w:left w:val="none" w:sz="0" w:space="0" w:color="auto"/>
        <w:bottom w:val="none" w:sz="0" w:space="0" w:color="auto"/>
        <w:right w:val="none" w:sz="0" w:space="0" w:color="auto"/>
      </w:divBdr>
    </w:div>
    <w:div w:id="1374693179">
      <w:bodyDiv w:val="1"/>
      <w:marLeft w:val="0"/>
      <w:marRight w:val="0"/>
      <w:marTop w:val="0"/>
      <w:marBottom w:val="0"/>
      <w:divBdr>
        <w:top w:val="none" w:sz="0" w:space="0" w:color="auto"/>
        <w:left w:val="none" w:sz="0" w:space="0" w:color="auto"/>
        <w:bottom w:val="none" w:sz="0" w:space="0" w:color="auto"/>
        <w:right w:val="none" w:sz="0" w:space="0" w:color="auto"/>
      </w:divBdr>
    </w:div>
    <w:div w:id="1406028891">
      <w:bodyDiv w:val="1"/>
      <w:marLeft w:val="0"/>
      <w:marRight w:val="0"/>
      <w:marTop w:val="0"/>
      <w:marBottom w:val="0"/>
      <w:divBdr>
        <w:top w:val="none" w:sz="0" w:space="0" w:color="auto"/>
        <w:left w:val="none" w:sz="0" w:space="0" w:color="auto"/>
        <w:bottom w:val="none" w:sz="0" w:space="0" w:color="auto"/>
        <w:right w:val="none" w:sz="0" w:space="0" w:color="auto"/>
      </w:divBdr>
    </w:div>
    <w:div w:id="1514412688">
      <w:bodyDiv w:val="1"/>
      <w:marLeft w:val="0"/>
      <w:marRight w:val="0"/>
      <w:marTop w:val="0"/>
      <w:marBottom w:val="0"/>
      <w:divBdr>
        <w:top w:val="none" w:sz="0" w:space="0" w:color="auto"/>
        <w:left w:val="none" w:sz="0" w:space="0" w:color="auto"/>
        <w:bottom w:val="none" w:sz="0" w:space="0" w:color="auto"/>
        <w:right w:val="none" w:sz="0" w:space="0" w:color="auto"/>
      </w:divBdr>
    </w:div>
    <w:div w:id="1603495420">
      <w:bodyDiv w:val="1"/>
      <w:marLeft w:val="0"/>
      <w:marRight w:val="0"/>
      <w:marTop w:val="0"/>
      <w:marBottom w:val="0"/>
      <w:divBdr>
        <w:top w:val="none" w:sz="0" w:space="0" w:color="auto"/>
        <w:left w:val="none" w:sz="0" w:space="0" w:color="auto"/>
        <w:bottom w:val="none" w:sz="0" w:space="0" w:color="auto"/>
        <w:right w:val="none" w:sz="0" w:space="0" w:color="auto"/>
      </w:divBdr>
    </w:div>
    <w:div w:id="1617565738">
      <w:bodyDiv w:val="1"/>
      <w:marLeft w:val="0"/>
      <w:marRight w:val="0"/>
      <w:marTop w:val="0"/>
      <w:marBottom w:val="0"/>
      <w:divBdr>
        <w:top w:val="none" w:sz="0" w:space="0" w:color="auto"/>
        <w:left w:val="none" w:sz="0" w:space="0" w:color="auto"/>
        <w:bottom w:val="none" w:sz="0" w:space="0" w:color="auto"/>
        <w:right w:val="none" w:sz="0" w:space="0" w:color="auto"/>
      </w:divBdr>
    </w:div>
    <w:div w:id="1668361144">
      <w:bodyDiv w:val="1"/>
      <w:marLeft w:val="0"/>
      <w:marRight w:val="0"/>
      <w:marTop w:val="0"/>
      <w:marBottom w:val="0"/>
      <w:divBdr>
        <w:top w:val="none" w:sz="0" w:space="0" w:color="auto"/>
        <w:left w:val="none" w:sz="0" w:space="0" w:color="auto"/>
        <w:bottom w:val="none" w:sz="0" w:space="0" w:color="auto"/>
        <w:right w:val="none" w:sz="0" w:space="0" w:color="auto"/>
      </w:divBdr>
    </w:div>
    <w:div w:id="1757550921">
      <w:bodyDiv w:val="1"/>
      <w:marLeft w:val="0"/>
      <w:marRight w:val="0"/>
      <w:marTop w:val="0"/>
      <w:marBottom w:val="0"/>
      <w:divBdr>
        <w:top w:val="none" w:sz="0" w:space="0" w:color="auto"/>
        <w:left w:val="none" w:sz="0" w:space="0" w:color="auto"/>
        <w:bottom w:val="none" w:sz="0" w:space="0" w:color="auto"/>
        <w:right w:val="none" w:sz="0" w:space="0" w:color="auto"/>
      </w:divBdr>
    </w:div>
    <w:div w:id="1835144473">
      <w:bodyDiv w:val="1"/>
      <w:marLeft w:val="0"/>
      <w:marRight w:val="0"/>
      <w:marTop w:val="0"/>
      <w:marBottom w:val="0"/>
      <w:divBdr>
        <w:top w:val="none" w:sz="0" w:space="0" w:color="auto"/>
        <w:left w:val="none" w:sz="0" w:space="0" w:color="auto"/>
        <w:bottom w:val="none" w:sz="0" w:space="0" w:color="auto"/>
        <w:right w:val="none" w:sz="0" w:space="0" w:color="auto"/>
      </w:divBdr>
    </w:div>
    <w:div w:id="1928727898">
      <w:bodyDiv w:val="1"/>
      <w:marLeft w:val="0"/>
      <w:marRight w:val="0"/>
      <w:marTop w:val="0"/>
      <w:marBottom w:val="0"/>
      <w:divBdr>
        <w:top w:val="none" w:sz="0" w:space="0" w:color="auto"/>
        <w:left w:val="none" w:sz="0" w:space="0" w:color="auto"/>
        <w:bottom w:val="none" w:sz="0" w:space="0" w:color="auto"/>
        <w:right w:val="none" w:sz="0" w:space="0" w:color="auto"/>
      </w:divBdr>
    </w:div>
    <w:div w:id="1976175253">
      <w:bodyDiv w:val="1"/>
      <w:marLeft w:val="0"/>
      <w:marRight w:val="0"/>
      <w:marTop w:val="0"/>
      <w:marBottom w:val="0"/>
      <w:divBdr>
        <w:top w:val="none" w:sz="0" w:space="0" w:color="auto"/>
        <w:left w:val="none" w:sz="0" w:space="0" w:color="auto"/>
        <w:bottom w:val="none" w:sz="0" w:space="0" w:color="auto"/>
        <w:right w:val="none" w:sz="0" w:space="0" w:color="auto"/>
      </w:divBdr>
    </w:div>
    <w:div w:id="1983265706">
      <w:bodyDiv w:val="1"/>
      <w:marLeft w:val="0"/>
      <w:marRight w:val="0"/>
      <w:marTop w:val="0"/>
      <w:marBottom w:val="0"/>
      <w:divBdr>
        <w:top w:val="none" w:sz="0" w:space="0" w:color="auto"/>
        <w:left w:val="none" w:sz="0" w:space="0" w:color="auto"/>
        <w:bottom w:val="none" w:sz="0" w:space="0" w:color="auto"/>
        <w:right w:val="none" w:sz="0" w:space="0" w:color="auto"/>
      </w:divBdr>
    </w:div>
    <w:div w:id="1991590176">
      <w:bodyDiv w:val="1"/>
      <w:marLeft w:val="0"/>
      <w:marRight w:val="0"/>
      <w:marTop w:val="0"/>
      <w:marBottom w:val="0"/>
      <w:divBdr>
        <w:top w:val="none" w:sz="0" w:space="0" w:color="auto"/>
        <w:left w:val="none" w:sz="0" w:space="0" w:color="auto"/>
        <w:bottom w:val="none" w:sz="0" w:space="0" w:color="auto"/>
        <w:right w:val="none" w:sz="0" w:space="0" w:color="auto"/>
      </w:divBdr>
      <w:divsChild>
        <w:div w:id="298387636">
          <w:marLeft w:val="0"/>
          <w:marRight w:val="0"/>
          <w:marTop w:val="0"/>
          <w:marBottom w:val="0"/>
          <w:divBdr>
            <w:top w:val="none" w:sz="0" w:space="0" w:color="auto"/>
            <w:left w:val="none" w:sz="0" w:space="0" w:color="auto"/>
            <w:bottom w:val="none" w:sz="0" w:space="0" w:color="auto"/>
            <w:right w:val="none" w:sz="0" w:space="0" w:color="auto"/>
          </w:divBdr>
        </w:div>
      </w:divsChild>
    </w:div>
    <w:div w:id="2018380485">
      <w:bodyDiv w:val="1"/>
      <w:marLeft w:val="0"/>
      <w:marRight w:val="0"/>
      <w:marTop w:val="0"/>
      <w:marBottom w:val="0"/>
      <w:divBdr>
        <w:top w:val="none" w:sz="0" w:space="0" w:color="auto"/>
        <w:left w:val="none" w:sz="0" w:space="0" w:color="auto"/>
        <w:bottom w:val="none" w:sz="0" w:space="0" w:color="auto"/>
        <w:right w:val="none" w:sz="0" w:space="0" w:color="auto"/>
      </w:divBdr>
    </w:div>
    <w:div w:id="2110614903">
      <w:bodyDiv w:val="1"/>
      <w:marLeft w:val="0"/>
      <w:marRight w:val="0"/>
      <w:marTop w:val="0"/>
      <w:marBottom w:val="0"/>
      <w:divBdr>
        <w:top w:val="none" w:sz="0" w:space="0" w:color="auto"/>
        <w:left w:val="none" w:sz="0" w:space="0" w:color="auto"/>
        <w:bottom w:val="none" w:sz="0" w:space="0" w:color="auto"/>
        <w:right w:val="none" w:sz="0" w:space="0" w:color="auto"/>
      </w:divBdr>
    </w:div>
    <w:div w:id="2116552264">
      <w:bodyDiv w:val="1"/>
      <w:marLeft w:val="0"/>
      <w:marRight w:val="0"/>
      <w:marTop w:val="0"/>
      <w:marBottom w:val="0"/>
      <w:divBdr>
        <w:top w:val="none" w:sz="0" w:space="0" w:color="auto"/>
        <w:left w:val="none" w:sz="0" w:space="0" w:color="auto"/>
        <w:bottom w:val="none" w:sz="0" w:space="0" w:color="auto"/>
        <w:right w:val="none" w:sz="0" w:space="0" w:color="auto"/>
      </w:divBdr>
    </w:div>
    <w:div w:id="213393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en.wikipedia.org/wiki/Machine_Learning_(journal)" TargetMode="External"/><Relationship Id="rId3" Type="http://schemas.openxmlformats.org/officeDocument/2006/relationships/hyperlink" Target="https://zenodo.org/record/1262035" TargetMode="External"/><Relationship Id="rId7" Type="http://schemas.openxmlformats.org/officeDocument/2006/relationships/hyperlink" Target="https://www.csie.ntu.edu.tw/~cjlin/papers/plattprob.pdf" TargetMode="External"/><Relationship Id="rId2" Type="http://schemas.openxmlformats.org/officeDocument/2006/relationships/hyperlink" Target="https://en.wikipedia.org/wiki/Special:BookSources/0-521-78019-5" TargetMode="External"/><Relationship Id="rId1" Type="http://schemas.openxmlformats.org/officeDocument/2006/relationships/hyperlink" Target="https://en.wikipedia.org/wiki/International_Standard_Book_Number" TargetMode="External"/><Relationship Id="rId6" Type="http://schemas.openxmlformats.org/officeDocument/2006/relationships/hyperlink" Target="http://www.flinders.edu.au/science_engineering/fms/School-CSEM/publications/tech_reps-research_artfcts/TRRA_2007.pdf" TargetMode="External"/><Relationship Id="rId5" Type="http://schemas.openxmlformats.org/officeDocument/2006/relationships/hyperlink" Target="https://doi.org/10.1109%2F5.58337" TargetMode="External"/><Relationship Id="rId10" Type="http://schemas.openxmlformats.org/officeDocument/2006/relationships/hyperlink" Target="https://doi.org/10.1007%2Fs10994-007-5018-6" TargetMode="External"/><Relationship Id="rId4" Type="http://schemas.openxmlformats.org/officeDocument/2006/relationships/hyperlink" Target="https://en.wikipedia.org/wiki/Digital_object_identifier" TargetMode="External"/><Relationship Id="rId9" Type="http://schemas.openxmlformats.org/officeDocument/2006/relationships/hyperlink" Target="https://en.wikipedia.org/wiki/Digital_object_identifier"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aterdata.usgs.gov/nwis;http:/www.wateratlas.usf.edu/" TargetMode="External"/><Relationship Id="rId18" Type="http://schemas.openxmlformats.org/officeDocument/2006/relationships/image" Target="media/image2.wmf"/><Relationship Id="rId26" Type="http://schemas.openxmlformats.org/officeDocument/2006/relationships/oleObject" Target="embeddings/oleObject5.bin"/><Relationship Id="rId39" Type="http://schemas.openxmlformats.org/officeDocument/2006/relationships/image" Target="media/image12.wmf"/><Relationship Id="rId21" Type="http://schemas.openxmlformats.org/officeDocument/2006/relationships/oleObject" Target="embeddings/oleObject2.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6.wmf"/><Relationship Id="rId50" Type="http://schemas.openxmlformats.org/officeDocument/2006/relationships/oleObject" Target="embeddings/oleObject18.bin"/><Relationship Id="rId55" Type="http://schemas.openxmlformats.org/officeDocument/2006/relationships/oleObject" Target="embeddings/oleObject23.bin"/><Relationship Id="rId63" Type="http://schemas.openxmlformats.org/officeDocument/2006/relationships/image" Target="media/image18.wmf"/><Relationship Id="rId68" Type="http://schemas.openxmlformats.org/officeDocument/2006/relationships/oleObject" Target="embeddings/oleObject34.bin"/><Relationship Id="rId76" Type="http://schemas.openxmlformats.org/officeDocument/2006/relationships/hyperlink" Target="https://CRAN.R-project.org/package=raster"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6.bin"/><Relationship Id="rId2" Type="http://schemas.openxmlformats.org/officeDocument/2006/relationships/numbering" Target="numbering.xml"/><Relationship Id="rId16" Type="http://schemas.openxmlformats.org/officeDocument/2006/relationships/hyperlink" Target="https://www.ndbc.noaa.gov/" TargetMode="External"/><Relationship Id="rId29" Type="http://schemas.openxmlformats.org/officeDocument/2006/relationships/image" Target="media/image7.wmf"/><Relationship Id="rId11" Type="http://schemas.openxmlformats.org/officeDocument/2006/relationships/hyperlink" Target="https://myfwc.com/" TargetMode="External"/><Relationship Id="rId24" Type="http://schemas.openxmlformats.org/officeDocument/2006/relationships/image" Target="media/image5.wmf"/><Relationship Id="rId32" Type="http://schemas.openxmlformats.org/officeDocument/2006/relationships/oleObject" Target="embeddings/oleObject8.bin"/><Relationship Id="rId37" Type="http://schemas.openxmlformats.org/officeDocument/2006/relationships/image" Target="media/image11.wmf"/><Relationship Id="rId40" Type="http://schemas.openxmlformats.org/officeDocument/2006/relationships/oleObject" Target="embeddings/oleObject12.bin"/><Relationship Id="rId45" Type="http://schemas.openxmlformats.org/officeDocument/2006/relationships/image" Target="media/image15.wmf"/><Relationship Id="rId53" Type="http://schemas.openxmlformats.org/officeDocument/2006/relationships/oleObject" Target="embeddings/oleObject21.bin"/><Relationship Id="rId58" Type="http://schemas.openxmlformats.org/officeDocument/2006/relationships/oleObject" Target="embeddings/oleObject26.bin"/><Relationship Id="rId66" Type="http://schemas.openxmlformats.org/officeDocument/2006/relationships/oleObject" Target="embeddings/oleObject32.bin"/><Relationship Id="rId74" Type="http://schemas.openxmlformats.org/officeDocument/2006/relationships/oleObject" Target="embeddings/oleObject38.bin"/><Relationship Id="rId79" Type="http://schemas.openxmlformats.org/officeDocument/2006/relationships/hyperlink" Target="http://dx.doi.org/10.1002/2016JC012112"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hyperlink" Target="https://CRAN.R-project.org/package=PBSmapping" TargetMode="External"/><Relationship Id="rId19" Type="http://schemas.openxmlformats.org/officeDocument/2006/relationships/oleObject" Target="embeddings/oleObject1.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aterdata.usgs.gov/nwis;http:/www.wateratlas.usf.edu/" TargetMode="External"/><Relationship Id="rId22" Type="http://schemas.openxmlformats.org/officeDocument/2006/relationships/image" Target="media/image4.wmf"/><Relationship Id="rId27" Type="http://schemas.openxmlformats.org/officeDocument/2006/relationships/image" Target="media/image6.wmf"/><Relationship Id="rId30" Type="http://schemas.openxmlformats.org/officeDocument/2006/relationships/oleObject" Target="embeddings/oleObject7.bin"/><Relationship Id="rId35" Type="http://schemas.openxmlformats.org/officeDocument/2006/relationships/image" Target="media/image10.wmf"/><Relationship Id="rId43" Type="http://schemas.openxmlformats.org/officeDocument/2006/relationships/image" Target="media/image14.wmf"/><Relationship Id="rId48" Type="http://schemas.openxmlformats.org/officeDocument/2006/relationships/oleObject" Target="embeddings/oleObject16.bin"/><Relationship Id="rId56" Type="http://schemas.openxmlformats.org/officeDocument/2006/relationships/oleObject" Target="embeddings/oleObject24.bin"/><Relationship Id="rId64" Type="http://schemas.openxmlformats.org/officeDocument/2006/relationships/oleObject" Target="embeddings/oleObject30.bin"/><Relationship Id="rId69" Type="http://schemas.openxmlformats.org/officeDocument/2006/relationships/image" Target="media/image19.wmf"/><Relationship Id="rId77" Type="http://schemas.openxmlformats.org/officeDocument/2006/relationships/hyperlink" Target="http://www.jstatsoft.org/v11/i09/" TargetMode="External"/><Relationship Id="rId8" Type="http://schemas.openxmlformats.org/officeDocument/2006/relationships/comments" Target="comments.xml"/><Relationship Id="rId51" Type="http://schemas.openxmlformats.org/officeDocument/2006/relationships/oleObject" Target="embeddings/oleObject19.bin"/><Relationship Id="rId72" Type="http://schemas.openxmlformats.org/officeDocument/2006/relationships/oleObject" Target="embeddings/oleObject37.bin"/><Relationship Id="rId80" Type="http://schemas.openxmlformats.org/officeDocument/2006/relationships/hyperlink" Target="https://cran.r-project.org/doc/Rnews/"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aterdata.usgs.gov/nwis" TargetMode="External"/><Relationship Id="rId17" Type="http://schemas.openxmlformats.org/officeDocument/2006/relationships/hyperlink" Target="http://marine.copernicus.eu/" TargetMode="External"/><Relationship Id="rId25" Type="http://schemas.openxmlformats.org/officeDocument/2006/relationships/oleObject" Target="embeddings/oleObject4.bin"/><Relationship Id="rId33" Type="http://schemas.openxmlformats.org/officeDocument/2006/relationships/image" Target="media/image9.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7.bin"/><Relationship Id="rId67" Type="http://schemas.openxmlformats.org/officeDocument/2006/relationships/oleObject" Target="embeddings/oleObject33.bin"/><Relationship Id="rId20" Type="http://schemas.openxmlformats.org/officeDocument/2006/relationships/image" Target="media/image3.wmf"/><Relationship Id="rId41" Type="http://schemas.openxmlformats.org/officeDocument/2006/relationships/image" Target="media/image13.wmf"/><Relationship Id="rId54" Type="http://schemas.openxmlformats.org/officeDocument/2006/relationships/oleObject" Target="embeddings/oleObject22.bin"/><Relationship Id="rId62" Type="http://schemas.openxmlformats.org/officeDocument/2006/relationships/oleObject" Target="embeddings/oleObject29.bin"/><Relationship Id="rId70" Type="http://schemas.openxmlformats.org/officeDocument/2006/relationships/oleObject" Target="embeddings/oleObject35.bin"/><Relationship Id="rId75" Type="http://schemas.openxmlformats.org/officeDocument/2006/relationships/hyperlink" Target="https://CRAN.R-project.org/package=doParallel" TargetMode="External"/><Relationship Id="rId83" Type="http://schemas.openxmlformats.org/officeDocument/2006/relationships/hyperlink" Target="https://github.com/lim09749/WFS_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aterdata.usgs.gov/nwis;http:/www.wateratlas.usf.edu/" TargetMode="External"/><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oleObject" Target="embeddings/oleObject25.bin"/><Relationship Id="rId10" Type="http://schemas.openxmlformats.org/officeDocument/2006/relationships/image" Target="media/image1.emf"/><Relationship Id="rId31" Type="http://schemas.openxmlformats.org/officeDocument/2006/relationships/image" Target="media/image8.wmf"/><Relationship Id="rId44" Type="http://schemas.openxmlformats.org/officeDocument/2006/relationships/oleObject" Target="embeddings/oleObject14.bin"/><Relationship Id="rId52" Type="http://schemas.openxmlformats.org/officeDocument/2006/relationships/oleObject" Target="embeddings/oleObject20.bin"/><Relationship Id="rId60" Type="http://schemas.openxmlformats.org/officeDocument/2006/relationships/image" Target="media/image17.wmf"/><Relationship Id="rId65" Type="http://schemas.openxmlformats.org/officeDocument/2006/relationships/oleObject" Target="embeddings/oleObject31.bin"/><Relationship Id="rId73" Type="http://schemas.openxmlformats.org/officeDocument/2006/relationships/image" Target="media/image20.wmf"/><Relationship Id="rId78" Type="http://schemas.openxmlformats.org/officeDocument/2006/relationships/hyperlink" Target="http://dx.doi.org/10.1002/2016JC011938" TargetMode="External"/><Relationship Id="rId81" Type="http://schemas.openxmlformats.org/officeDocument/2006/relationships/hyperlink" Target="https://www.R-project.org/"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68F8E-DDC4-4537-A5D6-7C86F4E4A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9815</Words>
  <Characters>55948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2020-03-16T23:38:00Z</dcterms:created>
  <dcterms:modified xsi:type="dcterms:W3CDTF">2020-03-16T23:38:00Z</dcterms:modified>
</cp:coreProperties>
</file>